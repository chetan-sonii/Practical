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33D" w:rsidRDefault="0009233D" w:rsidP="00652C56">
      <w:pPr>
        <w:pStyle w:val="Heading3"/>
        <w:spacing w:line="480" w:lineRule="auto"/>
        <w:jc w:val="center"/>
      </w:pPr>
      <w:r>
        <w:t xml:space="preserve">1. </w:t>
      </w:r>
      <w:r w:rsidRPr="00066F70">
        <w:rPr>
          <w:sz w:val="32"/>
          <w:u w:val="single"/>
        </w:rPr>
        <w:t>INTRODUCTION ABOUT THE PROJECT</w:t>
      </w:r>
    </w:p>
    <w:p w:rsidR="0009233D" w:rsidRDefault="0009233D" w:rsidP="00652C56">
      <w:pPr>
        <w:pStyle w:val="NormalWeb"/>
        <w:spacing w:line="480" w:lineRule="auto"/>
      </w:pPr>
      <w:r>
        <w:t xml:space="preserve">In today’s fast-paced world, the transportation and tourism sectors have become highly competitive, with travelers, daily commuters, and rental businesses seeking efficient ways to connect in the digital space. The rise of online booking platforms has transformed how people access mobility solutions, providing customers with instant access to a global fleet of vehicles while enabling rental agencies to reach a larger, more diverse audience. However, despite the abundance of general classifieds and travel aggregators, many traditional rental services struggle to offer the seamless, real-time user experience that modern travelers demand. This is where </w:t>
      </w:r>
      <w:r>
        <w:rPr>
          <w:b/>
          <w:bCs/>
        </w:rPr>
        <w:t>CB Rental</w:t>
      </w:r>
      <w:r>
        <w:t xml:space="preserve"> comes in.</w:t>
      </w:r>
    </w:p>
    <w:p w:rsidR="0009233D" w:rsidRDefault="0009233D" w:rsidP="00652C56">
      <w:pPr>
        <w:pStyle w:val="NormalWeb"/>
        <w:spacing w:line="480" w:lineRule="auto"/>
      </w:pPr>
      <w:r>
        <w:rPr>
          <w:b/>
          <w:bCs/>
        </w:rPr>
        <w:t>CB Rental</w:t>
      </w:r>
      <w:r>
        <w:t xml:space="preserve"> bridges the gap between reliable transportation and the customers who need it by offering a comprehensive, feature-rich platform for both renters and fleet administrators. Designed with a focus on usability, scalability, and performance, the platform provides a streamlined approach to vehicle rental. Customers can explore a dual-category inventory featuring both </w:t>
      </w:r>
      <w:r>
        <w:rPr>
          <w:b/>
          <w:bCs/>
        </w:rPr>
        <w:t>Cars and Bikes</w:t>
      </w:r>
      <w:r>
        <w:t>, with detailed specifications, transparent pricing, and the ability to book vehicles for specific dates and locations. Administrators can manage their fleet inventory, track booking statuses, and oversee customer interactions with ease.</w:t>
      </w:r>
    </w:p>
    <w:p w:rsidR="0009233D" w:rsidRDefault="0009233D" w:rsidP="00652C56">
      <w:pPr>
        <w:pStyle w:val="NormalWeb"/>
        <w:spacing w:line="480" w:lineRule="auto"/>
      </w:pPr>
      <w:r>
        <w:t xml:space="preserve">The goal of </w:t>
      </w:r>
      <w:r>
        <w:rPr>
          <w:b/>
          <w:bCs/>
        </w:rPr>
        <w:t>CB Rental</w:t>
      </w:r>
      <w:r>
        <w:t xml:space="preserve"> is to create a one-stop solution that helps individuals find the perfect vehicle for their journey—whether it be a bike for a solo city tour or a car for a family vacation—while assisting the business in managing fleet utilization efficiently. By leveraging modern technologies and best practices, the platform not only provides a seamless booking experience but also ensures access to high-quality vehicles that align with users' travel needs and budgets.</w:t>
      </w:r>
    </w:p>
    <w:p w:rsidR="0009233D" w:rsidRDefault="0009233D" w:rsidP="00652C56">
      <w:pPr>
        <w:pStyle w:val="NormalWeb"/>
        <w:spacing w:line="480" w:lineRule="auto"/>
      </w:pPr>
      <w:r>
        <w:t xml:space="preserve">As the travel market becomes increasingly digital and the demand for self-drive and convenient rentals continues to rise, </w:t>
      </w:r>
      <w:r>
        <w:rPr>
          <w:b/>
          <w:bCs/>
        </w:rPr>
        <w:t>CB Rental</w:t>
      </w:r>
      <w:r>
        <w:t xml:space="preserve"> is built to meet these evolving consumer habits. Its responsive design, intuitive search capabilities, and distinct categorization for cars and bikes make it a powerful tool for users on both sides of the transaction.</w:t>
      </w:r>
    </w:p>
    <w:p w:rsidR="0009233D" w:rsidRDefault="0009233D" w:rsidP="00652C56">
      <w:pPr>
        <w:pStyle w:val="NormalWeb"/>
        <w:spacing w:line="480" w:lineRule="auto"/>
      </w:pPr>
      <w:r>
        <w:lastRenderedPageBreak/>
        <w:t xml:space="preserve">From a technical perspective, the platform’s development is rooted in modern web development principles, utilizing </w:t>
      </w:r>
      <w:r>
        <w:rPr>
          <w:b/>
          <w:bCs/>
        </w:rPr>
        <w:t>HTML5, CSS3, JavaScript (jQuery), PHP, and MySQL</w:t>
      </w:r>
      <w:r>
        <w:t xml:space="preserve"> to create a scalable and secure environment. The project follows an Agile development approach, ensuring features are implemented iteratively with continuous feedback. The back-end architecture is robust, ensuring maintainability and ease of future enhancements such as GPS tracking or advanced payment integrations.</w:t>
      </w:r>
    </w:p>
    <w:p w:rsidR="0009233D" w:rsidRDefault="0009233D" w:rsidP="00652C56">
      <w:pPr>
        <w:pStyle w:val="NormalWeb"/>
        <w:spacing w:line="480" w:lineRule="auto"/>
      </w:pPr>
      <w:r>
        <w:t xml:space="preserve">By combining ease of use, performance, and a visually engaging user experience, </w:t>
      </w:r>
      <w:r>
        <w:rPr>
          <w:b/>
          <w:bCs/>
        </w:rPr>
        <w:t>CB Rental</w:t>
      </w:r>
      <w:r>
        <w:t xml:space="preserve"> seeks to stand out in the vehicle rental market and become a trusted destination for travelers. Whether an individual is looking for an economical commute or a luxury ride, </w:t>
      </w:r>
      <w:r>
        <w:rPr>
          <w:b/>
          <w:bCs/>
        </w:rPr>
        <w:t>CB Rental</w:t>
      </w:r>
      <w:r>
        <w:t xml:space="preserve"> offers the tools and variety needed to keep them moving in today’s competitive landscape.</w:t>
      </w:r>
    </w:p>
    <w:p w:rsidR="0009233D" w:rsidRDefault="00652C56" w:rsidP="00652C56">
      <w:pPr>
        <w:spacing w:line="480" w:lineRule="auto"/>
      </w:pPr>
      <w:r>
        <w:br w:type="page"/>
      </w:r>
    </w:p>
    <w:p w:rsidR="0009233D" w:rsidRDefault="0009233D" w:rsidP="00DA5CA5">
      <w:pPr>
        <w:pStyle w:val="Heading3"/>
        <w:spacing w:line="480" w:lineRule="auto"/>
        <w:jc w:val="center"/>
      </w:pPr>
      <w:r>
        <w:lastRenderedPageBreak/>
        <w:t xml:space="preserve">2. </w:t>
      </w:r>
      <w:r w:rsidRPr="00DA5CA5">
        <w:rPr>
          <w:sz w:val="32"/>
          <w:u w:val="single"/>
        </w:rPr>
        <w:t>OBJECTIVE AND SCOPE OF PROJECT</w:t>
      </w:r>
    </w:p>
    <w:p w:rsidR="0009233D" w:rsidRPr="00B10C42" w:rsidRDefault="0009233D" w:rsidP="00652C56">
      <w:pPr>
        <w:pStyle w:val="Heading4"/>
        <w:spacing w:line="480" w:lineRule="auto"/>
        <w:rPr>
          <w:rFonts w:ascii="Times New Roman" w:hAnsi="Times New Roman" w:cs="Times New Roman"/>
          <w:b/>
          <w:i w:val="0"/>
          <w:color w:val="auto"/>
          <w:sz w:val="28"/>
        </w:rPr>
      </w:pPr>
      <w:r w:rsidRPr="00B10C42">
        <w:rPr>
          <w:rFonts w:ascii="Times New Roman" w:hAnsi="Times New Roman" w:cs="Times New Roman"/>
          <w:b/>
          <w:i w:val="0"/>
          <w:color w:val="auto"/>
          <w:sz w:val="28"/>
        </w:rPr>
        <w:t>1) Objectives</w:t>
      </w:r>
    </w:p>
    <w:p w:rsidR="0009233D" w:rsidRDefault="0009233D" w:rsidP="00652C56">
      <w:pPr>
        <w:pStyle w:val="NormalWeb"/>
        <w:spacing w:line="480" w:lineRule="auto"/>
      </w:pPr>
      <w:r>
        <w:t xml:space="preserve">The primary objective of this project is to develop </w:t>
      </w:r>
      <w:r>
        <w:rPr>
          <w:b/>
          <w:bCs/>
        </w:rPr>
        <w:t>CB Rental</w:t>
      </w:r>
      <w:r>
        <w:t>, a robust and scalable web-based platform that digitizes the traditional vehicle rental process. The specific objectives are as follows:</w:t>
      </w:r>
    </w:p>
    <w:p w:rsidR="0009233D" w:rsidRDefault="0009233D" w:rsidP="00387827">
      <w:pPr>
        <w:pStyle w:val="NormalWeb"/>
        <w:numPr>
          <w:ilvl w:val="0"/>
          <w:numId w:val="23"/>
        </w:numPr>
        <w:spacing w:line="480" w:lineRule="auto"/>
      </w:pPr>
      <w:r>
        <w:rPr>
          <w:b/>
          <w:bCs/>
        </w:rPr>
        <w:t>To centralize a diverse fleet inventory:</w:t>
      </w:r>
      <w:r>
        <w:t xml:space="preserve"> To provide a comprehensive digital catalog that hosts a wide range of vehicles—specifically categorized into </w:t>
      </w:r>
      <w:r>
        <w:rPr>
          <w:b/>
          <w:bCs/>
        </w:rPr>
        <w:t>Cars and Bikes</w:t>
      </w:r>
      <w:r>
        <w:t>—making it easier for customers to browse options, compare specifications (like seating capacity and fuel type), and choose the right vehicle in one place.</w:t>
      </w:r>
    </w:p>
    <w:p w:rsidR="0009233D" w:rsidRDefault="0009233D" w:rsidP="00387827">
      <w:pPr>
        <w:pStyle w:val="NormalWeb"/>
        <w:numPr>
          <w:ilvl w:val="0"/>
          <w:numId w:val="23"/>
        </w:numPr>
        <w:spacing w:line="480" w:lineRule="auto"/>
      </w:pPr>
      <w:r>
        <w:rPr>
          <w:b/>
          <w:bCs/>
        </w:rPr>
        <w:t>To simplify the booking process:</w:t>
      </w:r>
      <w:r>
        <w:t xml:space="preserve"> To create a seamless "Book Now" mechanism that allows customers to easily select pick-up and drop-off locations, choose rental dates, view total estimated costs in real-time, and confirm bookings with minimal friction.</w:t>
      </w:r>
    </w:p>
    <w:p w:rsidR="0009233D" w:rsidRDefault="0009233D" w:rsidP="00387827">
      <w:pPr>
        <w:pStyle w:val="NormalWeb"/>
        <w:numPr>
          <w:ilvl w:val="0"/>
          <w:numId w:val="23"/>
        </w:numPr>
        <w:spacing w:line="480" w:lineRule="auto"/>
      </w:pPr>
      <w:r>
        <w:rPr>
          <w:b/>
          <w:bCs/>
        </w:rPr>
        <w:t>To empower administrative control:</w:t>
      </w:r>
      <w:r>
        <w:t xml:space="preserve"> To provide administrators with a powerful dashboard for managing the fleet lifecycle. This includes adding new cars and bikes, updating rental rates per day, managing vehicle availability, and monitoring total bookings to optimize revenue.</w:t>
      </w:r>
    </w:p>
    <w:p w:rsidR="0009233D" w:rsidRDefault="0009233D" w:rsidP="00387827">
      <w:pPr>
        <w:pStyle w:val="NormalWeb"/>
        <w:numPr>
          <w:ilvl w:val="0"/>
          <w:numId w:val="23"/>
        </w:numPr>
        <w:spacing w:line="480" w:lineRule="auto"/>
      </w:pPr>
      <w:r>
        <w:rPr>
          <w:b/>
          <w:bCs/>
        </w:rPr>
        <w:t>To ensure data security and trust:</w:t>
      </w:r>
      <w:r>
        <w:t xml:space="preserve"> To provide a secure environment for user data by implementing authentication protocols (secure login/registration) and safe data handling, ensuring that customer contact details and booking histories remain protected.</w:t>
      </w:r>
    </w:p>
    <w:p w:rsidR="0009233D" w:rsidRDefault="0009233D" w:rsidP="00387827">
      <w:pPr>
        <w:pStyle w:val="NormalWeb"/>
        <w:numPr>
          <w:ilvl w:val="0"/>
          <w:numId w:val="23"/>
        </w:numPr>
        <w:spacing w:line="480" w:lineRule="auto"/>
      </w:pPr>
      <w:r>
        <w:rPr>
          <w:b/>
          <w:bCs/>
        </w:rPr>
        <w:t>To optimize search and accessibility:</w:t>
      </w:r>
      <w:r>
        <w:t xml:space="preserve"> To enhance the efficiency of the rental experience by offering intuitive navigation. This allows users to quickly filter between vehicle types (Car vs. Bike) and find vehicles that match their specific travel requirements.</w:t>
      </w:r>
    </w:p>
    <w:p w:rsidR="0009233D" w:rsidRPr="00B10C42" w:rsidRDefault="0009233D" w:rsidP="00652C56">
      <w:pPr>
        <w:pStyle w:val="Heading4"/>
        <w:spacing w:line="480" w:lineRule="auto"/>
        <w:rPr>
          <w:rFonts w:ascii="Times New Roman" w:hAnsi="Times New Roman" w:cs="Times New Roman"/>
          <w:b/>
          <w:i w:val="0"/>
          <w:color w:val="auto"/>
          <w:sz w:val="28"/>
        </w:rPr>
      </w:pPr>
      <w:r w:rsidRPr="00B10C42">
        <w:rPr>
          <w:rFonts w:ascii="Times New Roman" w:hAnsi="Times New Roman" w:cs="Times New Roman"/>
          <w:b/>
          <w:i w:val="0"/>
          <w:color w:val="auto"/>
          <w:sz w:val="28"/>
        </w:rPr>
        <w:t>2) Scope</w:t>
      </w:r>
    </w:p>
    <w:p w:rsidR="0009233D" w:rsidRDefault="0009233D" w:rsidP="00652C56">
      <w:pPr>
        <w:pStyle w:val="NormalWeb"/>
        <w:spacing w:line="480" w:lineRule="auto"/>
      </w:pPr>
      <w:r>
        <w:t xml:space="preserve">The scope of the </w:t>
      </w:r>
      <w:r>
        <w:rPr>
          <w:b/>
          <w:bCs/>
        </w:rPr>
        <w:t>CB Rental</w:t>
      </w:r>
      <w:r>
        <w:t xml:space="preserve"> project encompasses the full software development lifecycle of a rental management system, focusing on three main modules: the User Interface (Front-end), the Administrator Dashboard (Back-end), and the Database Management System.</w:t>
      </w:r>
    </w:p>
    <w:p w:rsidR="0009233D" w:rsidRDefault="0009233D" w:rsidP="00652C56">
      <w:pPr>
        <w:pStyle w:val="NormalWeb"/>
        <w:spacing w:line="480" w:lineRule="auto"/>
      </w:pPr>
      <w:r>
        <w:rPr>
          <w:b/>
          <w:bCs/>
        </w:rPr>
        <w:lastRenderedPageBreak/>
        <w:t>1. Customer/User Module Scope:</w:t>
      </w:r>
    </w:p>
    <w:p w:rsidR="0009233D" w:rsidRDefault="0009233D" w:rsidP="00387827">
      <w:pPr>
        <w:pStyle w:val="NormalWeb"/>
        <w:numPr>
          <w:ilvl w:val="0"/>
          <w:numId w:val="24"/>
        </w:numPr>
        <w:spacing w:line="480" w:lineRule="auto"/>
      </w:pPr>
      <w:r>
        <w:rPr>
          <w:b/>
          <w:bCs/>
        </w:rPr>
        <w:t>Account Management:</w:t>
      </w:r>
      <w:r>
        <w:t xml:space="preserve"> Development of secure registration and login systems, allowing users to create profiles and manage their contact information.</w:t>
      </w:r>
    </w:p>
    <w:p w:rsidR="0009233D" w:rsidRDefault="0009233D" w:rsidP="00387827">
      <w:pPr>
        <w:pStyle w:val="NormalWeb"/>
        <w:numPr>
          <w:ilvl w:val="0"/>
          <w:numId w:val="24"/>
        </w:numPr>
        <w:spacing w:line="480" w:lineRule="auto"/>
      </w:pPr>
      <w:r>
        <w:rPr>
          <w:b/>
          <w:bCs/>
        </w:rPr>
        <w:t>Vehicle Discovery:</w:t>
      </w:r>
      <w:r>
        <w:t xml:space="preserve"> Implementation of a responsive fleet catalog with high-quality images, detailed descriptions (Brand, Model, Price Per Day), and categorization for Cars and Bikes.</w:t>
      </w:r>
    </w:p>
    <w:p w:rsidR="0009233D" w:rsidRDefault="0009233D" w:rsidP="00387827">
      <w:pPr>
        <w:pStyle w:val="NormalWeb"/>
        <w:numPr>
          <w:ilvl w:val="0"/>
          <w:numId w:val="24"/>
        </w:numPr>
        <w:spacing w:line="480" w:lineRule="auto"/>
      </w:pPr>
      <w:r>
        <w:rPr>
          <w:b/>
          <w:bCs/>
        </w:rPr>
        <w:t>Booking Engine:</w:t>
      </w:r>
      <w:r>
        <w:t xml:space="preserve"> Functionalities that allow users to select a vehicle, specify the duration of the rent (Start Date/End Date), select a destination, and submit a booking request.</w:t>
      </w:r>
    </w:p>
    <w:p w:rsidR="0009233D" w:rsidRDefault="0009233D" w:rsidP="00387827">
      <w:pPr>
        <w:pStyle w:val="NormalWeb"/>
        <w:numPr>
          <w:ilvl w:val="0"/>
          <w:numId w:val="24"/>
        </w:numPr>
        <w:spacing w:line="480" w:lineRule="auto"/>
      </w:pPr>
      <w:r>
        <w:rPr>
          <w:b/>
          <w:bCs/>
        </w:rPr>
        <w:t>Booking History:</w:t>
      </w:r>
      <w:r>
        <w:t xml:space="preserve"> A feature enabling users to view the status of their current and past rental requests.</w:t>
      </w:r>
    </w:p>
    <w:p w:rsidR="0009233D" w:rsidRDefault="0009233D" w:rsidP="00652C56">
      <w:pPr>
        <w:pStyle w:val="NormalWeb"/>
        <w:spacing w:line="480" w:lineRule="auto"/>
      </w:pPr>
      <w:r>
        <w:rPr>
          <w:b/>
          <w:bCs/>
        </w:rPr>
        <w:t>2. Administrator Module Scope:</w:t>
      </w:r>
    </w:p>
    <w:p w:rsidR="0009233D" w:rsidRDefault="0009233D" w:rsidP="00387827">
      <w:pPr>
        <w:pStyle w:val="NormalWeb"/>
        <w:numPr>
          <w:ilvl w:val="0"/>
          <w:numId w:val="25"/>
        </w:numPr>
        <w:spacing w:line="480" w:lineRule="auto"/>
      </w:pPr>
      <w:r>
        <w:rPr>
          <w:b/>
          <w:bCs/>
        </w:rPr>
        <w:t>Fleet Management:</w:t>
      </w:r>
      <w:r>
        <w:t xml:space="preserve"> Tools for the admin to perform CRUD (Create, Read, Update, Delete) operations on the inventory. This involves specific modules for </w:t>
      </w:r>
      <w:r>
        <w:rPr>
          <w:b/>
          <w:bCs/>
        </w:rPr>
        <w:t>"Add Car"</w:t>
      </w:r>
      <w:r>
        <w:t xml:space="preserve"> and </w:t>
      </w:r>
      <w:r>
        <w:rPr>
          <w:b/>
          <w:bCs/>
        </w:rPr>
        <w:t>"Add Bike,"</w:t>
      </w:r>
      <w:r>
        <w:t xml:space="preserve"> ensuring the website reflects accurate stock and pricing.</w:t>
      </w:r>
    </w:p>
    <w:p w:rsidR="0009233D" w:rsidRDefault="0009233D" w:rsidP="00387827">
      <w:pPr>
        <w:pStyle w:val="NormalWeb"/>
        <w:numPr>
          <w:ilvl w:val="0"/>
          <w:numId w:val="25"/>
        </w:numPr>
        <w:spacing w:line="480" w:lineRule="auto"/>
      </w:pPr>
      <w:r>
        <w:rPr>
          <w:b/>
          <w:bCs/>
        </w:rPr>
        <w:t>Booking Management:</w:t>
      </w:r>
      <w:r>
        <w:t xml:space="preserve"> A system for administrators to view incoming booking requests, verify user details, and manage the status of the booking (Confirmed/Pending).</w:t>
      </w:r>
    </w:p>
    <w:p w:rsidR="0009233D" w:rsidRDefault="0009233D" w:rsidP="00387827">
      <w:pPr>
        <w:pStyle w:val="NormalWeb"/>
        <w:numPr>
          <w:ilvl w:val="0"/>
          <w:numId w:val="25"/>
        </w:numPr>
        <w:spacing w:line="480" w:lineRule="auto"/>
      </w:pPr>
      <w:r>
        <w:rPr>
          <w:b/>
          <w:bCs/>
        </w:rPr>
        <w:t>Dashboard Analytics:</w:t>
      </w:r>
      <w:r>
        <w:t xml:space="preserve"> A visual overview of the business performance, displaying metrics such as Total Users, Total Bookings, and Total Vehicles listed.</w:t>
      </w:r>
    </w:p>
    <w:p w:rsidR="0009233D" w:rsidRDefault="0009233D" w:rsidP="00652C56">
      <w:pPr>
        <w:pStyle w:val="NormalWeb"/>
        <w:spacing w:line="480" w:lineRule="auto"/>
      </w:pPr>
      <w:r>
        <w:rPr>
          <w:b/>
          <w:bCs/>
        </w:rPr>
        <w:t>3. Technical Scope:</w:t>
      </w:r>
    </w:p>
    <w:p w:rsidR="0009233D" w:rsidRDefault="0009233D" w:rsidP="00387827">
      <w:pPr>
        <w:pStyle w:val="NormalWeb"/>
        <w:numPr>
          <w:ilvl w:val="0"/>
          <w:numId w:val="26"/>
        </w:numPr>
        <w:spacing w:line="480" w:lineRule="auto"/>
      </w:pPr>
      <w:r>
        <w:rPr>
          <w:b/>
          <w:bCs/>
        </w:rPr>
        <w:t>Responsive Design:</w:t>
      </w:r>
      <w:r>
        <w:t xml:space="preserve"> Ensuring the website is fully functional and visually appealing across all device types, including desktop monitors, tablets, and mobile smartphones, using the Bootstrap framework.</w:t>
      </w:r>
    </w:p>
    <w:p w:rsidR="0009233D" w:rsidRDefault="0009233D" w:rsidP="00387827">
      <w:pPr>
        <w:pStyle w:val="NormalWeb"/>
        <w:numPr>
          <w:ilvl w:val="0"/>
          <w:numId w:val="26"/>
        </w:numPr>
        <w:spacing w:line="480" w:lineRule="auto"/>
      </w:pPr>
      <w:r>
        <w:rPr>
          <w:b/>
          <w:bCs/>
        </w:rPr>
        <w:t>Database Integrity:</w:t>
      </w:r>
      <w:r>
        <w:t xml:space="preserve"> Designing a normalized </w:t>
      </w:r>
      <w:r>
        <w:rPr>
          <w:b/>
          <w:bCs/>
        </w:rPr>
        <w:t>MySQL</w:t>
      </w:r>
      <w:r>
        <w:t xml:space="preserve"> database to efficiently store and retrieve complex data regarding users, vehicles (cars/bikes), and booking transactions without redundancy.</w:t>
      </w:r>
    </w:p>
    <w:p w:rsidR="006067B9" w:rsidRPr="007E5E51" w:rsidRDefault="0009233D" w:rsidP="00387827">
      <w:pPr>
        <w:pStyle w:val="NormalWeb"/>
        <w:numPr>
          <w:ilvl w:val="0"/>
          <w:numId w:val="26"/>
        </w:numPr>
        <w:spacing w:line="480" w:lineRule="auto"/>
      </w:pPr>
      <w:r>
        <w:rPr>
          <w:b/>
          <w:bCs/>
        </w:rPr>
        <w:t>Backend Logic:</w:t>
      </w:r>
      <w:r>
        <w:t xml:space="preserve"> Utilizing </w:t>
      </w:r>
      <w:r>
        <w:rPr>
          <w:b/>
          <w:bCs/>
        </w:rPr>
        <w:t>PHP</w:t>
      </w:r>
      <w:r>
        <w:t xml:space="preserve"> to handle server-side processing, form validation, and the connection between the user interf</w:t>
      </w:r>
      <w:r w:rsidR="00CD23EC">
        <w:t>ace and the database</w:t>
      </w:r>
      <w:r w:rsidR="00E50AA2">
        <w:br w:type="page"/>
      </w:r>
    </w:p>
    <w:p w:rsidR="00382C48" w:rsidRPr="00E73993" w:rsidRDefault="003F71E1">
      <w:pPr>
        <w:spacing w:before="100" w:beforeAutospacing="1" w:after="100" w:afterAutospacing="1" w:line="480" w:lineRule="auto"/>
        <w:ind w:left="360"/>
        <w:jc w:val="center"/>
        <w:outlineLvl w:val="2"/>
        <w:rPr>
          <w:ins w:id="0" w:author="CHETAN SONI" w:date="2026-02-16T23:12:00Z"/>
          <w:rFonts w:ascii="Times New Roman" w:eastAsia="Times New Roman" w:hAnsi="Times New Roman" w:cs="Times New Roman"/>
          <w:b/>
          <w:bCs/>
          <w:sz w:val="32"/>
          <w:szCs w:val="27"/>
          <w:u w:val="single"/>
          <w:lang w:eastAsia="en-IN"/>
          <w:rPrChange w:id="1" w:author="CHETAN SONI" w:date="2026-02-16T23:13:00Z">
            <w:rPr>
              <w:ins w:id="2" w:author="CHETAN SONI" w:date="2026-02-16T23:12:00Z"/>
              <w:rFonts w:ascii="Times New Roman" w:eastAsia="Times New Roman" w:hAnsi="Times New Roman" w:cs="Times New Roman"/>
              <w:b/>
              <w:bCs/>
              <w:noProof/>
              <w:color w:val="000000"/>
              <w:spacing w:val="-2"/>
              <w:sz w:val="32"/>
              <w:szCs w:val="32"/>
              <w:u w:val="single" w:color="000000"/>
            </w:rPr>
          </w:rPrChange>
        </w:rPr>
        <w:pPrChange w:id="3" w:author="CHETAN SONI" w:date="2026-02-16T23:13:00Z">
          <w:pPr>
            <w:spacing w:before="53" w:line="480" w:lineRule="auto"/>
            <w:ind w:left="1440" w:right="602" w:firstLine="1"/>
            <w:jc w:val="both"/>
          </w:pPr>
        </w:pPrChange>
      </w:pPr>
      <w:ins w:id="4" w:author="CHETAN SONI" w:date="2026-02-16T23:13:00Z">
        <w:r w:rsidRPr="00C55F51">
          <w:rPr>
            <w:rFonts w:ascii="Times New Roman" w:eastAsia="Times New Roman" w:hAnsi="Times New Roman" w:cs="Times New Roman"/>
            <w:b/>
            <w:bCs/>
            <w:sz w:val="32"/>
            <w:szCs w:val="27"/>
            <w:u w:val="single"/>
            <w:lang w:eastAsia="en-IN"/>
          </w:rPr>
          <w:lastRenderedPageBreak/>
          <w:t>3</w:t>
        </w:r>
      </w:ins>
      <w:r w:rsidR="001C7141">
        <w:rPr>
          <w:rFonts w:ascii="Times New Roman" w:eastAsia="Times New Roman" w:hAnsi="Times New Roman" w:cs="Times New Roman"/>
          <w:b/>
          <w:bCs/>
          <w:sz w:val="32"/>
          <w:szCs w:val="27"/>
          <w:u w:val="single"/>
          <w:lang w:eastAsia="en-IN"/>
        </w:rPr>
        <w:t>(A)</w:t>
      </w:r>
      <w:ins w:id="5" w:author="CHETAN SONI" w:date="2026-02-16T23:13:00Z">
        <w:r w:rsidRPr="00C55F51">
          <w:rPr>
            <w:rFonts w:ascii="Times New Roman" w:eastAsia="Times New Roman" w:hAnsi="Times New Roman" w:cs="Times New Roman"/>
            <w:b/>
            <w:bCs/>
            <w:sz w:val="32"/>
            <w:szCs w:val="27"/>
            <w:u w:val="single"/>
            <w:lang w:eastAsia="en-IN"/>
          </w:rPr>
          <w:t>.</w:t>
        </w:r>
        <w:r>
          <w:rPr>
            <w:rFonts w:ascii="Times New Roman" w:eastAsia="Times New Roman" w:hAnsi="Times New Roman" w:cs="Times New Roman"/>
            <w:b/>
            <w:bCs/>
            <w:sz w:val="32"/>
            <w:szCs w:val="27"/>
            <w:u w:val="single"/>
            <w:lang w:eastAsia="en-IN"/>
          </w:rPr>
          <w:tab/>
        </w:r>
        <w:r w:rsidR="00382C48" w:rsidRPr="003F71E1">
          <w:rPr>
            <w:rFonts w:ascii="Times New Roman" w:eastAsia="Times New Roman" w:hAnsi="Times New Roman" w:cs="Times New Roman"/>
            <w:b/>
            <w:bCs/>
            <w:sz w:val="32"/>
            <w:szCs w:val="27"/>
            <w:u w:val="single"/>
            <w:lang w:eastAsia="en-IN"/>
            <w:rPrChange w:id="6" w:author="CHETAN SONI" w:date="2026-02-16T23:13:00Z">
              <w:rPr>
                <w:lang w:eastAsia="en-IN"/>
              </w:rPr>
            </w:rPrChange>
          </w:rPr>
          <w:t>INTRODUCTION OF HTML AND CSS</w:t>
        </w:r>
      </w:ins>
    </w:p>
    <w:p w:rsidR="00572109" w:rsidRPr="007E5E51" w:rsidDel="00382C48" w:rsidRDefault="00572109" w:rsidP="00C1648C">
      <w:pPr>
        <w:spacing w:before="319" w:line="480" w:lineRule="auto"/>
        <w:ind w:right="2240"/>
        <w:jc w:val="center"/>
        <w:rPr>
          <w:del w:id="7" w:author="CHETAN SONI" w:date="2026-02-16T23:12:00Z"/>
          <w:rFonts w:ascii="Times New Roman" w:eastAsia="Times New Roman" w:hAnsi="Times New Roman" w:cs="Times New Roman"/>
          <w:b/>
          <w:bCs/>
          <w:noProof/>
          <w:color w:val="000000"/>
          <w:spacing w:val="-49"/>
          <w:sz w:val="32"/>
          <w:szCs w:val="32"/>
          <w:u w:val="single" w:color="000000"/>
        </w:rPr>
      </w:pPr>
      <w:del w:id="8" w:author="CHETAN SONI" w:date="2026-02-16T23:12:00Z">
        <w:r w:rsidDel="00382C48">
          <w:rPr>
            <w:rFonts w:ascii="Times New Roman" w:eastAsia="Times New Roman" w:hAnsi="Times New Roman" w:cs="Times New Roman"/>
            <w:b/>
            <w:bCs/>
            <w:noProof/>
            <w:color w:val="000000"/>
            <w:spacing w:val="-2"/>
            <w:sz w:val="32"/>
            <w:szCs w:val="32"/>
            <w:u w:val="single" w:color="000000"/>
          </w:rPr>
          <w:delText>INTRODUCTION OF HTML AND CSS</w:delText>
        </w:r>
      </w:del>
    </w:p>
    <w:p w:rsidR="00F52B2F" w:rsidRPr="00821475" w:rsidRDefault="00572109" w:rsidP="00C1648C">
      <w:pPr>
        <w:spacing w:before="53" w:line="480" w:lineRule="auto"/>
        <w:ind w:right="602"/>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Mark-up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(Cascading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Style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Sheets)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essential technologies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59"/>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of visually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engaging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well-structured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Much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Basic</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z w:val="24"/>
          <w:szCs w:val="24"/>
        </w:rPr>
        <w:t xml:space="preserve">application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5"/>
          <w:sz w:val="24"/>
          <w:szCs w:val="24"/>
        </w:rPr>
        <w:t xml:space="preserve">and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integral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defining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presentation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web </w:t>
      </w:r>
      <w:r>
        <w:rPr>
          <w:rFonts w:ascii="Times New Roman" w:eastAsia="Times New Roman" w:hAnsi="Times New Roman" w:cs="Times New Roman"/>
          <w:noProof/>
          <w:color w:val="000000"/>
          <w:spacing w:val="1"/>
          <w:sz w:val="24"/>
          <w:szCs w:val="24"/>
        </w:rPr>
        <w:t>content.</w:t>
      </w:r>
    </w:p>
    <w:p w:rsidR="00572109" w:rsidRPr="00CB7C00" w:rsidRDefault="00572109" w:rsidP="00091227">
      <w:pPr>
        <w:spacing w:before="319" w:line="480" w:lineRule="auto"/>
        <w:ind w:firstLine="1"/>
        <w:rPr>
          <w:rFonts w:ascii="Times New Roman" w:eastAsia="Times New Roman" w:hAnsi="Times New Roman" w:cs="Times New Roman"/>
          <w:b/>
          <w:bCs/>
          <w:noProof/>
          <w:color w:val="000000"/>
          <w:spacing w:val="1"/>
          <w:sz w:val="28"/>
          <w:szCs w:val="32"/>
        </w:rPr>
      </w:pPr>
      <w:r w:rsidRPr="00CB7C00">
        <w:rPr>
          <w:rFonts w:ascii="Times New Roman" w:eastAsia="Times New Roman" w:hAnsi="Times New Roman" w:cs="Times New Roman"/>
          <w:b/>
          <w:bCs/>
          <w:noProof/>
          <w:color w:val="000000"/>
          <w:spacing w:val="-1"/>
          <w:sz w:val="28"/>
          <w:szCs w:val="32"/>
        </w:rPr>
        <w:t>HTML</w:t>
      </w:r>
      <w:r w:rsidRPr="00CB7C00">
        <w:rPr>
          <w:rFonts w:ascii="Times New Roman" w:eastAsia="Times New Roman" w:hAnsi="Times New Roman" w:cs="Times New Roman"/>
          <w:b/>
          <w:bCs/>
          <w:noProof/>
          <w:color w:val="000000"/>
          <w:spacing w:val="-17"/>
          <w:sz w:val="28"/>
          <w:szCs w:val="32"/>
        </w:rPr>
        <w:t xml:space="preserve"> </w:t>
      </w:r>
      <w:r w:rsidRPr="00CB7C00">
        <w:rPr>
          <w:rFonts w:ascii="Times New Roman" w:eastAsia="Times New Roman" w:hAnsi="Times New Roman" w:cs="Times New Roman"/>
          <w:b/>
          <w:bCs/>
          <w:noProof/>
          <w:color w:val="000000"/>
          <w:spacing w:val="-1"/>
          <w:sz w:val="28"/>
          <w:szCs w:val="32"/>
        </w:rPr>
        <w:t>(Hypertext</w:t>
      </w:r>
      <w:r w:rsidRPr="00CB7C00">
        <w:rPr>
          <w:rFonts w:ascii="Times New Roman" w:eastAsia="Times New Roman" w:hAnsi="Times New Roman" w:cs="Times New Roman"/>
          <w:b/>
          <w:bCs/>
          <w:noProof/>
          <w:color w:val="000000"/>
          <w:spacing w:val="-2"/>
          <w:sz w:val="28"/>
          <w:szCs w:val="32"/>
        </w:rPr>
        <w:t xml:space="preserve"> </w:t>
      </w:r>
      <w:r w:rsidRPr="00CB7C00">
        <w:rPr>
          <w:rFonts w:ascii="Times New Roman" w:eastAsia="Times New Roman" w:hAnsi="Times New Roman" w:cs="Times New Roman"/>
          <w:b/>
          <w:bCs/>
          <w:noProof/>
          <w:color w:val="000000"/>
          <w:sz w:val="28"/>
          <w:szCs w:val="32"/>
        </w:rPr>
        <w:t>Mark-up</w:t>
      </w:r>
      <w:r w:rsidRPr="00CB7C00">
        <w:rPr>
          <w:rFonts w:ascii="Times New Roman" w:eastAsia="Times New Roman" w:hAnsi="Times New Roman" w:cs="Times New Roman"/>
          <w:b/>
          <w:bCs/>
          <w:noProof/>
          <w:color w:val="000000"/>
          <w:spacing w:val="2"/>
          <w:sz w:val="28"/>
          <w:szCs w:val="32"/>
        </w:rPr>
        <w:t xml:space="preserve"> </w:t>
      </w:r>
      <w:r w:rsidRPr="00CB7C00">
        <w:rPr>
          <w:rFonts w:ascii="Times New Roman" w:eastAsia="Times New Roman" w:hAnsi="Times New Roman" w:cs="Times New Roman"/>
          <w:b/>
          <w:bCs/>
          <w:noProof/>
          <w:color w:val="000000"/>
          <w:sz w:val="28"/>
          <w:szCs w:val="32"/>
        </w:rPr>
        <w:t>Language):</w:t>
      </w:r>
    </w:p>
    <w:p w:rsidR="00572109" w:rsidRPr="00821475" w:rsidRDefault="00572109" w:rsidP="00091227">
      <w:pPr>
        <w:spacing w:before="199" w:line="480" w:lineRule="auto"/>
        <w:ind w:right="595" w:firstLine="1"/>
        <w:jc w:val="both"/>
        <w:rPr>
          <w:rFonts w:ascii="Times New Roman" w:eastAsia="Times New Roman" w:hAnsi="Times New Roman" w:cs="Times New Roman"/>
          <w:noProof/>
          <w:color w:val="000000"/>
          <w:spacing w:val="10"/>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serves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fundamental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framework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z w:val="24"/>
          <w:szCs w:val="24"/>
        </w:rPr>
        <w:t>structured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mark-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documents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by </w:t>
      </w:r>
      <w:r>
        <w:rPr>
          <w:rFonts w:ascii="Times New Roman" w:eastAsia="Times New Roman" w:hAnsi="Times New Roman" w:cs="Times New Roman"/>
          <w:noProof/>
          <w:color w:val="000000"/>
          <w:spacing w:val="-1"/>
          <w:sz w:val="24"/>
          <w:szCs w:val="24"/>
        </w:rPr>
        <w:t>utilizing</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tags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categorize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different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elements</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6"/>
          <w:sz w:val="24"/>
          <w:szCs w:val="24"/>
        </w:rPr>
        <w:t xml:space="preserve">a </w:t>
      </w:r>
      <w:r>
        <w:rPr>
          <w:rFonts w:ascii="Times New Roman" w:eastAsia="Times New Roman" w:hAnsi="Times New Roman" w:cs="Times New Roman"/>
          <w:noProof/>
          <w:color w:val="000000"/>
          <w:sz w:val="24"/>
          <w:szCs w:val="24"/>
        </w:rPr>
        <w:t>webpage,</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z w:val="24"/>
          <w:szCs w:val="24"/>
        </w:rPr>
        <w:t>headings,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paragraphs,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images,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links,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more.</w:t>
      </w:r>
    </w:p>
    <w:p w:rsidR="00572109" w:rsidRPr="00313E1B" w:rsidRDefault="00572109" w:rsidP="00091227">
      <w:pPr>
        <w:spacing w:before="319" w:line="480" w:lineRule="auto"/>
        <w:ind w:firstLine="1"/>
        <w:rPr>
          <w:rFonts w:ascii="Times New Roman" w:eastAsia="Times New Roman" w:hAnsi="Times New Roman" w:cs="Times New Roman"/>
          <w:b/>
          <w:bCs/>
          <w:noProof/>
          <w:color w:val="000000"/>
          <w:spacing w:val="-3"/>
          <w:sz w:val="28"/>
          <w:szCs w:val="28"/>
        </w:rPr>
      </w:pPr>
      <w:r w:rsidRPr="00313E1B">
        <w:rPr>
          <w:rFonts w:ascii="Times New Roman" w:eastAsia="Times New Roman" w:hAnsi="Times New Roman" w:cs="Times New Roman"/>
          <w:b/>
          <w:bCs/>
          <w:noProof/>
          <w:color w:val="000000"/>
          <w:spacing w:val="-1"/>
          <w:sz w:val="28"/>
          <w:szCs w:val="28"/>
        </w:rPr>
        <w:t>CSS (Cascading</w:t>
      </w:r>
      <w:r w:rsidRPr="00313E1B">
        <w:rPr>
          <w:rFonts w:ascii="Times New Roman" w:eastAsia="Times New Roman" w:hAnsi="Times New Roman" w:cs="Times New Roman"/>
          <w:b/>
          <w:bCs/>
          <w:noProof/>
          <w:color w:val="000000"/>
          <w:spacing w:val="1"/>
          <w:sz w:val="28"/>
          <w:szCs w:val="28"/>
        </w:rPr>
        <w:t xml:space="preserve"> </w:t>
      </w:r>
      <w:r w:rsidRPr="00313E1B">
        <w:rPr>
          <w:rFonts w:ascii="Times New Roman" w:eastAsia="Times New Roman" w:hAnsi="Times New Roman" w:cs="Times New Roman"/>
          <w:b/>
          <w:bCs/>
          <w:noProof/>
          <w:color w:val="000000"/>
          <w:spacing w:val="-1"/>
          <w:sz w:val="28"/>
          <w:szCs w:val="28"/>
        </w:rPr>
        <w:t>Style Sheets):</w:t>
      </w:r>
    </w:p>
    <w:p w:rsidR="00572109" w:rsidRDefault="00572109" w:rsidP="00091227">
      <w:pPr>
        <w:spacing w:before="40" w:line="480" w:lineRule="auto"/>
        <w:ind w:right="845"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2"/>
          <w:sz w:val="24"/>
          <w:szCs w:val="24"/>
        </w:rPr>
        <w:t>CSS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complements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5"/>
          <w:sz w:val="24"/>
          <w:szCs w:val="24"/>
        </w:rPr>
        <w:t>by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styling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introduces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style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rules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dictate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elements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should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displayed across </w:t>
      </w:r>
      <w:r>
        <w:rPr>
          <w:rFonts w:ascii="Times New Roman" w:eastAsia="Times New Roman" w:hAnsi="Times New Roman" w:cs="Times New Roman"/>
          <w:noProof/>
          <w:color w:val="000000"/>
          <w:sz w:val="24"/>
          <w:szCs w:val="24"/>
        </w:rPr>
        <w:t xml:space="preserve">various </w:t>
      </w:r>
      <w:r>
        <w:rPr>
          <w:rFonts w:ascii="Times New Roman" w:eastAsia="Times New Roman" w:hAnsi="Times New Roman" w:cs="Times New Roman"/>
          <w:noProof/>
          <w:color w:val="000000"/>
          <w:spacing w:val="-1"/>
          <w:sz w:val="24"/>
          <w:szCs w:val="24"/>
        </w:rPr>
        <w:t>devices.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separating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z w:val="24"/>
          <w:szCs w:val="24"/>
        </w:rPr>
        <w:t xml:space="preserve"> streamlines </w:t>
      </w:r>
      <w:r>
        <w:rPr>
          <w:rFonts w:ascii="Times New Roman" w:eastAsia="Times New Roman" w:hAnsi="Times New Roman" w:cs="Times New Roman"/>
          <w:noProof/>
          <w:color w:val="000000"/>
          <w:spacing w:val="-1"/>
          <w:sz w:val="24"/>
          <w:szCs w:val="24"/>
        </w:rPr>
        <w:t>the creation</w:t>
      </w:r>
      <w:r w:rsidR="0058620B">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of </w:t>
      </w:r>
      <w:r>
        <w:rPr>
          <w:rFonts w:ascii="Times New Roman" w:eastAsia="Times New Roman" w:hAnsi="Times New Roman" w:cs="Times New Roman"/>
          <w:noProof/>
          <w:color w:val="000000"/>
          <w:spacing w:val="-1"/>
          <w:sz w:val="24"/>
          <w:szCs w:val="24"/>
        </w:rPr>
        <w:t>consistent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visually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appealing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user </w:t>
      </w:r>
      <w:r>
        <w:rPr>
          <w:rFonts w:ascii="Times New Roman" w:eastAsia="Times New Roman" w:hAnsi="Times New Roman" w:cs="Times New Roman"/>
          <w:noProof/>
          <w:color w:val="000000"/>
          <w:sz w:val="24"/>
          <w:szCs w:val="24"/>
        </w:rPr>
        <w:t>interfaces.</w:t>
      </w:r>
    </w:p>
    <w:p w:rsidR="004F7DDA" w:rsidRDefault="00572109" w:rsidP="00091227">
      <w:pPr>
        <w:spacing w:before="69" w:line="480" w:lineRule="auto"/>
        <w:ind w:right="601" w:firstLine="1"/>
        <w:jc w:val="both"/>
        <w:rPr>
          <w:ins w:id="9" w:author="CHETAN SONI" w:date="2026-02-16T23:13:00Z"/>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rPr>
        <w:t>Together,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CSS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provide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essential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building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blocks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crafting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engaging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experience.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HTML </w:t>
      </w:r>
      <w:r>
        <w:rPr>
          <w:rFonts w:ascii="Times New Roman" w:eastAsia="Times New Roman" w:hAnsi="Times New Roman" w:cs="Times New Roman"/>
          <w:noProof/>
          <w:color w:val="000000"/>
          <w:sz w:val="24"/>
          <w:szCs w:val="24"/>
        </w:rPr>
        <w:t>defines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CSS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enhances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offering</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pacing w:val="1"/>
          <w:sz w:val="24"/>
          <w:szCs w:val="24"/>
        </w:rPr>
        <w:t>flexible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synergy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principles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of </w:t>
      </w:r>
      <w:r>
        <w:rPr>
          <w:rFonts w:ascii="Times New Roman" w:eastAsia="Times New Roman" w:hAnsi="Times New Roman" w:cs="Times New Roman"/>
          <w:noProof/>
          <w:color w:val="000000"/>
          <w:spacing w:val="-1"/>
          <w:sz w:val="24"/>
          <w:szCs w:val="24"/>
        </w:rPr>
        <w:t>Rapid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(RAD),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simplifying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process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designing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styling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efficiently.</w:t>
      </w:r>
    </w:p>
    <w:p w:rsidR="00E73993" w:rsidRPr="00821475" w:rsidRDefault="00E73993">
      <w:pPr>
        <w:rPr>
          <w:rFonts w:ascii="Times New Roman" w:eastAsia="Times New Roman" w:hAnsi="Times New Roman" w:cs="Times New Roman"/>
          <w:noProof/>
          <w:color w:val="000000"/>
          <w:spacing w:val="-1"/>
          <w:sz w:val="24"/>
          <w:szCs w:val="24"/>
        </w:rPr>
        <w:pPrChange w:id="10" w:author="CHETAN SONI" w:date="2026-02-16T23:13:00Z">
          <w:pPr>
            <w:spacing w:before="69" w:line="480" w:lineRule="auto"/>
            <w:ind w:left="1440" w:right="601" w:firstLine="1"/>
            <w:jc w:val="both"/>
          </w:pPr>
        </w:pPrChange>
      </w:pPr>
      <w:ins w:id="11" w:author="CHETAN SONI" w:date="2026-02-16T23:13:00Z">
        <w:r>
          <w:rPr>
            <w:rFonts w:ascii="Times New Roman" w:eastAsia="Times New Roman" w:hAnsi="Times New Roman" w:cs="Times New Roman"/>
            <w:noProof/>
            <w:color w:val="000000"/>
            <w:spacing w:val="-1"/>
            <w:sz w:val="24"/>
            <w:szCs w:val="24"/>
          </w:rPr>
          <w:br w:type="page"/>
        </w:r>
      </w:ins>
    </w:p>
    <w:p w:rsidR="00683169" w:rsidRPr="007E15B9" w:rsidRDefault="00761137" w:rsidP="00091227">
      <w:pPr>
        <w:spacing w:before="319" w:line="480" w:lineRule="auto"/>
        <w:ind w:right="2460" w:firstLine="720"/>
        <w:jc w:val="center"/>
        <w:rPr>
          <w:rFonts w:ascii="Times New Roman" w:eastAsia="Times New Roman" w:hAnsi="Times New Roman" w:cs="Times New Roman"/>
          <w:b/>
          <w:bCs/>
          <w:noProof/>
          <w:color w:val="000000"/>
          <w:spacing w:val="-4"/>
          <w:sz w:val="32"/>
          <w:szCs w:val="32"/>
          <w:u w:val="single" w:color="000000"/>
        </w:rPr>
      </w:pPr>
      <w:ins w:id="12" w:author="CHETAN SONI" w:date="2026-02-16T23:13:00Z">
        <w:r w:rsidRPr="007E15B9">
          <w:rPr>
            <w:rFonts w:ascii="Times New Roman" w:eastAsia="Times New Roman" w:hAnsi="Times New Roman" w:cs="Times New Roman"/>
            <w:b/>
            <w:bCs/>
            <w:sz w:val="32"/>
            <w:szCs w:val="27"/>
            <w:u w:val="single"/>
            <w:lang w:eastAsia="en-IN"/>
          </w:rPr>
          <w:lastRenderedPageBreak/>
          <w:t>3</w:t>
        </w:r>
      </w:ins>
      <w:r w:rsidRPr="007E15B9">
        <w:rPr>
          <w:rFonts w:ascii="Times New Roman" w:eastAsia="Times New Roman" w:hAnsi="Times New Roman" w:cs="Times New Roman"/>
          <w:b/>
          <w:bCs/>
          <w:sz w:val="32"/>
          <w:szCs w:val="27"/>
          <w:u w:val="single"/>
          <w:lang w:eastAsia="en-IN"/>
        </w:rPr>
        <w:t>(</w:t>
      </w:r>
      <w:r w:rsidR="007E15B9" w:rsidRPr="007E15B9">
        <w:rPr>
          <w:rFonts w:ascii="Times New Roman" w:eastAsia="Times New Roman" w:hAnsi="Times New Roman" w:cs="Times New Roman"/>
          <w:b/>
          <w:bCs/>
          <w:sz w:val="32"/>
          <w:szCs w:val="27"/>
          <w:u w:val="single"/>
          <w:lang w:eastAsia="en-IN"/>
        </w:rPr>
        <w:t>B</w:t>
      </w:r>
      <w:r w:rsidRPr="007E15B9">
        <w:rPr>
          <w:rFonts w:ascii="Times New Roman" w:eastAsia="Times New Roman" w:hAnsi="Times New Roman" w:cs="Times New Roman"/>
          <w:b/>
          <w:bCs/>
          <w:sz w:val="32"/>
          <w:szCs w:val="27"/>
          <w:u w:val="single"/>
          <w:lang w:eastAsia="en-IN"/>
        </w:rPr>
        <w:t>)</w:t>
      </w:r>
      <w:r w:rsidR="007E15B9" w:rsidRPr="007E15B9">
        <w:rPr>
          <w:rFonts w:ascii="Times New Roman" w:eastAsia="Times New Roman" w:hAnsi="Times New Roman" w:cs="Times New Roman"/>
          <w:b/>
          <w:bCs/>
          <w:noProof/>
          <w:color w:val="000000"/>
          <w:spacing w:val="-4"/>
          <w:sz w:val="32"/>
          <w:szCs w:val="32"/>
          <w:u w:val="single" w:color="000000"/>
        </w:rPr>
        <w:t>INTRODUCTION OF JAVASCRIPT</w:t>
      </w:r>
    </w:p>
    <w:p w:rsidR="009178D2" w:rsidRPr="00EC7CDE" w:rsidRDefault="009178D2" w:rsidP="00091227">
      <w:pPr>
        <w:spacing w:before="63" w:line="480" w:lineRule="auto"/>
        <w:ind w:right="602"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versatile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primarily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employed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web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component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browsers,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empowering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to </w:t>
      </w:r>
      <w:r>
        <w:rPr>
          <w:rFonts w:ascii="Times New Roman" w:eastAsia="Times New Roman" w:hAnsi="Times New Roman" w:cs="Times New Roman"/>
          <w:noProof/>
          <w:color w:val="000000"/>
          <w:spacing w:val="-1"/>
          <w:sz w:val="24"/>
          <w:szCs w:val="24"/>
        </w:rPr>
        <w:t>create dynamic</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interactive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
          <w:sz w:val="24"/>
          <w:szCs w:val="24"/>
        </w:rPr>
        <w:t xml:space="preserve"> Often</w:t>
      </w:r>
      <w:r>
        <w:rPr>
          <w:rFonts w:ascii="Times New Roman" w:eastAsia="Times New Roman" w:hAnsi="Times New Roman" w:cs="Times New Roman"/>
          <w:noProof/>
          <w:color w:val="000000"/>
          <w:sz w:val="24"/>
          <w:szCs w:val="24"/>
        </w:rPr>
        <w:t xml:space="preserve"> abbreviated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plays a </w:t>
      </w:r>
      <w:r>
        <w:rPr>
          <w:rFonts w:ascii="Times New Roman" w:eastAsia="Times New Roman" w:hAnsi="Times New Roman" w:cs="Times New Roman"/>
          <w:noProof/>
          <w:color w:val="000000"/>
          <w:sz w:val="24"/>
          <w:szCs w:val="24"/>
        </w:rPr>
        <w:t>pivotal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client-side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p>
    <w:p w:rsidR="00111CF2" w:rsidRPr="00CB7C00" w:rsidRDefault="009178D2" w:rsidP="00091227">
      <w:pPr>
        <w:spacing w:before="319" w:line="480" w:lineRule="auto"/>
        <w:ind w:firstLine="1"/>
        <w:rPr>
          <w:rFonts w:ascii="Times New Roman" w:eastAsia="Times New Roman" w:hAnsi="Times New Roman" w:cs="Times New Roman"/>
          <w:b/>
          <w:bCs/>
          <w:noProof/>
          <w:color w:val="000000"/>
          <w:sz w:val="28"/>
          <w:szCs w:val="28"/>
        </w:rPr>
      </w:pPr>
      <w:r w:rsidRPr="00CB7C00">
        <w:rPr>
          <w:rFonts w:ascii="Times New Roman" w:eastAsia="Times New Roman" w:hAnsi="Times New Roman" w:cs="Times New Roman"/>
          <w:b/>
          <w:bCs/>
          <w:noProof/>
          <w:color w:val="000000"/>
          <w:spacing w:val="-1"/>
          <w:sz w:val="28"/>
          <w:szCs w:val="28"/>
        </w:rPr>
        <w:t>Key</w:t>
      </w:r>
      <w:r w:rsidRPr="00CB7C00">
        <w:rPr>
          <w:rFonts w:ascii="Times New Roman" w:eastAsia="Times New Roman" w:hAnsi="Times New Roman" w:cs="Times New Roman"/>
          <w:b/>
          <w:bCs/>
          <w:noProof/>
          <w:color w:val="000000"/>
          <w:sz w:val="28"/>
          <w:szCs w:val="28"/>
        </w:rPr>
        <w:t xml:space="preserve"> </w:t>
      </w:r>
      <w:r w:rsidRPr="00CB7C00">
        <w:rPr>
          <w:rFonts w:ascii="Times New Roman" w:eastAsia="Times New Roman" w:hAnsi="Times New Roman" w:cs="Times New Roman"/>
          <w:b/>
          <w:bCs/>
          <w:noProof/>
          <w:color w:val="000000"/>
          <w:spacing w:val="-1"/>
          <w:sz w:val="28"/>
          <w:szCs w:val="28"/>
        </w:rPr>
        <w:t>Features of</w:t>
      </w:r>
      <w:r w:rsidRPr="00CB7C00">
        <w:rPr>
          <w:rFonts w:ascii="Times New Roman" w:eastAsia="Times New Roman" w:hAnsi="Times New Roman" w:cs="Times New Roman"/>
          <w:b/>
          <w:bCs/>
          <w:noProof/>
          <w:color w:val="000000"/>
          <w:spacing w:val="-2"/>
          <w:sz w:val="28"/>
          <w:szCs w:val="28"/>
        </w:rPr>
        <w:t xml:space="preserve"> </w:t>
      </w:r>
      <w:r w:rsidRPr="00CB7C00">
        <w:rPr>
          <w:rFonts w:ascii="Times New Roman" w:eastAsia="Times New Roman" w:hAnsi="Times New Roman" w:cs="Times New Roman"/>
          <w:b/>
          <w:bCs/>
          <w:noProof/>
          <w:color w:val="000000"/>
          <w:sz w:val="28"/>
          <w:szCs w:val="28"/>
        </w:rPr>
        <w:t>JavaScript:</w:t>
      </w:r>
    </w:p>
    <w:p w:rsidR="009178D2" w:rsidRPr="003827E8" w:rsidRDefault="009178D2" w:rsidP="00387827">
      <w:pPr>
        <w:pStyle w:val="ListParagraph"/>
        <w:numPr>
          <w:ilvl w:val="0"/>
          <w:numId w:val="12"/>
        </w:numPr>
        <w:spacing w:before="386" w:line="480" w:lineRule="auto"/>
        <w:ind w:left="480"/>
        <w:rPr>
          <w:rFonts w:ascii="Times New Roman" w:eastAsia="Times New Roman" w:hAnsi="Times New Roman" w:cs="Times New Roman"/>
          <w:b/>
          <w:bCs/>
          <w:noProof/>
          <w:color w:val="000000"/>
          <w:spacing w:val="1"/>
          <w:sz w:val="28"/>
          <w:szCs w:val="28"/>
        </w:rPr>
      </w:pPr>
      <w:r w:rsidRPr="003827E8">
        <w:rPr>
          <w:rFonts w:ascii="Times New Roman" w:eastAsia="Times New Roman" w:hAnsi="Times New Roman" w:cs="Times New Roman"/>
          <w:b/>
          <w:bCs/>
          <w:noProof/>
          <w:color w:val="000000"/>
          <w:sz w:val="28"/>
          <w:szCs w:val="28"/>
        </w:rPr>
        <w:t>Client-Side Scripting:</w:t>
      </w:r>
    </w:p>
    <w:p w:rsidR="009178D2" w:rsidRDefault="009178D2" w:rsidP="00091227">
      <w:pPr>
        <w:spacing w:before="17" w:line="480" w:lineRule="auto"/>
        <w:ind w:right="939"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predominantly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client-side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scripting,</w:t>
      </w:r>
      <w:r>
        <w:rPr>
          <w:rFonts w:ascii="Times New Roman" w:eastAsia="Times New Roman" w:hAnsi="Times New Roman" w:cs="Times New Roman"/>
          <w:noProof/>
          <w:color w:val="000000"/>
          <w:sz w:val="24"/>
          <w:szCs w:val="24"/>
        </w:rPr>
        <w:t xml:space="preserve"> 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executes </w:t>
      </w:r>
      <w:r>
        <w:rPr>
          <w:rFonts w:ascii="Times New Roman" w:eastAsia="Times New Roman" w:hAnsi="Times New Roman" w:cs="Times New Roman"/>
          <w:noProof/>
          <w:color w:val="000000"/>
          <w:spacing w:val="-1"/>
          <w:sz w:val="24"/>
          <w:szCs w:val="24"/>
        </w:rPr>
        <w:t xml:space="preserve">directly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browser.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capability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craft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dynamic content,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validate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events,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manipulate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Document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Object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Model</w:t>
      </w:r>
    </w:p>
    <w:p w:rsidR="00111CF2" w:rsidRPr="002D5001" w:rsidRDefault="009178D2" w:rsidP="00091227">
      <w:pPr>
        <w:spacing w:line="480" w:lineRule="auto"/>
        <w:ind w:right="604"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(DOM),</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webpage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dynamically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without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need</w:t>
      </w:r>
      <w:r>
        <w:rPr>
          <w:rFonts w:ascii="Times New Roman" w:eastAsia="Times New Roman" w:hAnsi="Times New Roman" w:cs="Times New Roman"/>
          <w:noProof/>
          <w:color w:val="000000"/>
          <w:sz w:val="24"/>
          <w:szCs w:val="24"/>
        </w:rPr>
        <w:t xml:space="preserve"> for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page </w:t>
      </w:r>
      <w:r>
        <w:rPr>
          <w:rFonts w:ascii="Times New Roman" w:eastAsia="Times New Roman" w:hAnsi="Times New Roman" w:cs="Times New Roman"/>
          <w:noProof/>
          <w:color w:val="000000"/>
          <w:spacing w:val="1"/>
          <w:sz w:val="24"/>
          <w:szCs w:val="24"/>
        </w:rPr>
        <w:t>reload.</w:t>
      </w:r>
    </w:p>
    <w:p w:rsidR="009178D2" w:rsidRPr="003827E8" w:rsidRDefault="009178D2" w:rsidP="00387827">
      <w:pPr>
        <w:pStyle w:val="ListParagraph"/>
        <w:numPr>
          <w:ilvl w:val="0"/>
          <w:numId w:val="12"/>
        </w:numPr>
        <w:spacing w:before="281" w:line="480" w:lineRule="auto"/>
        <w:ind w:left="480"/>
        <w:rPr>
          <w:rFonts w:ascii="Times New Roman" w:eastAsia="Times New Roman" w:hAnsi="Times New Roman" w:cs="Times New Roman"/>
          <w:b/>
          <w:bCs/>
          <w:noProof/>
          <w:color w:val="000000"/>
          <w:spacing w:val="4"/>
          <w:sz w:val="28"/>
          <w:szCs w:val="28"/>
        </w:rPr>
      </w:pPr>
      <w:r w:rsidRPr="003827E8">
        <w:rPr>
          <w:rFonts w:ascii="Times New Roman" w:eastAsia="Times New Roman" w:hAnsi="Times New Roman" w:cs="Times New Roman"/>
          <w:b/>
          <w:bCs/>
          <w:noProof/>
          <w:color w:val="000000"/>
          <w:sz w:val="28"/>
          <w:szCs w:val="28"/>
        </w:rPr>
        <w:t>Object-Oriented:</w:t>
      </w:r>
    </w:p>
    <w:p w:rsidR="00111CF2" w:rsidRPr="002D5001" w:rsidRDefault="009178D2" w:rsidP="00091227">
      <w:pPr>
        <w:spacing w:before="17" w:line="480" w:lineRule="auto"/>
        <w:ind w:right="601"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an </w:t>
      </w:r>
      <w:r>
        <w:rPr>
          <w:rFonts w:ascii="Times New Roman" w:eastAsia="Times New Roman" w:hAnsi="Times New Roman" w:cs="Times New Roman"/>
          <w:noProof/>
          <w:color w:val="000000"/>
          <w:spacing w:val="-1"/>
          <w:sz w:val="24"/>
          <w:szCs w:val="24"/>
        </w:rPr>
        <w:t>object-oriented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supporting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concepts 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encapsulation, inheritance,</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z w:val="24"/>
          <w:szCs w:val="24"/>
        </w:rPr>
        <w:t>polymorphism.</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These</w:t>
      </w:r>
      <w:r>
        <w:rPr>
          <w:rFonts w:ascii="Times New Roman" w:eastAsia="Times New Roman" w:hAnsi="Times New Roman" w:cs="Times New Roman"/>
          <w:noProof/>
          <w:color w:val="000000"/>
          <w:spacing w:val="102"/>
          <w:sz w:val="24"/>
          <w:szCs w:val="24"/>
        </w:rPr>
        <w:t xml:space="preserve"> </w:t>
      </w:r>
      <w:r>
        <w:rPr>
          <w:rFonts w:ascii="Times New Roman" w:eastAsia="Times New Roman" w:hAnsi="Times New Roman" w:cs="Times New Roman"/>
          <w:noProof/>
          <w:color w:val="000000"/>
          <w:sz w:val="24"/>
          <w:szCs w:val="24"/>
        </w:rPr>
        <w:t>features</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modularize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effectively,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facilitating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better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scalability.</w:t>
      </w:r>
    </w:p>
    <w:p w:rsidR="00572109" w:rsidRPr="003827E8" w:rsidRDefault="009178D2" w:rsidP="00387827">
      <w:pPr>
        <w:pStyle w:val="ListParagraph"/>
        <w:numPr>
          <w:ilvl w:val="0"/>
          <w:numId w:val="12"/>
        </w:numPr>
        <w:spacing w:before="281" w:line="480" w:lineRule="auto"/>
        <w:ind w:left="480"/>
        <w:rPr>
          <w:rFonts w:ascii="Times New Roman" w:eastAsia="Times New Roman" w:hAnsi="Times New Roman" w:cs="Times New Roman"/>
          <w:b/>
          <w:bCs/>
          <w:noProof/>
          <w:color w:val="000000"/>
          <w:spacing w:val="3"/>
          <w:sz w:val="28"/>
          <w:szCs w:val="28"/>
        </w:rPr>
      </w:pPr>
      <w:r w:rsidRPr="003827E8">
        <w:rPr>
          <w:rFonts w:ascii="Times New Roman" w:eastAsia="Times New Roman" w:hAnsi="Times New Roman" w:cs="Times New Roman"/>
          <w:b/>
          <w:bCs/>
          <w:noProof/>
          <w:color w:val="000000"/>
          <w:sz w:val="28"/>
          <w:szCs w:val="28"/>
        </w:rPr>
        <w:t>Interactivity</w:t>
      </w:r>
      <w:r w:rsidRPr="003827E8">
        <w:rPr>
          <w:rFonts w:ascii="Times New Roman" w:eastAsia="Times New Roman" w:hAnsi="Times New Roman" w:cs="Times New Roman"/>
          <w:b/>
          <w:bCs/>
          <w:noProof/>
          <w:color w:val="000000"/>
          <w:spacing w:val="1"/>
          <w:sz w:val="28"/>
          <w:szCs w:val="28"/>
        </w:rPr>
        <w:t xml:space="preserve"> </w:t>
      </w:r>
      <w:r w:rsidRPr="003827E8">
        <w:rPr>
          <w:rFonts w:ascii="Times New Roman" w:eastAsia="Times New Roman" w:hAnsi="Times New Roman" w:cs="Times New Roman"/>
          <w:b/>
          <w:bCs/>
          <w:noProof/>
          <w:color w:val="000000"/>
          <w:spacing w:val="-1"/>
          <w:sz w:val="28"/>
          <w:szCs w:val="28"/>
        </w:rPr>
        <w:t>and Dynamic</w:t>
      </w:r>
      <w:r w:rsidRPr="003827E8">
        <w:rPr>
          <w:rFonts w:ascii="Times New Roman" w:eastAsia="Times New Roman" w:hAnsi="Times New Roman" w:cs="Times New Roman"/>
          <w:b/>
          <w:bCs/>
          <w:noProof/>
          <w:color w:val="000000"/>
          <w:sz w:val="28"/>
          <w:szCs w:val="28"/>
        </w:rPr>
        <w:t xml:space="preserve"> Content:</w:t>
      </w:r>
    </w:p>
    <w:p w:rsidR="003E215C" w:rsidRDefault="00C17CD4" w:rsidP="003E215C">
      <w:pPr>
        <w:spacing w:before="17" w:line="480" w:lineRule="auto"/>
        <w:ind w:right="601" w:firstLine="1"/>
        <w:jc w:val="both"/>
        <w:rPr>
          <w:rFonts w:ascii="Times New Roman" w:eastAsia="Times New Roman" w:hAnsi="Times New Roman" w:cs="Times New Roman"/>
          <w:noProof/>
          <w:color w:val="000000"/>
          <w:spacing w:val="-1"/>
          <w:sz w:val="24"/>
          <w:szCs w:val="24"/>
        </w:rPr>
      </w:pPr>
      <w:r w:rsidRPr="00CD2480">
        <w:rPr>
          <w:rFonts w:ascii="Times New Roman" w:eastAsia="Times New Roman" w:hAnsi="Times New Roman" w:cs="Times New Roman"/>
          <w:noProof/>
          <w:color w:val="000000"/>
          <w:spacing w:val="-1"/>
          <w:sz w:val="24"/>
          <w:szCs w:val="24"/>
        </w:rPr>
        <w:t>JavaScript enhances web pages by enabling real-time responsiveness to user interactions. Developers can implement features like sliders, pop-ups, a</w:t>
      </w:r>
      <w:r w:rsidR="00865DC3">
        <w:rPr>
          <w:rFonts w:ascii="Times New Roman" w:eastAsia="Times New Roman" w:hAnsi="Times New Roman" w:cs="Times New Roman"/>
          <w:noProof/>
          <w:color w:val="000000"/>
          <w:spacing w:val="-1"/>
          <w:sz w:val="24"/>
          <w:szCs w:val="24"/>
        </w:rPr>
        <w:t xml:space="preserve">nd form validations, while also </w:t>
      </w:r>
      <w:r w:rsidRPr="00CD2480">
        <w:rPr>
          <w:rFonts w:ascii="Times New Roman" w:eastAsia="Times New Roman" w:hAnsi="Times New Roman" w:cs="Times New Roman"/>
          <w:noProof/>
          <w:color w:val="000000"/>
          <w:spacing w:val="-1"/>
          <w:sz w:val="24"/>
          <w:szCs w:val="24"/>
        </w:rPr>
        <w:t>facilitating dynamic content loading and updating, contributing to more engaging and user-friendly websites.</w:t>
      </w:r>
    </w:p>
    <w:p w:rsidR="003E215C" w:rsidRDefault="003E215C" w:rsidP="003E215C">
      <w:pPr>
        <w:spacing w:before="17" w:line="480" w:lineRule="auto"/>
        <w:ind w:right="601" w:firstLine="1"/>
        <w:jc w:val="both"/>
        <w:rPr>
          <w:rFonts w:ascii="Times New Roman" w:eastAsia="Times New Roman" w:hAnsi="Times New Roman" w:cs="Times New Roman"/>
          <w:noProof/>
          <w:color w:val="000000"/>
          <w:spacing w:val="-1"/>
          <w:sz w:val="24"/>
          <w:szCs w:val="24"/>
        </w:rPr>
      </w:pPr>
    </w:p>
    <w:p w:rsidR="003E215C" w:rsidRDefault="003E215C" w:rsidP="003E215C">
      <w:pPr>
        <w:spacing w:before="17" w:line="480" w:lineRule="auto"/>
        <w:ind w:right="601" w:firstLine="1"/>
        <w:jc w:val="both"/>
        <w:rPr>
          <w:rFonts w:ascii="Times New Roman" w:eastAsia="Times New Roman" w:hAnsi="Times New Roman" w:cs="Times New Roman"/>
          <w:noProof/>
          <w:color w:val="000000"/>
          <w:spacing w:val="-1"/>
          <w:sz w:val="24"/>
          <w:szCs w:val="24"/>
        </w:rPr>
      </w:pPr>
    </w:p>
    <w:p w:rsidR="00B27AAF" w:rsidRPr="003827E8" w:rsidRDefault="00B27AAF" w:rsidP="00387827">
      <w:pPr>
        <w:pStyle w:val="ListParagraph"/>
        <w:numPr>
          <w:ilvl w:val="0"/>
          <w:numId w:val="12"/>
        </w:numPr>
        <w:spacing w:before="281" w:line="480" w:lineRule="auto"/>
        <w:ind w:left="480"/>
        <w:rPr>
          <w:rFonts w:ascii="Times New Roman" w:eastAsia="Times New Roman" w:hAnsi="Times New Roman" w:cs="Times New Roman"/>
          <w:b/>
          <w:bCs/>
          <w:noProof/>
          <w:color w:val="000000"/>
          <w:spacing w:val="-6"/>
          <w:sz w:val="28"/>
          <w:szCs w:val="28"/>
        </w:rPr>
      </w:pPr>
      <w:r w:rsidRPr="003827E8">
        <w:rPr>
          <w:rFonts w:ascii="Times New Roman" w:eastAsia="Times New Roman" w:hAnsi="Times New Roman" w:cs="Times New Roman"/>
          <w:b/>
          <w:bCs/>
          <w:noProof/>
          <w:color w:val="000000"/>
          <w:sz w:val="28"/>
          <w:szCs w:val="28"/>
        </w:rPr>
        <w:lastRenderedPageBreak/>
        <w:t xml:space="preserve">Event-Driven </w:t>
      </w:r>
      <w:r w:rsidRPr="003827E8">
        <w:rPr>
          <w:rFonts w:ascii="Times New Roman" w:eastAsia="Times New Roman" w:hAnsi="Times New Roman" w:cs="Times New Roman"/>
          <w:b/>
          <w:bCs/>
          <w:noProof/>
          <w:color w:val="000000"/>
          <w:spacing w:val="-1"/>
          <w:sz w:val="28"/>
          <w:szCs w:val="28"/>
        </w:rPr>
        <w:t>Programming:</w:t>
      </w:r>
    </w:p>
    <w:p w:rsidR="00B27AAF" w:rsidRDefault="00B27AAF" w:rsidP="00091227">
      <w:pPr>
        <w:spacing w:before="17" w:line="480" w:lineRule="auto"/>
        <w:ind w:right="624"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follows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event-driven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wherein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define </w:t>
      </w:r>
      <w:r>
        <w:rPr>
          <w:rFonts w:ascii="Times New Roman" w:eastAsia="Times New Roman" w:hAnsi="Times New Roman" w:cs="Times New Roman"/>
          <w:noProof/>
          <w:color w:val="000000"/>
          <w:spacing w:val="-1"/>
          <w:sz w:val="24"/>
          <w:szCs w:val="24"/>
        </w:rPr>
        <w:t>functions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execute in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specific</w:t>
      </w:r>
      <w:r>
        <w:rPr>
          <w:rFonts w:ascii="Times New Roman" w:eastAsia="Times New Roman" w:hAnsi="Times New Roman" w:cs="Times New Roman"/>
          <w:noProof/>
          <w:color w:val="000000"/>
          <w:spacing w:val="-1"/>
          <w:sz w:val="24"/>
          <w:szCs w:val="24"/>
        </w:rPr>
        <w:t xml:space="preserve"> events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button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clicks,</w:t>
      </w:r>
      <w:r>
        <w:rPr>
          <w:rFonts w:ascii="Times New Roman" w:eastAsia="Times New Roman" w:hAnsi="Times New Roman" w:cs="Times New Roman"/>
          <w:noProof/>
          <w:color w:val="000000"/>
          <w:sz w:val="24"/>
          <w:szCs w:val="24"/>
        </w:rPr>
        <w:t xml:space="preserve"> mouseovers,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2"/>
          <w:sz w:val="24"/>
          <w:szCs w:val="24"/>
        </w:rPr>
        <w:t>form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submissions.</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paradigm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improves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experience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2"/>
          <w:sz w:val="24"/>
          <w:szCs w:val="24"/>
        </w:rPr>
        <w:t>making</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web</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pages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 xml:space="preserve">more </w:t>
      </w:r>
      <w:r>
        <w:rPr>
          <w:rFonts w:ascii="Times New Roman" w:eastAsia="Times New Roman" w:hAnsi="Times New Roman" w:cs="Times New Roman"/>
          <w:noProof/>
          <w:color w:val="000000"/>
          <w:sz w:val="24"/>
          <w:szCs w:val="24"/>
        </w:rPr>
        <w:t>interactive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actions.</w:t>
      </w:r>
    </w:p>
    <w:p w:rsidR="00B27AAF" w:rsidRPr="003827E8" w:rsidRDefault="00B27AAF" w:rsidP="00387827">
      <w:pPr>
        <w:pStyle w:val="ListParagraph"/>
        <w:numPr>
          <w:ilvl w:val="0"/>
          <w:numId w:val="12"/>
        </w:numPr>
        <w:spacing w:before="342" w:line="480" w:lineRule="auto"/>
        <w:ind w:left="480"/>
        <w:rPr>
          <w:rFonts w:ascii="Times New Roman" w:eastAsia="Times New Roman" w:hAnsi="Times New Roman" w:cs="Times New Roman"/>
          <w:b/>
          <w:bCs/>
          <w:noProof/>
          <w:color w:val="000000"/>
          <w:spacing w:val="-1"/>
          <w:sz w:val="28"/>
          <w:szCs w:val="28"/>
        </w:rPr>
      </w:pPr>
      <w:r w:rsidRPr="003827E8">
        <w:rPr>
          <w:rFonts w:ascii="Times New Roman" w:eastAsia="Times New Roman" w:hAnsi="Times New Roman" w:cs="Times New Roman"/>
          <w:b/>
          <w:bCs/>
          <w:noProof/>
          <w:color w:val="000000"/>
          <w:spacing w:val="-1"/>
          <w:sz w:val="28"/>
          <w:szCs w:val="28"/>
        </w:rPr>
        <w:t>Cross-Browser</w:t>
      </w:r>
      <w:r w:rsidRPr="003827E8">
        <w:rPr>
          <w:rFonts w:ascii="Times New Roman" w:eastAsia="Times New Roman" w:hAnsi="Times New Roman" w:cs="Times New Roman"/>
          <w:b/>
          <w:bCs/>
          <w:noProof/>
          <w:color w:val="000000"/>
          <w:spacing w:val="-5"/>
          <w:sz w:val="28"/>
          <w:szCs w:val="28"/>
        </w:rPr>
        <w:t xml:space="preserve"> </w:t>
      </w:r>
      <w:r w:rsidRPr="003827E8">
        <w:rPr>
          <w:rFonts w:ascii="Times New Roman" w:eastAsia="Times New Roman" w:hAnsi="Times New Roman" w:cs="Times New Roman"/>
          <w:b/>
          <w:bCs/>
          <w:noProof/>
          <w:color w:val="000000"/>
          <w:spacing w:val="-1"/>
          <w:sz w:val="28"/>
          <w:szCs w:val="28"/>
        </w:rPr>
        <w:t>Compatibility:</w:t>
      </w:r>
    </w:p>
    <w:p w:rsidR="00B27AAF" w:rsidRDefault="00B27AAF" w:rsidP="00091227">
      <w:pPr>
        <w:spacing w:before="27" w:line="480" w:lineRule="auto"/>
        <w:ind w:right="966"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supported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2"/>
          <w:sz w:val="24"/>
          <w:szCs w:val="24"/>
        </w:rPr>
        <w:t>by all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major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web browsers, </w:t>
      </w:r>
      <w:r>
        <w:rPr>
          <w:rFonts w:ascii="Times New Roman" w:eastAsia="Times New Roman" w:hAnsi="Times New Roman" w:cs="Times New Roman"/>
          <w:noProof/>
          <w:color w:val="000000"/>
          <w:spacing w:val="-1"/>
          <w:sz w:val="24"/>
          <w:szCs w:val="24"/>
        </w:rPr>
        <w:t xml:space="preserve">including </w:t>
      </w:r>
      <w:r>
        <w:rPr>
          <w:rFonts w:ascii="Times New Roman" w:eastAsia="Times New Roman" w:hAnsi="Times New Roman" w:cs="Times New Roman"/>
          <w:noProof/>
          <w:color w:val="000000"/>
          <w:spacing w:val="1"/>
          <w:sz w:val="24"/>
          <w:szCs w:val="24"/>
        </w:rPr>
        <w:t xml:space="preserve">Chrome, </w:t>
      </w:r>
      <w:r>
        <w:rPr>
          <w:rFonts w:ascii="Times New Roman" w:eastAsia="Times New Roman" w:hAnsi="Times New Roman" w:cs="Times New Roman"/>
          <w:noProof/>
          <w:color w:val="000000"/>
          <w:sz w:val="24"/>
          <w:szCs w:val="24"/>
        </w:rPr>
        <w:t xml:space="preserve">Firefox, </w:t>
      </w:r>
      <w:r>
        <w:rPr>
          <w:rFonts w:ascii="Times New Roman" w:eastAsia="Times New Roman" w:hAnsi="Times New Roman" w:cs="Times New Roman"/>
          <w:noProof/>
          <w:color w:val="000000"/>
          <w:spacing w:val="-1"/>
          <w:sz w:val="24"/>
          <w:szCs w:val="24"/>
        </w:rPr>
        <w:t xml:space="preserve">Safari,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Edge,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consistent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diverse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platforms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devices.</w:t>
      </w:r>
    </w:p>
    <w:p w:rsidR="00B27AAF" w:rsidRDefault="00B27AAF" w:rsidP="00091227">
      <w:pPr>
        <w:spacing w:before="70" w:line="480" w:lineRule="auto"/>
        <w:ind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indispensable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frequently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working alongside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CSS</w:t>
      </w:r>
      <w:r>
        <w:rPr>
          <w:rFonts w:ascii="Times New Roman" w:eastAsia="Times New Roman" w:hAnsi="Times New Roman" w:cs="Times New Roman"/>
          <w:noProof/>
          <w:color w:val="000000"/>
          <w:spacing w:val="-1"/>
          <w:sz w:val="24"/>
          <w:szCs w:val="24"/>
        </w:rPr>
        <w:t xml:space="preserve"> 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build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interactive</w:t>
      </w:r>
      <w:r>
        <w:rPr>
          <w:rFonts w:ascii="Times New Roman" w:eastAsia="Times New Roman" w:hAnsi="Times New Roman" w:cs="Times New Roman"/>
          <w:noProof/>
          <w:color w:val="000000"/>
          <w:spacing w:val="-2"/>
          <w:sz w:val="24"/>
          <w:szCs w:val="24"/>
        </w:rPr>
        <w:t xml:space="preserve"> web</w:t>
      </w:r>
      <w:r>
        <w:rPr>
          <w:rFonts w:ascii="Times New Roman" w:eastAsia="Times New Roman" w:hAnsi="Times New Roman" w:cs="Times New Roman"/>
          <w:noProof/>
          <w:color w:val="000000"/>
          <w:spacing w:val="-1"/>
          <w:sz w:val="24"/>
          <w:szCs w:val="24"/>
        </w:rPr>
        <w:t xml:space="preserve"> applications.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Over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time,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has expanded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beyond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initial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use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browsers,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now</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playing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 server-side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(via</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Node.js),</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z w:val="24"/>
          <w:szCs w:val="24"/>
        </w:rPr>
        <w:t>mobile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app</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 xml:space="preserve">application </w:t>
      </w:r>
      <w:r>
        <w:rPr>
          <w:rFonts w:ascii="Times New Roman" w:eastAsia="Times New Roman" w:hAnsi="Times New Roman" w:cs="Times New Roman"/>
          <w:noProof/>
          <w:color w:val="000000"/>
          <w:spacing w:val="2"/>
          <w:sz w:val="24"/>
          <w:szCs w:val="24"/>
        </w:rPr>
        <w:t>domains.</w:t>
      </w:r>
    </w:p>
    <w:p w:rsidR="003827E8" w:rsidRPr="002D5001" w:rsidRDefault="002D5001" w:rsidP="002D5001">
      <w:pPr>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br w:type="page"/>
      </w:r>
    </w:p>
    <w:p w:rsidR="003E2D29" w:rsidRPr="00A838AB" w:rsidRDefault="009A4D59" w:rsidP="00F16C67">
      <w:pPr>
        <w:spacing w:before="319" w:line="480" w:lineRule="auto"/>
        <w:ind w:right="3120" w:firstLine="1"/>
        <w:jc w:val="right"/>
        <w:rPr>
          <w:rFonts w:ascii="Times New Roman" w:eastAsia="Times New Roman" w:hAnsi="Times New Roman" w:cs="Times New Roman"/>
          <w:b/>
          <w:bCs/>
          <w:noProof/>
          <w:color w:val="000000"/>
          <w:spacing w:val="-1"/>
          <w:sz w:val="32"/>
          <w:szCs w:val="32"/>
          <w:u w:val="single" w:color="000000"/>
        </w:rPr>
      </w:pPr>
      <w:ins w:id="13" w:author="CHETAN SONI" w:date="2026-02-16T23:13:00Z">
        <w:r w:rsidRPr="007E15B9">
          <w:rPr>
            <w:rFonts w:ascii="Times New Roman" w:eastAsia="Times New Roman" w:hAnsi="Times New Roman" w:cs="Times New Roman"/>
            <w:b/>
            <w:bCs/>
            <w:sz w:val="32"/>
            <w:szCs w:val="27"/>
            <w:u w:val="single"/>
            <w:lang w:eastAsia="en-IN"/>
          </w:rPr>
          <w:lastRenderedPageBreak/>
          <w:t>3</w:t>
        </w:r>
      </w:ins>
      <w:r w:rsidRPr="007E15B9">
        <w:rPr>
          <w:rFonts w:ascii="Times New Roman" w:eastAsia="Times New Roman" w:hAnsi="Times New Roman" w:cs="Times New Roman"/>
          <w:b/>
          <w:bCs/>
          <w:sz w:val="32"/>
          <w:szCs w:val="27"/>
          <w:u w:val="single"/>
          <w:lang w:eastAsia="en-IN"/>
        </w:rPr>
        <w:t>(</w:t>
      </w:r>
      <w:r>
        <w:rPr>
          <w:rFonts w:ascii="Times New Roman" w:eastAsia="Times New Roman" w:hAnsi="Times New Roman" w:cs="Times New Roman"/>
          <w:b/>
          <w:bCs/>
          <w:sz w:val="32"/>
          <w:szCs w:val="27"/>
          <w:u w:val="single"/>
          <w:lang w:eastAsia="en-IN"/>
        </w:rPr>
        <w:t>C</w:t>
      </w:r>
      <w:r w:rsidRPr="007E15B9">
        <w:rPr>
          <w:rFonts w:ascii="Times New Roman" w:eastAsia="Times New Roman" w:hAnsi="Times New Roman" w:cs="Times New Roman"/>
          <w:b/>
          <w:bCs/>
          <w:sz w:val="32"/>
          <w:szCs w:val="27"/>
          <w:u w:val="single"/>
          <w:lang w:eastAsia="en-IN"/>
        </w:rPr>
        <w:t>)</w:t>
      </w:r>
      <w:r w:rsidR="0055598C">
        <w:rPr>
          <w:rFonts w:ascii="Times New Roman" w:eastAsia="Times New Roman" w:hAnsi="Times New Roman" w:cs="Times New Roman"/>
          <w:b/>
          <w:bCs/>
          <w:noProof/>
          <w:color w:val="000000"/>
          <w:spacing w:val="-1"/>
          <w:sz w:val="32"/>
          <w:szCs w:val="32"/>
          <w:u w:val="single" w:color="000000"/>
        </w:rPr>
        <w:t>INTRODUCTION OF PHP</w:t>
      </w:r>
    </w:p>
    <w:p w:rsidR="0055598C" w:rsidRDefault="0055598C" w:rsidP="003635B6">
      <w:pPr>
        <w:spacing w:before="69" w:line="480" w:lineRule="auto"/>
        <w:ind w:left="1" w:right="598"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7"/>
          <w:sz w:val="24"/>
          <w:szCs w:val="24"/>
        </w:rPr>
        <w:t xml:space="preserve">a </w:t>
      </w:r>
      <w:r>
        <w:rPr>
          <w:rFonts w:ascii="Times New Roman" w:eastAsia="Times New Roman" w:hAnsi="Times New Roman" w:cs="Times New Roman"/>
          <w:noProof/>
          <w:color w:val="000000"/>
          <w:sz w:val="24"/>
          <w:szCs w:val="24"/>
        </w:rPr>
        <w:t>general-purpose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scripting</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primarily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 Initially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created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Danish-Canadian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programmer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Rasmus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Lerdorf</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1993</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officially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1995,</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PHP's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reference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implementation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now</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maintained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
          <w:sz w:val="24"/>
          <w:szCs w:val="24"/>
        </w:rPr>
        <w:t xml:space="preserve"> Group. Originally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acronym</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for </w:t>
      </w:r>
      <w:r>
        <w:rPr>
          <w:rFonts w:ascii="Times New Roman" w:eastAsia="Times New Roman" w:hAnsi="Times New Roman" w:cs="Times New Roman"/>
          <w:noProof/>
          <w:color w:val="000000"/>
          <w:sz w:val="24"/>
          <w:szCs w:val="24"/>
        </w:rPr>
        <w:t>"Personal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Home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now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stands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recursive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term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Preprocessor."</w:t>
      </w:r>
    </w:p>
    <w:p w:rsidR="0055598C" w:rsidRDefault="0055598C" w:rsidP="0050755A">
      <w:pPr>
        <w:spacing w:before="157" w:line="480" w:lineRule="auto"/>
        <w:ind w:left="2"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
          <w:sz w:val="24"/>
          <w:szCs w:val="24"/>
        </w:rPr>
        <w:t xml:space="preserve"> 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typically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processed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server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5"/>
          <w:sz w:val="24"/>
          <w:szCs w:val="24"/>
        </w:rPr>
        <w:t xml:space="preserve">a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interpreter,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which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 xml:space="preserve">be </w:t>
      </w:r>
      <w:r>
        <w:rPr>
          <w:rFonts w:ascii="Times New Roman" w:eastAsia="Times New Roman" w:hAnsi="Times New Roman" w:cs="Times New Roman"/>
          <w:noProof/>
          <w:color w:val="000000"/>
          <w:sz w:val="24"/>
          <w:szCs w:val="24"/>
        </w:rPr>
        <w:t xml:space="preserve">implemented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module, </w:t>
      </w:r>
      <w:r>
        <w:rPr>
          <w:rFonts w:ascii="Times New Roman" w:eastAsia="Times New Roman" w:hAnsi="Times New Roman" w:cs="Times New Roman"/>
          <w:noProof/>
          <w:color w:val="000000"/>
          <w:spacing w:val="-1"/>
          <w:sz w:val="24"/>
          <w:szCs w:val="24"/>
        </w:rPr>
        <w:t>daemon,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Common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Gateway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(CGI)</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executable.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 result</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interpreted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code—whether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1"/>
          <w:sz w:val="24"/>
          <w:szCs w:val="24"/>
        </w:rPr>
        <w:t xml:space="preserve"> binary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image</w:t>
      </w:r>
      <w:r>
        <w:rPr>
          <w:rFonts w:ascii="Times New Roman" w:eastAsia="Times New Roman" w:hAnsi="Times New Roman" w:cs="Times New Roman"/>
          <w:noProof/>
          <w:color w:val="000000"/>
          <w:sz w:val="24"/>
          <w:szCs w:val="24"/>
        </w:rPr>
        <w:t xml:space="preserve"> 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types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of</w:t>
      </w:r>
    </w:p>
    <w:p w:rsidR="0055598C" w:rsidRDefault="0055598C" w:rsidP="0050755A">
      <w:pPr>
        <w:spacing w:line="480" w:lineRule="auto"/>
        <w:ind w:left="2" w:right="598"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z w:val="24"/>
          <w:szCs w:val="24"/>
        </w:rPr>
        <w:t>output—forms</w:t>
      </w:r>
      <w:r>
        <w:rPr>
          <w:rFonts w:ascii="Times New Roman" w:eastAsia="Times New Roman" w:hAnsi="Times New Roman" w:cs="Times New Roman"/>
          <w:noProof/>
          <w:color w:val="000000"/>
          <w:spacing w:val="80"/>
          <w:sz w:val="24"/>
          <w:szCs w:val="24"/>
        </w:rPr>
        <w:t xml:space="preserve"> </w:t>
      </w:r>
      <w:r>
        <w:rPr>
          <w:rFonts w:ascii="Times New Roman" w:eastAsia="Times New Roman" w:hAnsi="Times New Roman" w:cs="Times New Roman"/>
          <w:noProof/>
          <w:color w:val="000000"/>
          <w:spacing w:val="-1"/>
          <w:sz w:val="24"/>
          <w:szCs w:val="24"/>
        </w:rPr>
        <w:t>part</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78"/>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HTTP</w:t>
      </w:r>
      <w:r>
        <w:rPr>
          <w:rFonts w:ascii="Times New Roman" w:eastAsia="Times New Roman" w:hAnsi="Times New Roman" w:cs="Times New Roman"/>
          <w:noProof/>
          <w:color w:val="000000"/>
          <w:spacing w:val="7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pacing w:val="74"/>
          <w:sz w:val="24"/>
          <w:szCs w:val="24"/>
        </w:rPr>
        <w:t xml:space="preserve"> </w:t>
      </w:r>
      <w:r>
        <w:rPr>
          <w:rFonts w:ascii="Times New Roman" w:eastAsia="Times New Roman" w:hAnsi="Times New Roman" w:cs="Times New Roman"/>
          <w:noProof/>
          <w:color w:val="000000"/>
          <w:spacing w:val="-4"/>
          <w:sz w:val="24"/>
          <w:szCs w:val="24"/>
        </w:rPr>
        <w:t>Various</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z w:val="24"/>
          <w:szCs w:val="24"/>
        </w:rPr>
        <w:t>template</w:t>
      </w:r>
      <w:r>
        <w:rPr>
          <w:rFonts w:ascii="Times New Roman" w:eastAsia="Times New Roman" w:hAnsi="Times New Roman" w:cs="Times New Roman"/>
          <w:noProof/>
          <w:color w:val="000000"/>
          <w:spacing w:val="78"/>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79"/>
          <w:sz w:val="24"/>
          <w:szCs w:val="24"/>
        </w:rPr>
        <w:t xml:space="preserve"> </w:t>
      </w:r>
      <w:r>
        <w:rPr>
          <w:rFonts w:ascii="Times New Roman" w:eastAsia="Times New Roman" w:hAnsi="Times New Roman" w:cs="Times New Roman"/>
          <w:noProof/>
          <w:color w:val="000000"/>
          <w:spacing w:val="-1"/>
          <w:sz w:val="24"/>
          <w:szCs w:val="24"/>
        </w:rPr>
        <w:t xml:space="preserve">content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frameworks</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6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streamline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64"/>
          <w:sz w:val="24"/>
          <w:szCs w:val="24"/>
        </w:rPr>
        <w:t xml:space="preserve"> </w:t>
      </w:r>
      <w:r>
        <w:rPr>
          <w:rFonts w:ascii="Times New Roman" w:eastAsia="Times New Roman" w:hAnsi="Times New Roman" w:cs="Times New Roman"/>
          <w:noProof/>
          <w:color w:val="000000"/>
          <w:spacing w:val="-1"/>
          <w:sz w:val="24"/>
          <w:szCs w:val="24"/>
        </w:rPr>
        <w:t>facilitate</w:t>
      </w:r>
      <w:r>
        <w:rPr>
          <w:rFonts w:ascii="Times New Roman" w:eastAsia="Times New Roman" w:hAnsi="Times New Roman" w:cs="Times New Roman"/>
          <w:noProof/>
          <w:color w:val="000000"/>
          <w:spacing w:val="68"/>
          <w:sz w:val="24"/>
          <w:szCs w:val="24"/>
        </w:rPr>
        <w:t xml:space="preserve"> </w:t>
      </w:r>
      <w:r>
        <w:rPr>
          <w:rFonts w:ascii="Times New Roman" w:eastAsia="Times New Roman" w:hAnsi="Times New Roman" w:cs="Times New Roman"/>
          <w:noProof/>
          <w:color w:val="000000"/>
          <w:sz w:val="24"/>
          <w:szCs w:val="24"/>
        </w:rPr>
        <w:t xml:space="preserve">this </w:t>
      </w:r>
      <w:r>
        <w:rPr>
          <w:rFonts w:ascii="Times New Roman" w:eastAsia="Times New Roman" w:hAnsi="Times New Roman" w:cs="Times New Roman"/>
          <w:noProof/>
          <w:color w:val="000000"/>
          <w:spacing w:val="1"/>
          <w:sz w:val="24"/>
          <w:szCs w:val="24"/>
        </w:rPr>
        <w:t>process.</w:t>
      </w:r>
    </w:p>
    <w:p w:rsidR="0055598C" w:rsidRDefault="0055598C" w:rsidP="0050755A">
      <w:pPr>
        <w:spacing w:before="157" w:line="480" w:lineRule="auto"/>
        <w:ind w:left="2" w:right="598"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While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most</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commonly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associated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capable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handling</w:t>
      </w:r>
      <w:r>
        <w:rPr>
          <w:rFonts w:ascii="Times New Roman" w:eastAsia="Times New Roman" w:hAnsi="Times New Roman" w:cs="Times New Roman"/>
          <w:noProof/>
          <w:color w:val="000000"/>
          <w:spacing w:val="89"/>
          <w:sz w:val="24"/>
          <w:szCs w:val="24"/>
        </w:rPr>
        <w:t xml:space="preserve"> </w:t>
      </w:r>
      <w:r>
        <w:rPr>
          <w:rFonts w:ascii="Times New Roman" w:eastAsia="Times New Roman" w:hAnsi="Times New Roman" w:cs="Times New Roman"/>
          <w:noProof/>
          <w:color w:val="000000"/>
          <w:sz w:val="24"/>
          <w:szCs w:val="24"/>
        </w:rPr>
        <w:t>non-web-based</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89"/>
          <w:sz w:val="24"/>
          <w:szCs w:val="24"/>
        </w:rPr>
        <w:t xml:space="preserve"> </w:t>
      </w:r>
      <w:r>
        <w:rPr>
          <w:rFonts w:ascii="Times New Roman" w:eastAsia="Times New Roman" w:hAnsi="Times New Roman" w:cs="Times New Roman"/>
          <w:noProof/>
          <w:color w:val="000000"/>
          <w:sz w:val="24"/>
          <w:szCs w:val="24"/>
        </w:rPr>
        <w:t>tasks</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creating</w:t>
      </w:r>
      <w:r>
        <w:rPr>
          <w:rFonts w:ascii="Times New Roman" w:eastAsia="Times New Roman" w:hAnsi="Times New Roman" w:cs="Times New Roman"/>
          <w:noProof/>
          <w:color w:val="000000"/>
          <w:spacing w:val="91"/>
          <w:sz w:val="24"/>
          <w:szCs w:val="24"/>
        </w:rPr>
        <w:t xml:space="preserve"> </w:t>
      </w:r>
      <w:r>
        <w:rPr>
          <w:rFonts w:ascii="Times New Roman" w:eastAsia="Times New Roman" w:hAnsi="Times New Roman" w:cs="Times New Roman"/>
          <w:noProof/>
          <w:color w:val="000000"/>
          <w:sz w:val="24"/>
          <w:szCs w:val="24"/>
        </w:rPr>
        <w:t>standalone</w:t>
      </w:r>
      <w:r>
        <w:rPr>
          <w:rFonts w:ascii="Times New Roman" w:eastAsia="Times New Roman" w:hAnsi="Times New Roman" w:cs="Times New Roman"/>
          <w:noProof/>
          <w:color w:val="000000"/>
          <w:spacing w:val="93"/>
          <w:sz w:val="24"/>
          <w:szCs w:val="24"/>
        </w:rPr>
        <w:t xml:space="preserve"> </w:t>
      </w:r>
      <w:r>
        <w:rPr>
          <w:rFonts w:ascii="Times New Roman" w:eastAsia="Times New Roman" w:hAnsi="Times New Roman" w:cs="Times New Roman"/>
          <w:noProof/>
          <w:color w:val="000000"/>
          <w:spacing w:val="-1"/>
          <w:sz w:val="24"/>
          <w:szCs w:val="24"/>
        </w:rPr>
        <w:t>graphical applications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controlling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robotic</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drones.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z w:val="24"/>
          <w:szCs w:val="24"/>
        </w:rPr>
        <w:t xml:space="preserve"> 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be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executed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directly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from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command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expanding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versatility.</w:t>
      </w:r>
    </w:p>
    <w:p w:rsidR="0055598C" w:rsidRDefault="0055598C" w:rsidP="0050755A">
      <w:pPr>
        <w:spacing w:before="157" w:line="480" w:lineRule="auto"/>
        <w:ind w:left="2" w:right="597"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z w:val="24"/>
          <w:szCs w:val="24"/>
        </w:rPr>
        <w:t>standard</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interpreter,</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z w:val="24"/>
          <w:szCs w:val="24"/>
        </w:rPr>
        <w:t>powered</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4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2"/>
          <w:sz w:val="24"/>
          <w:szCs w:val="24"/>
        </w:rPr>
        <w:t>Zend</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Engine,</w:t>
      </w:r>
      <w:r>
        <w:rPr>
          <w:rFonts w:ascii="Times New Roman" w:eastAsia="Times New Roman" w:hAnsi="Times New Roman" w:cs="Times New Roman"/>
          <w:noProof/>
          <w:color w:val="000000"/>
          <w:spacing w:val="50"/>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open-source</w:t>
      </w:r>
      <w:r>
        <w:rPr>
          <w:rFonts w:ascii="Times New Roman" w:eastAsia="Times New Roman" w:hAnsi="Times New Roman" w:cs="Times New Roman"/>
          <w:noProof/>
          <w:color w:val="000000"/>
          <w:spacing w:val="49"/>
          <w:sz w:val="24"/>
          <w:szCs w:val="24"/>
        </w:rPr>
        <w:t xml:space="preserve"> </w:t>
      </w:r>
      <w:r>
        <w:rPr>
          <w:rFonts w:ascii="Times New Roman" w:eastAsia="Times New Roman" w:hAnsi="Times New Roman" w:cs="Times New Roman"/>
          <w:noProof/>
          <w:color w:val="000000"/>
          <w:sz w:val="24"/>
          <w:szCs w:val="24"/>
        </w:rPr>
        <w:t xml:space="preserve">software </w:t>
      </w:r>
      <w:r>
        <w:rPr>
          <w:rFonts w:ascii="Times New Roman" w:eastAsia="Times New Roman" w:hAnsi="Times New Roman" w:cs="Times New Roman"/>
          <w:noProof/>
          <w:color w:val="000000"/>
          <w:spacing w:val="-1"/>
          <w:sz w:val="24"/>
          <w:szCs w:val="24"/>
        </w:rPr>
        <w:t>released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under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License.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portable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compatible</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most</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servers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various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operating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systems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platforms.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Although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lacked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4"/>
          <w:sz w:val="24"/>
          <w:szCs w:val="24"/>
        </w:rPr>
        <w:t xml:space="preserve">a </w:t>
      </w:r>
      <w:r>
        <w:rPr>
          <w:rFonts w:ascii="Times New Roman" w:eastAsia="Times New Roman" w:hAnsi="Times New Roman" w:cs="Times New Roman"/>
          <w:noProof/>
          <w:color w:val="000000"/>
          <w:sz w:val="24"/>
          <w:szCs w:val="24"/>
        </w:rPr>
        <w:t xml:space="preserve">formal </w:t>
      </w:r>
      <w:r>
        <w:rPr>
          <w:rFonts w:ascii="Times New Roman" w:eastAsia="Times New Roman" w:hAnsi="Times New Roman" w:cs="Times New Roman"/>
          <w:noProof/>
          <w:color w:val="000000"/>
          <w:spacing w:val="-1"/>
          <w:sz w:val="24"/>
          <w:szCs w:val="24"/>
        </w:rPr>
        <w:t>specification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until</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2014,</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original</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served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de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facto</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p>
    <w:p w:rsidR="0055598C" w:rsidRDefault="0055598C" w:rsidP="0050755A">
      <w:pPr>
        <w:spacing w:line="480" w:lineRule="auto"/>
        <w:ind w:left="2" w:right="605"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implementations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3"/>
          <w:sz w:val="24"/>
          <w:szCs w:val="24"/>
        </w:rPr>
        <w:t>follow.</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Since</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z w:val="24"/>
          <w:szCs w:val="24"/>
        </w:rPr>
        <w:t>2014,</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efforts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have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been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undertaken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2"/>
          <w:sz w:val="24"/>
          <w:szCs w:val="24"/>
        </w:rPr>
        <w:t>formal</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z w:val="24"/>
          <w:szCs w:val="24"/>
        </w:rPr>
        <w:t>specification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PHP.</w:t>
      </w:r>
    </w:p>
    <w:p w:rsidR="0055598C" w:rsidRDefault="0055598C" w:rsidP="0050755A">
      <w:pPr>
        <w:spacing w:before="154" w:line="480" w:lineRule="auto"/>
        <w:ind w:left="3" w:right="599"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According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W3Techs,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January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2023,</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 xml:space="preserve">PHP </w:t>
      </w:r>
      <w:r>
        <w:rPr>
          <w:rFonts w:ascii="Times New Roman" w:eastAsia="Times New Roman" w:hAnsi="Times New Roman" w:cs="Times New Roman"/>
          <w:noProof/>
          <w:color w:val="000000"/>
          <w:sz w:val="24"/>
          <w:szCs w:val="24"/>
        </w:rPr>
        <w:t>powers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77.8%</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websites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known </w:t>
      </w:r>
      <w:r>
        <w:rPr>
          <w:rFonts w:ascii="Times New Roman" w:eastAsia="Times New Roman" w:hAnsi="Times New Roman" w:cs="Times New Roman"/>
          <w:noProof/>
          <w:color w:val="000000"/>
          <w:spacing w:val="-1"/>
          <w:sz w:val="24"/>
          <w:szCs w:val="24"/>
        </w:rPr>
        <w:t>server-side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programming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However,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concerning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3"/>
          <w:sz w:val="24"/>
          <w:szCs w:val="24"/>
        </w:rPr>
        <w:t xml:space="preserve"> 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portion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users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continue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utilize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unsupported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versions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5"/>
          <w:sz w:val="24"/>
          <w:szCs w:val="24"/>
        </w:rPr>
        <w:t xml:space="preserve">7 </w:t>
      </w:r>
      <w:r>
        <w:rPr>
          <w:rFonts w:ascii="Times New Roman" w:eastAsia="Times New Roman" w:hAnsi="Times New Roman" w:cs="Times New Roman"/>
          <w:noProof/>
          <w:color w:val="000000"/>
          <w:spacing w:val="-2"/>
          <w:sz w:val="24"/>
          <w:szCs w:val="24"/>
        </w:rPr>
        <w:t xml:space="preserve">and even </w:t>
      </w:r>
      <w:r>
        <w:rPr>
          <w:rFonts w:ascii="Times New Roman" w:eastAsia="Times New Roman" w:hAnsi="Times New Roman" w:cs="Times New Roman"/>
          <w:noProof/>
          <w:color w:val="000000"/>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5,</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both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z w:val="24"/>
          <w:szCs w:val="24"/>
        </w:rPr>
        <w:t>which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longer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receive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1"/>
          <w:sz w:val="24"/>
          <w:szCs w:val="24"/>
        </w:rPr>
        <w:t xml:space="preserve"> updates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known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have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critical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vulnerabilities.</w:t>
      </w:r>
    </w:p>
    <w:p w:rsidR="001E5FC5" w:rsidRPr="001E5FC5" w:rsidRDefault="00147E23" w:rsidP="001E5FC5">
      <w:pPr>
        <w:spacing w:before="69" w:line="480" w:lineRule="auto"/>
        <w:ind w:left="3" w:right="597"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lang w:eastAsia="en-IN"/>
        </w:rPr>
        <w:lastRenderedPageBreak/>
        <w:drawing>
          <wp:anchor distT="0" distB="0" distL="114300" distR="114300" simplePos="0" relativeHeight="251700224" behindDoc="1" locked="0" layoutInCell="1" allowOverlap="1" wp14:anchorId="4C514024" wp14:editId="641680F0">
            <wp:simplePos x="0" y="0"/>
            <wp:positionH relativeFrom="page">
              <wp:posOffset>599024</wp:posOffset>
            </wp:positionH>
            <wp:positionV relativeFrom="page">
              <wp:posOffset>2469690</wp:posOffset>
            </wp:positionV>
            <wp:extent cx="6120130" cy="2503170"/>
            <wp:effectExtent l="19050" t="19050" r="13970" b="11430"/>
            <wp:wrapTopAndBottom/>
            <wp:docPr id="1" name="Picture 1"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503170"/>
                    </a:xfrm>
                    <a:prstGeom prst="rect">
                      <a:avLst/>
                    </a:prstGeom>
                    <a:ln w="12700" cap="flat" cmpd="sng" algn="ctr">
                      <a:solidFill>
                        <a:sysClr val="windowText" lastClr="000000"/>
                      </a:solidFill>
                      <a:prstDash val="solid"/>
                      <a:round/>
                      <a:headEnd type="none" w="med" len="med"/>
                      <a:tailEnd type="none" w="med" len="med"/>
                    </a:ln>
                  </pic:spPr>
                </pic:pic>
              </a:graphicData>
            </a:graphic>
            <wp14:sizeRelH relativeFrom="page">
              <wp14:pctWidth>0</wp14:pctWidth>
            </wp14:sizeRelH>
            <wp14:sizeRelV relativeFrom="page">
              <wp14:pctHeight>0</wp14:pctHeight>
            </wp14:sizeRelV>
          </wp:anchor>
        </w:drawing>
      </w:r>
      <w:r w:rsidR="00265C95">
        <w:rPr>
          <w:rFonts w:ascii="Times New Roman" w:eastAsia="Times New Roman" w:hAnsi="Times New Roman" w:cs="Times New Roman"/>
          <w:noProof/>
          <w:color w:val="000000"/>
          <w:spacing w:val="1"/>
          <w:sz w:val="24"/>
          <w:szCs w:val="24"/>
        </w:rPr>
        <w:t>PHP</w:t>
      </w:r>
      <w:r w:rsidR="00265C95">
        <w:rPr>
          <w:rFonts w:ascii="Times New Roman" w:eastAsia="Times New Roman" w:hAnsi="Times New Roman" w:cs="Times New Roman"/>
          <w:noProof/>
          <w:color w:val="000000"/>
          <w:spacing w:val="-2"/>
          <w:sz w:val="24"/>
          <w:szCs w:val="24"/>
        </w:rPr>
        <w:t xml:space="preserve"> </w:t>
      </w:r>
      <w:r w:rsidR="00265C95">
        <w:rPr>
          <w:rFonts w:ascii="Times New Roman" w:eastAsia="Times New Roman" w:hAnsi="Times New Roman" w:cs="Times New Roman"/>
          <w:noProof/>
          <w:color w:val="000000"/>
          <w:spacing w:val="-1"/>
          <w:sz w:val="24"/>
          <w:szCs w:val="24"/>
        </w:rPr>
        <w:t>remains</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3"/>
          <w:sz w:val="24"/>
          <w:szCs w:val="24"/>
        </w:rPr>
        <w:t xml:space="preserve">a </w:t>
      </w:r>
      <w:r w:rsidR="00265C95">
        <w:rPr>
          <w:rFonts w:ascii="Times New Roman" w:eastAsia="Times New Roman" w:hAnsi="Times New Roman" w:cs="Times New Roman"/>
          <w:noProof/>
          <w:color w:val="000000"/>
          <w:sz w:val="24"/>
          <w:szCs w:val="24"/>
        </w:rPr>
        <w:t>powerful</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and</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reliable</w:t>
      </w:r>
      <w:r w:rsidR="00265C95">
        <w:rPr>
          <w:rFonts w:ascii="Times New Roman" w:eastAsia="Times New Roman" w:hAnsi="Times New Roman" w:cs="Times New Roman"/>
          <w:noProof/>
          <w:color w:val="000000"/>
          <w:spacing w:val="3"/>
          <w:sz w:val="24"/>
          <w:szCs w:val="24"/>
        </w:rPr>
        <w:t xml:space="preserve"> </w:t>
      </w:r>
      <w:r w:rsidR="00265C95">
        <w:rPr>
          <w:rFonts w:ascii="Times New Roman" w:eastAsia="Times New Roman" w:hAnsi="Times New Roman" w:cs="Times New Roman"/>
          <w:noProof/>
          <w:color w:val="000000"/>
          <w:spacing w:val="-1"/>
          <w:sz w:val="24"/>
          <w:szCs w:val="24"/>
        </w:rPr>
        <w:t>language</w:t>
      </w:r>
      <w:r w:rsidR="00265C95">
        <w:rPr>
          <w:rFonts w:ascii="Times New Roman" w:eastAsia="Times New Roman" w:hAnsi="Times New Roman" w:cs="Times New Roman"/>
          <w:noProof/>
          <w:color w:val="000000"/>
          <w:spacing w:val="3"/>
          <w:sz w:val="24"/>
          <w:szCs w:val="24"/>
        </w:rPr>
        <w:t xml:space="preserve"> </w:t>
      </w:r>
      <w:r w:rsidR="00265C95">
        <w:rPr>
          <w:rFonts w:ascii="Times New Roman" w:eastAsia="Times New Roman" w:hAnsi="Times New Roman" w:cs="Times New Roman"/>
          <w:noProof/>
          <w:color w:val="000000"/>
          <w:spacing w:val="2"/>
          <w:sz w:val="24"/>
          <w:szCs w:val="24"/>
        </w:rPr>
        <w:t>for</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server-side</w:t>
      </w:r>
      <w:r w:rsidR="00265C95">
        <w:rPr>
          <w:rFonts w:ascii="Times New Roman" w:eastAsia="Times New Roman" w:hAnsi="Times New Roman" w:cs="Times New Roman"/>
          <w:noProof/>
          <w:color w:val="000000"/>
          <w:spacing w:val="3"/>
          <w:sz w:val="24"/>
          <w:szCs w:val="24"/>
        </w:rPr>
        <w:t xml:space="preserve"> </w:t>
      </w:r>
      <w:r w:rsidR="00265C95">
        <w:rPr>
          <w:rFonts w:ascii="Times New Roman" w:eastAsia="Times New Roman" w:hAnsi="Times New Roman" w:cs="Times New Roman"/>
          <w:noProof/>
          <w:color w:val="000000"/>
          <w:sz w:val="24"/>
          <w:szCs w:val="24"/>
        </w:rPr>
        <w:t>scripting,</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with</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applications ranging</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1"/>
          <w:sz w:val="24"/>
          <w:szCs w:val="24"/>
        </w:rPr>
        <w:t>from</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1"/>
          <w:sz w:val="24"/>
          <w:szCs w:val="24"/>
        </w:rPr>
        <w:t>form</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2"/>
          <w:sz w:val="24"/>
          <w:szCs w:val="24"/>
        </w:rPr>
        <w:t>data</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1"/>
          <w:sz w:val="24"/>
          <w:szCs w:val="24"/>
        </w:rPr>
        <w:t>handling</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3"/>
          <w:sz w:val="24"/>
          <w:szCs w:val="24"/>
        </w:rPr>
        <w:t>and</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1"/>
          <w:sz w:val="24"/>
          <w:szCs w:val="24"/>
        </w:rPr>
        <w:t>dynamic</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1"/>
          <w:sz w:val="24"/>
          <w:szCs w:val="24"/>
        </w:rPr>
        <w:t>content</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1"/>
          <w:sz w:val="24"/>
          <w:szCs w:val="24"/>
        </w:rPr>
        <w:t>generation</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3"/>
          <w:sz w:val="24"/>
          <w:szCs w:val="24"/>
        </w:rPr>
        <w:t>to</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1"/>
          <w:sz w:val="24"/>
          <w:szCs w:val="24"/>
        </w:rPr>
        <w:t>database</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1"/>
          <w:sz w:val="24"/>
          <w:szCs w:val="24"/>
        </w:rPr>
        <w:t xml:space="preserve">management, </w:t>
      </w:r>
      <w:r w:rsidR="00265C95">
        <w:rPr>
          <w:rFonts w:ascii="Times New Roman" w:eastAsia="Times New Roman" w:hAnsi="Times New Roman" w:cs="Times New Roman"/>
          <w:noProof/>
          <w:color w:val="000000"/>
          <w:sz w:val="24"/>
          <w:szCs w:val="24"/>
        </w:rPr>
        <w:t>session</w:t>
      </w:r>
      <w:r w:rsidR="00265C95">
        <w:rPr>
          <w:rFonts w:ascii="Times New Roman" w:eastAsia="Times New Roman" w:hAnsi="Times New Roman" w:cs="Times New Roman"/>
          <w:noProof/>
          <w:color w:val="000000"/>
          <w:spacing w:val="41"/>
          <w:sz w:val="24"/>
          <w:szCs w:val="24"/>
        </w:rPr>
        <w:t xml:space="preserve"> </w:t>
      </w:r>
      <w:r w:rsidR="00265C95">
        <w:rPr>
          <w:rFonts w:ascii="Times New Roman" w:eastAsia="Times New Roman" w:hAnsi="Times New Roman" w:cs="Times New Roman"/>
          <w:noProof/>
          <w:color w:val="000000"/>
          <w:spacing w:val="-1"/>
          <w:sz w:val="24"/>
          <w:szCs w:val="24"/>
        </w:rPr>
        <w:t>handling,</w:t>
      </w:r>
      <w:r w:rsidR="00265C95">
        <w:rPr>
          <w:rFonts w:ascii="Times New Roman" w:eastAsia="Times New Roman" w:hAnsi="Times New Roman" w:cs="Times New Roman"/>
          <w:noProof/>
          <w:color w:val="000000"/>
          <w:spacing w:val="41"/>
          <w:sz w:val="24"/>
          <w:szCs w:val="24"/>
        </w:rPr>
        <w:t xml:space="preserve"> </w:t>
      </w:r>
      <w:r w:rsidR="00265C95">
        <w:rPr>
          <w:rFonts w:ascii="Times New Roman" w:eastAsia="Times New Roman" w:hAnsi="Times New Roman" w:cs="Times New Roman"/>
          <w:noProof/>
          <w:color w:val="000000"/>
          <w:sz w:val="24"/>
          <w:szCs w:val="24"/>
        </w:rPr>
        <w:t>cookie</w:t>
      </w:r>
      <w:r w:rsidR="00265C95">
        <w:rPr>
          <w:rFonts w:ascii="Times New Roman" w:eastAsia="Times New Roman" w:hAnsi="Times New Roman" w:cs="Times New Roman"/>
          <w:noProof/>
          <w:color w:val="000000"/>
          <w:spacing w:val="42"/>
          <w:sz w:val="24"/>
          <w:szCs w:val="24"/>
        </w:rPr>
        <w:t xml:space="preserve"> </w:t>
      </w:r>
      <w:r w:rsidR="00265C95">
        <w:rPr>
          <w:rFonts w:ascii="Times New Roman" w:eastAsia="Times New Roman" w:hAnsi="Times New Roman" w:cs="Times New Roman"/>
          <w:noProof/>
          <w:color w:val="000000"/>
          <w:sz w:val="24"/>
          <w:szCs w:val="24"/>
        </w:rPr>
        <w:t>management,</w:t>
      </w:r>
      <w:r w:rsidR="00265C95">
        <w:rPr>
          <w:rFonts w:ascii="Times New Roman" w:eastAsia="Times New Roman" w:hAnsi="Times New Roman" w:cs="Times New Roman"/>
          <w:noProof/>
          <w:color w:val="000000"/>
          <w:spacing w:val="41"/>
          <w:sz w:val="24"/>
          <w:szCs w:val="24"/>
        </w:rPr>
        <w:t xml:space="preserve"> </w:t>
      </w:r>
      <w:r w:rsidR="00265C95">
        <w:rPr>
          <w:rFonts w:ascii="Times New Roman" w:eastAsia="Times New Roman" w:hAnsi="Times New Roman" w:cs="Times New Roman"/>
          <w:noProof/>
          <w:color w:val="000000"/>
          <w:spacing w:val="-1"/>
          <w:sz w:val="24"/>
          <w:szCs w:val="24"/>
        </w:rPr>
        <w:t>and</w:t>
      </w:r>
      <w:r w:rsidR="00265C95">
        <w:rPr>
          <w:rFonts w:ascii="Times New Roman" w:eastAsia="Times New Roman" w:hAnsi="Times New Roman" w:cs="Times New Roman"/>
          <w:noProof/>
          <w:color w:val="000000"/>
          <w:spacing w:val="43"/>
          <w:sz w:val="24"/>
          <w:szCs w:val="24"/>
        </w:rPr>
        <w:t xml:space="preserve"> </w:t>
      </w:r>
      <w:r w:rsidR="00265C95">
        <w:rPr>
          <w:rFonts w:ascii="Times New Roman" w:eastAsia="Times New Roman" w:hAnsi="Times New Roman" w:cs="Times New Roman"/>
          <w:noProof/>
          <w:color w:val="000000"/>
          <w:spacing w:val="1"/>
          <w:sz w:val="24"/>
          <w:szCs w:val="24"/>
        </w:rPr>
        <w:t>email</w:t>
      </w:r>
      <w:r w:rsidR="00265C95">
        <w:rPr>
          <w:rFonts w:ascii="Times New Roman" w:eastAsia="Times New Roman" w:hAnsi="Times New Roman" w:cs="Times New Roman"/>
          <w:noProof/>
          <w:color w:val="000000"/>
          <w:spacing w:val="41"/>
          <w:sz w:val="24"/>
          <w:szCs w:val="24"/>
        </w:rPr>
        <w:t xml:space="preserve"> </w:t>
      </w:r>
      <w:r w:rsidR="00265C95">
        <w:rPr>
          <w:rFonts w:ascii="Times New Roman" w:eastAsia="Times New Roman" w:hAnsi="Times New Roman" w:cs="Times New Roman"/>
          <w:noProof/>
          <w:color w:val="000000"/>
          <w:spacing w:val="-1"/>
          <w:sz w:val="24"/>
          <w:szCs w:val="24"/>
        </w:rPr>
        <w:t>processing.</w:t>
      </w:r>
      <w:r w:rsidR="00265C95">
        <w:rPr>
          <w:rFonts w:ascii="Times New Roman" w:eastAsia="Times New Roman" w:hAnsi="Times New Roman" w:cs="Times New Roman"/>
          <w:noProof/>
          <w:color w:val="000000"/>
          <w:spacing w:val="41"/>
          <w:sz w:val="24"/>
          <w:szCs w:val="24"/>
        </w:rPr>
        <w:t xml:space="preserve"> </w:t>
      </w:r>
      <w:r w:rsidR="00265C95">
        <w:rPr>
          <w:rFonts w:ascii="Times New Roman" w:eastAsia="Times New Roman" w:hAnsi="Times New Roman" w:cs="Times New Roman"/>
          <w:noProof/>
          <w:color w:val="000000"/>
          <w:sz w:val="24"/>
          <w:szCs w:val="24"/>
        </w:rPr>
        <w:t>Furthermore,</w:t>
      </w:r>
      <w:r w:rsidR="00265C95">
        <w:rPr>
          <w:rFonts w:ascii="Times New Roman" w:eastAsia="Times New Roman" w:hAnsi="Times New Roman" w:cs="Times New Roman"/>
          <w:noProof/>
          <w:color w:val="000000"/>
          <w:spacing w:val="41"/>
          <w:sz w:val="24"/>
          <w:szCs w:val="24"/>
        </w:rPr>
        <w:t xml:space="preserve"> </w:t>
      </w:r>
      <w:r w:rsidR="00265C95">
        <w:rPr>
          <w:rFonts w:ascii="Times New Roman" w:eastAsia="Times New Roman" w:hAnsi="Times New Roman" w:cs="Times New Roman"/>
          <w:noProof/>
          <w:color w:val="000000"/>
          <w:spacing w:val="1"/>
          <w:sz w:val="24"/>
          <w:szCs w:val="24"/>
        </w:rPr>
        <w:t>PHP</w:t>
      </w:r>
      <w:r w:rsidR="00265C95">
        <w:rPr>
          <w:rFonts w:ascii="Times New Roman" w:eastAsia="Times New Roman" w:hAnsi="Times New Roman" w:cs="Times New Roman"/>
          <w:noProof/>
          <w:color w:val="000000"/>
          <w:spacing w:val="32"/>
          <w:sz w:val="24"/>
          <w:szCs w:val="24"/>
        </w:rPr>
        <w:t xml:space="preserve"> </w:t>
      </w:r>
      <w:r w:rsidR="00265C95">
        <w:rPr>
          <w:rFonts w:ascii="Times New Roman" w:eastAsia="Times New Roman" w:hAnsi="Times New Roman" w:cs="Times New Roman"/>
          <w:noProof/>
          <w:color w:val="000000"/>
          <w:spacing w:val="-1"/>
          <w:sz w:val="24"/>
          <w:szCs w:val="24"/>
        </w:rPr>
        <w:t xml:space="preserve">offers </w:t>
      </w:r>
      <w:r w:rsidR="00265C95">
        <w:rPr>
          <w:rFonts w:ascii="Times New Roman" w:eastAsia="Times New Roman" w:hAnsi="Times New Roman" w:cs="Times New Roman"/>
          <w:noProof/>
          <w:color w:val="000000"/>
          <w:sz w:val="24"/>
          <w:szCs w:val="24"/>
        </w:rPr>
        <w:t>numerous</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1"/>
          <w:sz w:val="24"/>
          <w:szCs w:val="24"/>
        </w:rPr>
        <w:t>hash</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z w:val="24"/>
          <w:szCs w:val="24"/>
        </w:rPr>
        <w:t>functions</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2"/>
          <w:sz w:val="24"/>
          <w:szCs w:val="24"/>
        </w:rPr>
        <w:t>for</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encrypting</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user</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z w:val="24"/>
          <w:szCs w:val="24"/>
        </w:rPr>
        <w:t>data,</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1"/>
          <w:sz w:val="24"/>
          <w:szCs w:val="24"/>
        </w:rPr>
        <w:t>ensuring</w:t>
      </w:r>
      <w:r w:rsidR="00265C95">
        <w:rPr>
          <w:rFonts w:ascii="Times New Roman" w:eastAsia="Times New Roman" w:hAnsi="Times New Roman" w:cs="Times New Roman"/>
          <w:noProof/>
          <w:color w:val="000000"/>
          <w:spacing w:val="4"/>
          <w:sz w:val="24"/>
          <w:szCs w:val="24"/>
        </w:rPr>
        <w:t xml:space="preserve"> </w:t>
      </w:r>
      <w:r w:rsidR="00265C95">
        <w:rPr>
          <w:rFonts w:ascii="Times New Roman" w:eastAsia="Times New Roman" w:hAnsi="Times New Roman" w:cs="Times New Roman"/>
          <w:noProof/>
          <w:color w:val="000000"/>
          <w:spacing w:val="1"/>
          <w:sz w:val="24"/>
          <w:szCs w:val="24"/>
        </w:rPr>
        <w:t>its</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z w:val="24"/>
          <w:szCs w:val="24"/>
        </w:rPr>
        <w:t>security</w:t>
      </w:r>
      <w:r w:rsidR="00265C95">
        <w:rPr>
          <w:rFonts w:ascii="Times New Roman" w:eastAsia="Times New Roman" w:hAnsi="Times New Roman" w:cs="Times New Roman"/>
          <w:noProof/>
          <w:color w:val="000000"/>
          <w:spacing w:val="2"/>
          <w:sz w:val="24"/>
          <w:szCs w:val="24"/>
        </w:rPr>
        <w:t xml:space="preserve"> </w:t>
      </w:r>
      <w:r w:rsidR="00265C95">
        <w:rPr>
          <w:rFonts w:ascii="Times New Roman" w:eastAsia="Times New Roman" w:hAnsi="Times New Roman" w:cs="Times New Roman"/>
          <w:noProof/>
          <w:color w:val="000000"/>
          <w:sz w:val="24"/>
          <w:szCs w:val="24"/>
        </w:rPr>
        <w:t>and</w:t>
      </w:r>
      <w:r w:rsidR="00265C95">
        <w:rPr>
          <w:rFonts w:ascii="Times New Roman" w:eastAsia="Times New Roman" w:hAnsi="Times New Roman" w:cs="Times New Roman"/>
          <w:noProof/>
          <w:color w:val="000000"/>
          <w:spacing w:val="6"/>
          <w:sz w:val="24"/>
          <w:szCs w:val="24"/>
        </w:rPr>
        <w:t xml:space="preserve"> </w:t>
      </w:r>
      <w:r w:rsidR="00265C95">
        <w:rPr>
          <w:rFonts w:ascii="Times New Roman" w:eastAsia="Times New Roman" w:hAnsi="Times New Roman" w:cs="Times New Roman"/>
          <w:noProof/>
          <w:color w:val="000000"/>
          <w:spacing w:val="1"/>
          <w:sz w:val="24"/>
          <w:szCs w:val="24"/>
        </w:rPr>
        <w:t>robustness</w:t>
      </w:r>
      <w:r w:rsidR="00265C95">
        <w:rPr>
          <w:rFonts w:ascii="Times New Roman" w:eastAsia="Times New Roman" w:hAnsi="Times New Roman" w:cs="Times New Roman"/>
          <w:noProof/>
          <w:color w:val="000000"/>
          <w:spacing w:val="5"/>
          <w:sz w:val="24"/>
          <w:szCs w:val="24"/>
        </w:rPr>
        <w:t xml:space="preserve"> </w:t>
      </w:r>
      <w:r w:rsidR="00265C95">
        <w:rPr>
          <w:rFonts w:ascii="Times New Roman" w:eastAsia="Times New Roman" w:hAnsi="Times New Roman" w:cs="Times New Roman"/>
          <w:noProof/>
          <w:color w:val="000000"/>
          <w:spacing w:val="1"/>
          <w:sz w:val="24"/>
          <w:szCs w:val="24"/>
        </w:rPr>
        <w:t xml:space="preserve">as </w:t>
      </w:r>
      <w:r w:rsidR="00265C95">
        <w:rPr>
          <w:rFonts w:ascii="Times New Roman" w:eastAsia="Times New Roman" w:hAnsi="Times New Roman" w:cs="Times New Roman"/>
          <w:noProof/>
          <w:color w:val="000000"/>
          <w:spacing w:val="-13"/>
          <w:sz w:val="24"/>
          <w:szCs w:val="24"/>
        </w:rPr>
        <w:t xml:space="preserve">a  </w:t>
      </w:r>
      <w:r w:rsidR="00265C95">
        <w:rPr>
          <w:rFonts w:ascii="Times New Roman" w:eastAsia="Times New Roman" w:hAnsi="Times New Roman" w:cs="Times New Roman"/>
          <w:noProof/>
          <w:color w:val="000000"/>
          <w:spacing w:val="-1"/>
          <w:sz w:val="24"/>
          <w:szCs w:val="24"/>
        </w:rPr>
        <w:t>server-side</w:t>
      </w:r>
      <w:r w:rsidR="00265C95">
        <w:rPr>
          <w:rFonts w:ascii="Times New Roman" w:eastAsia="Times New Roman" w:hAnsi="Times New Roman" w:cs="Times New Roman"/>
          <w:noProof/>
          <w:color w:val="000000"/>
          <w:spacing w:val="-19"/>
          <w:sz w:val="24"/>
          <w:szCs w:val="24"/>
        </w:rPr>
        <w:t xml:space="preserve">  </w:t>
      </w:r>
      <w:r w:rsidR="00265C95">
        <w:rPr>
          <w:rFonts w:ascii="Times New Roman" w:eastAsia="Times New Roman" w:hAnsi="Times New Roman" w:cs="Times New Roman"/>
          <w:noProof/>
          <w:color w:val="000000"/>
          <w:sz w:val="24"/>
          <w:szCs w:val="24"/>
        </w:rPr>
        <w:t>scripting</w:t>
      </w:r>
      <w:r w:rsidR="00265C95">
        <w:rPr>
          <w:rFonts w:ascii="Times New Roman" w:eastAsia="Times New Roman" w:hAnsi="Times New Roman" w:cs="Times New Roman"/>
          <w:noProof/>
          <w:color w:val="000000"/>
          <w:spacing w:val="-20"/>
          <w:sz w:val="24"/>
          <w:szCs w:val="24"/>
        </w:rPr>
        <w:t xml:space="preserve">  </w:t>
      </w:r>
      <w:r w:rsidR="00265C95">
        <w:rPr>
          <w:rFonts w:ascii="Times New Roman" w:eastAsia="Times New Roman" w:hAnsi="Times New Roman" w:cs="Times New Roman"/>
          <w:noProof/>
          <w:color w:val="000000"/>
          <w:spacing w:val="-1"/>
          <w:sz w:val="24"/>
          <w:szCs w:val="24"/>
        </w:rPr>
        <w:t>language.</w:t>
      </w:r>
      <w:r w:rsidR="00265C95">
        <w:rPr>
          <w:rFonts w:ascii="Times New Roman" w:eastAsia="Times New Roman" w:hAnsi="Times New Roman" w:cs="Times New Roman"/>
          <w:noProof/>
          <w:color w:val="000000"/>
          <w:spacing w:val="8"/>
          <w:sz w:val="24"/>
          <w:szCs w:val="24"/>
        </w:rPr>
        <w:t xml:space="preserve"> </w:t>
      </w:r>
      <w:r w:rsidR="00265C95">
        <w:rPr>
          <w:rFonts w:ascii="Times New Roman" w:eastAsia="Times New Roman" w:hAnsi="Times New Roman" w:cs="Times New Roman"/>
          <w:noProof/>
          <w:color w:val="000000"/>
          <w:spacing w:val="2"/>
          <w:sz w:val="24"/>
          <w:szCs w:val="24"/>
        </w:rPr>
        <w:t>These</w:t>
      </w:r>
      <w:r w:rsidR="00265C95">
        <w:rPr>
          <w:rFonts w:ascii="Times New Roman" w:eastAsia="Times New Roman" w:hAnsi="Times New Roman" w:cs="Times New Roman"/>
          <w:noProof/>
          <w:color w:val="000000"/>
          <w:spacing w:val="-19"/>
          <w:sz w:val="24"/>
          <w:szCs w:val="24"/>
        </w:rPr>
        <w:t xml:space="preserve">  </w:t>
      </w:r>
      <w:r w:rsidR="00265C95">
        <w:rPr>
          <w:rFonts w:ascii="Times New Roman" w:eastAsia="Times New Roman" w:hAnsi="Times New Roman" w:cs="Times New Roman"/>
          <w:noProof/>
          <w:color w:val="000000"/>
          <w:spacing w:val="-1"/>
          <w:sz w:val="24"/>
          <w:szCs w:val="24"/>
        </w:rPr>
        <w:t>capabilities</w:t>
      </w:r>
      <w:r w:rsidR="00265C95">
        <w:rPr>
          <w:rFonts w:ascii="Times New Roman" w:eastAsia="Times New Roman" w:hAnsi="Times New Roman" w:cs="Times New Roman"/>
          <w:noProof/>
          <w:color w:val="000000"/>
          <w:spacing w:val="-19"/>
          <w:sz w:val="24"/>
          <w:szCs w:val="24"/>
        </w:rPr>
        <w:t xml:space="preserve">  </w:t>
      </w:r>
      <w:r w:rsidR="00265C95">
        <w:rPr>
          <w:rFonts w:ascii="Times New Roman" w:eastAsia="Times New Roman" w:hAnsi="Times New Roman" w:cs="Times New Roman"/>
          <w:noProof/>
          <w:color w:val="000000"/>
          <w:sz w:val="24"/>
          <w:szCs w:val="24"/>
        </w:rPr>
        <w:t>make</w:t>
      </w:r>
      <w:r w:rsidR="00265C95">
        <w:rPr>
          <w:rFonts w:ascii="Times New Roman" w:eastAsia="Times New Roman" w:hAnsi="Times New Roman" w:cs="Times New Roman"/>
          <w:noProof/>
          <w:color w:val="000000"/>
          <w:spacing w:val="-19"/>
          <w:sz w:val="24"/>
          <w:szCs w:val="24"/>
        </w:rPr>
        <w:t xml:space="preserve">  </w:t>
      </w:r>
      <w:r w:rsidR="00265C95">
        <w:rPr>
          <w:rFonts w:ascii="Times New Roman" w:eastAsia="Times New Roman" w:hAnsi="Times New Roman" w:cs="Times New Roman"/>
          <w:noProof/>
          <w:color w:val="000000"/>
          <w:spacing w:val="1"/>
          <w:sz w:val="24"/>
          <w:szCs w:val="24"/>
        </w:rPr>
        <w:t>PHP</w:t>
      </w:r>
      <w:r w:rsidR="00265C95">
        <w:rPr>
          <w:rFonts w:ascii="Times New Roman" w:eastAsia="Times New Roman" w:hAnsi="Times New Roman" w:cs="Times New Roman"/>
          <w:noProof/>
          <w:color w:val="000000"/>
          <w:spacing w:val="7"/>
          <w:sz w:val="24"/>
          <w:szCs w:val="24"/>
        </w:rPr>
        <w:t xml:space="preserve"> </w:t>
      </w:r>
      <w:r w:rsidR="00265C95">
        <w:rPr>
          <w:rFonts w:ascii="Times New Roman" w:eastAsia="Times New Roman" w:hAnsi="Times New Roman" w:cs="Times New Roman"/>
          <w:noProof/>
          <w:color w:val="000000"/>
          <w:spacing w:val="3"/>
          <w:sz w:val="24"/>
          <w:szCs w:val="24"/>
        </w:rPr>
        <w:t>an</w:t>
      </w:r>
      <w:r w:rsidR="00265C95">
        <w:rPr>
          <w:rFonts w:ascii="Times New Roman" w:eastAsia="Times New Roman" w:hAnsi="Times New Roman" w:cs="Times New Roman"/>
          <w:noProof/>
          <w:color w:val="000000"/>
          <w:spacing w:val="-19"/>
          <w:sz w:val="24"/>
          <w:szCs w:val="24"/>
        </w:rPr>
        <w:t xml:space="preserve">  </w:t>
      </w:r>
      <w:r w:rsidR="00265C95">
        <w:rPr>
          <w:rFonts w:ascii="Times New Roman" w:eastAsia="Times New Roman" w:hAnsi="Times New Roman" w:cs="Times New Roman"/>
          <w:noProof/>
          <w:color w:val="000000"/>
          <w:sz w:val="24"/>
          <w:szCs w:val="24"/>
        </w:rPr>
        <w:t>indispensable</w:t>
      </w:r>
      <w:r w:rsidR="00265C95">
        <w:rPr>
          <w:rFonts w:ascii="Times New Roman" w:eastAsia="Times New Roman" w:hAnsi="Times New Roman" w:cs="Times New Roman"/>
          <w:noProof/>
          <w:color w:val="000000"/>
          <w:spacing w:val="-19"/>
          <w:sz w:val="24"/>
          <w:szCs w:val="24"/>
        </w:rPr>
        <w:t xml:space="preserve">  </w:t>
      </w:r>
      <w:r w:rsidR="00265C95">
        <w:rPr>
          <w:rFonts w:ascii="Times New Roman" w:eastAsia="Times New Roman" w:hAnsi="Times New Roman" w:cs="Times New Roman"/>
          <w:noProof/>
          <w:color w:val="000000"/>
          <w:spacing w:val="-1"/>
          <w:sz w:val="24"/>
          <w:szCs w:val="24"/>
        </w:rPr>
        <w:t>tool</w:t>
      </w:r>
      <w:r w:rsidR="00265C95">
        <w:rPr>
          <w:rFonts w:ascii="Times New Roman" w:eastAsia="Times New Roman" w:hAnsi="Times New Roman" w:cs="Times New Roman"/>
          <w:noProof/>
          <w:color w:val="000000"/>
          <w:spacing w:val="-18"/>
          <w:sz w:val="24"/>
          <w:szCs w:val="24"/>
        </w:rPr>
        <w:t xml:space="preserve">  </w:t>
      </w:r>
      <w:r w:rsidR="00265C95">
        <w:rPr>
          <w:rFonts w:ascii="Times New Roman" w:eastAsia="Times New Roman" w:hAnsi="Times New Roman" w:cs="Times New Roman"/>
          <w:noProof/>
          <w:color w:val="000000"/>
          <w:sz w:val="24"/>
          <w:szCs w:val="24"/>
        </w:rPr>
        <w:t xml:space="preserve">for </w:t>
      </w:r>
      <w:r w:rsidR="00265C95">
        <w:rPr>
          <w:rFonts w:ascii="Times New Roman" w:eastAsia="Times New Roman" w:hAnsi="Times New Roman" w:cs="Times New Roman"/>
          <w:noProof/>
          <w:color w:val="000000"/>
          <w:spacing w:val="2"/>
          <w:sz w:val="24"/>
          <w:szCs w:val="24"/>
        </w:rPr>
        <w:t>modern</w:t>
      </w:r>
      <w:r w:rsidR="00265C95">
        <w:rPr>
          <w:rFonts w:ascii="Times New Roman" w:eastAsia="Times New Roman" w:hAnsi="Times New Roman" w:cs="Times New Roman"/>
          <w:noProof/>
          <w:color w:val="000000"/>
          <w:spacing w:val="12"/>
          <w:sz w:val="24"/>
          <w:szCs w:val="24"/>
        </w:rPr>
        <w:t xml:space="preserve"> </w:t>
      </w:r>
      <w:r w:rsidR="00265C95">
        <w:rPr>
          <w:rFonts w:ascii="Times New Roman" w:eastAsia="Times New Roman" w:hAnsi="Times New Roman" w:cs="Times New Roman"/>
          <w:noProof/>
          <w:color w:val="000000"/>
          <w:spacing w:val="3"/>
          <w:sz w:val="24"/>
          <w:szCs w:val="24"/>
        </w:rPr>
        <w:t>web</w:t>
      </w:r>
      <w:r w:rsidR="00265C95">
        <w:rPr>
          <w:rFonts w:ascii="Times New Roman" w:eastAsia="Times New Roman" w:hAnsi="Times New Roman" w:cs="Times New Roman"/>
          <w:noProof/>
          <w:color w:val="000000"/>
          <w:spacing w:val="12"/>
          <w:sz w:val="24"/>
          <w:szCs w:val="24"/>
        </w:rPr>
        <w:t xml:space="preserve"> </w:t>
      </w:r>
      <w:r w:rsidR="00265C95">
        <w:rPr>
          <w:rFonts w:ascii="Times New Roman" w:eastAsia="Times New Roman" w:hAnsi="Times New Roman" w:cs="Times New Roman"/>
          <w:noProof/>
          <w:color w:val="000000"/>
          <w:spacing w:val="1"/>
          <w:sz w:val="24"/>
          <w:szCs w:val="24"/>
        </w:rPr>
        <w:t>development.</w:t>
      </w:r>
    </w:p>
    <w:p w:rsidR="007175D3" w:rsidRDefault="007175D3" w:rsidP="001E5FC5">
      <w:pPr>
        <w:spacing w:before="281" w:line="480" w:lineRule="auto"/>
        <w:ind w:firstLine="720"/>
        <w:rPr>
          <w:rFonts w:ascii="Times New Roman" w:eastAsia="Times New Roman" w:hAnsi="Times New Roman" w:cs="Times New Roman"/>
          <w:b/>
          <w:bCs/>
          <w:noProof/>
          <w:color w:val="000000"/>
          <w:spacing w:val="-1"/>
          <w:sz w:val="28"/>
          <w:szCs w:val="28"/>
        </w:rPr>
      </w:pPr>
    </w:p>
    <w:p w:rsidR="00612668" w:rsidRDefault="00A838AB" w:rsidP="001E5FC5">
      <w:pPr>
        <w:spacing w:before="281" w:line="480" w:lineRule="auto"/>
        <w:ind w:firstLine="720"/>
        <w:rPr>
          <w:rFonts w:ascii="Times New Roman" w:eastAsia="Times New Roman" w:hAnsi="Times New Roman" w:cs="Times New Roman"/>
          <w:b/>
          <w:bCs/>
          <w:noProof/>
          <w:color w:val="000000"/>
          <w:sz w:val="28"/>
          <w:szCs w:val="28"/>
        </w:rPr>
      </w:pPr>
      <w:r>
        <w:rPr>
          <w:rFonts w:ascii="Times New Roman" w:eastAsia="Times New Roman" w:hAnsi="Times New Roman" w:cs="Times New Roman"/>
          <w:b/>
          <w:bCs/>
          <w:noProof/>
          <w:color w:val="000000"/>
          <w:spacing w:val="-1"/>
          <w:sz w:val="28"/>
          <w:szCs w:val="28"/>
        </w:rPr>
        <w:t>Feat</w:t>
      </w:r>
      <w:r w:rsidR="00265C95">
        <w:rPr>
          <w:rFonts w:ascii="Times New Roman" w:eastAsia="Times New Roman" w:hAnsi="Times New Roman" w:cs="Times New Roman"/>
          <w:b/>
          <w:bCs/>
          <w:noProof/>
          <w:color w:val="000000"/>
          <w:spacing w:val="-1"/>
          <w:sz w:val="28"/>
          <w:szCs w:val="28"/>
        </w:rPr>
        <w:t>ures</w:t>
      </w:r>
      <w:r w:rsidR="00265C95">
        <w:rPr>
          <w:rFonts w:ascii="Times New Roman" w:eastAsia="Times New Roman" w:hAnsi="Times New Roman" w:cs="Times New Roman"/>
          <w:b/>
          <w:bCs/>
          <w:noProof/>
          <w:color w:val="000000"/>
          <w:spacing w:val="1"/>
          <w:sz w:val="28"/>
          <w:szCs w:val="28"/>
        </w:rPr>
        <w:t xml:space="preserve"> </w:t>
      </w:r>
      <w:r w:rsidR="00CF24D7">
        <w:rPr>
          <w:rFonts w:ascii="Times New Roman" w:eastAsia="Times New Roman" w:hAnsi="Times New Roman" w:cs="Times New Roman"/>
          <w:b/>
          <w:bCs/>
          <w:noProof/>
          <w:color w:val="000000"/>
          <w:sz w:val="28"/>
          <w:szCs w:val="28"/>
        </w:rPr>
        <w:t>of PHP:</w:t>
      </w:r>
    </w:p>
    <w:p w:rsidR="00DE2B13" w:rsidRPr="003A57AB" w:rsidRDefault="00DE2B13"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5"/>
          <w:sz w:val="28"/>
          <w:szCs w:val="28"/>
        </w:rPr>
      </w:pPr>
      <w:r w:rsidRPr="003A57AB">
        <w:rPr>
          <w:rFonts w:ascii="Times New Roman" w:eastAsia="Times New Roman" w:hAnsi="Times New Roman" w:cs="Times New Roman"/>
          <w:b/>
          <w:bCs/>
          <w:noProof/>
          <w:color w:val="000000"/>
          <w:sz w:val="28"/>
          <w:szCs w:val="28"/>
        </w:rPr>
        <w:t xml:space="preserve">Open Source: </w:t>
      </w:r>
    </w:p>
    <w:p w:rsidR="00160AF1" w:rsidRDefault="00160AF1" w:rsidP="004D6F65">
      <w:pPr>
        <w:spacing w:before="27" w:line="480" w:lineRule="auto"/>
        <w:ind w:left="720" w:right="67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open-source software,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code is</w:t>
      </w:r>
      <w:r>
        <w:rPr>
          <w:rFonts w:ascii="Times New Roman" w:eastAsia="Times New Roman" w:hAnsi="Times New Roman" w:cs="Times New Roman"/>
          <w:noProof/>
          <w:color w:val="000000"/>
          <w:sz w:val="24"/>
          <w:szCs w:val="24"/>
        </w:rPr>
        <w:t xml:space="preserve"> freely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can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develop</w:t>
      </w:r>
      <w:r>
        <w:rPr>
          <w:rFonts w:ascii="Times New Roman" w:eastAsia="Times New Roman" w:hAnsi="Times New Roman" w:cs="Times New Roman"/>
          <w:noProof/>
          <w:color w:val="000000"/>
          <w:spacing w:val="2"/>
          <w:sz w:val="24"/>
          <w:szCs w:val="24"/>
        </w:rPr>
        <w:t xml:space="preserve"> PHP</w:t>
      </w:r>
      <w:r>
        <w:rPr>
          <w:rFonts w:ascii="Times New Roman" w:eastAsia="Times New Roman" w:hAnsi="Times New Roman" w:cs="Times New Roman"/>
          <w:noProof/>
          <w:color w:val="000000"/>
          <w:spacing w:val="-1"/>
          <w:sz w:val="24"/>
          <w:szCs w:val="24"/>
        </w:rPr>
        <w:t xml:space="preserve"> versions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without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any </w:t>
      </w:r>
      <w:r>
        <w:rPr>
          <w:rFonts w:ascii="Times New Roman" w:eastAsia="Times New Roman" w:hAnsi="Times New Roman" w:cs="Times New Roman"/>
          <w:noProof/>
          <w:color w:val="000000"/>
          <w:spacing w:val="-1"/>
          <w:sz w:val="24"/>
          <w:szCs w:val="24"/>
        </w:rPr>
        <w:t>associated</w:t>
      </w:r>
    </w:p>
    <w:p w:rsidR="00160AF1" w:rsidRPr="002D5001" w:rsidRDefault="00160AF1" w:rsidP="004D6F65">
      <w:pPr>
        <w:spacing w:before="175" w:line="480" w:lineRule="auto"/>
        <w:ind w:left="72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costs.</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z w:val="24"/>
          <w:szCs w:val="24"/>
        </w:rPr>
        <w:t xml:space="preserve"> components 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 xml:space="preserve">download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sidR="002D5001">
        <w:rPr>
          <w:rFonts w:ascii="Times New Roman" w:eastAsia="Times New Roman" w:hAnsi="Times New Roman" w:cs="Times New Roman"/>
          <w:noProof/>
          <w:color w:val="000000"/>
          <w:spacing w:val="-1"/>
          <w:sz w:val="24"/>
          <w:szCs w:val="24"/>
        </w:rPr>
        <w:t>use</w:t>
      </w:r>
    </w:p>
    <w:p w:rsidR="00160AF1" w:rsidRPr="00FB3522" w:rsidRDefault="00160AF1"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z w:val="28"/>
          <w:szCs w:val="28"/>
        </w:rPr>
        <w:t>Familiarity</w:t>
      </w:r>
      <w:r w:rsidRPr="00FB3522">
        <w:rPr>
          <w:rFonts w:ascii="Times New Roman" w:eastAsia="Times New Roman" w:hAnsi="Times New Roman" w:cs="Times New Roman"/>
          <w:b/>
          <w:bCs/>
          <w:noProof/>
          <w:color w:val="000000"/>
          <w:spacing w:val="-2"/>
          <w:sz w:val="28"/>
          <w:szCs w:val="28"/>
        </w:rPr>
        <w:t xml:space="preserve"> </w:t>
      </w:r>
      <w:r w:rsidRPr="00FB3522">
        <w:rPr>
          <w:rFonts w:ascii="Times New Roman" w:eastAsia="Times New Roman" w:hAnsi="Times New Roman" w:cs="Times New Roman"/>
          <w:b/>
          <w:bCs/>
          <w:noProof/>
          <w:color w:val="000000"/>
          <w:sz w:val="28"/>
          <w:szCs w:val="28"/>
        </w:rPr>
        <w:t xml:space="preserve">with </w:t>
      </w:r>
      <w:r w:rsidRPr="00FB3522">
        <w:rPr>
          <w:rFonts w:ascii="Times New Roman" w:eastAsia="Times New Roman" w:hAnsi="Times New Roman" w:cs="Times New Roman"/>
          <w:b/>
          <w:bCs/>
          <w:noProof/>
          <w:color w:val="000000"/>
          <w:spacing w:val="-1"/>
          <w:sz w:val="28"/>
          <w:szCs w:val="28"/>
        </w:rPr>
        <w:t>Syntax:</w:t>
      </w:r>
    </w:p>
    <w:p w:rsidR="00BD673D" w:rsidRDefault="00160AF1" w:rsidP="004D6F65">
      <w:pPr>
        <w:spacing w:before="9" w:line="480" w:lineRule="auto"/>
        <w:ind w:left="720" w:right="1094"/>
        <w:jc w:val="both"/>
        <w:rPr>
          <w:rFonts w:ascii="Times New Roman" w:eastAsia="Times New Roman" w:hAnsi="Times New Roman" w:cs="Times New Roman"/>
          <w:noProof/>
          <w:color w:val="000000"/>
          <w:spacing w:val="-1"/>
          <w:sz w:val="24"/>
          <w:szCs w:val="24"/>
        </w:rPr>
      </w:pPr>
      <w:r w:rsidRPr="00BD673D">
        <w:rPr>
          <w:rFonts w:ascii="Times New Roman" w:eastAsia="Times New Roman" w:hAnsi="Times New Roman" w:cs="Times New Roman"/>
          <w:noProof/>
          <w:color w:val="000000"/>
          <w:spacing w:val="1"/>
          <w:sz w:val="24"/>
          <w:szCs w:val="24"/>
        </w:rPr>
        <w:t>PHP</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2"/>
          <w:sz w:val="24"/>
          <w:szCs w:val="24"/>
        </w:rPr>
        <w:t>has</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 straightforward</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and</w:t>
      </w:r>
      <w:r w:rsidRPr="00BD673D">
        <w:rPr>
          <w:rFonts w:ascii="Times New Roman" w:eastAsia="Times New Roman" w:hAnsi="Times New Roman" w:cs="Times New Roman"/>
          <w:noProof/>
          <w:color w:val="000000"/>
          <w:sz w:val="24"/>
          <w:szCs w:val="24"/>
        </w:rPr>
        <w:t xml:space="preserve"> easily</w:t>
      </w:r>
      <w:r w:rsidRPr="00BD673D">
        <w:rPr>
          <w:rFonts w:ascii="Times New Roman" w:eastAsia="Times New Roman" w:hAnsi="Times New Roman" w:cs="Times New Roman"/>
          <w:noProof/>
          <w:color w:val="000000"/>
          <w:spacing w:val="-3"/>
          <w:sz w:val="24"/>
          <w:szCs w:val="24"/>
        </w:rPr>
        <w:t xml:space="preserve"> </w:t>
      </w:r>
      <w:r w:rsidRPr="00BD673D">
        <w:rPr>
          <w:rFonts w:ascii="Times New Roman" w:eastAsia="Times New Roman" w:hAnsi="Times New Roman" w:cs="Times New Roman"/>
          <w:noProof/>
          <w:color w:val="000000"/>
          <w:spacing w:val="-1"/>
          <w:sz w:val="24"/>
          <w:szCs w:val="24"/>
        </w:rPr>
        <w:t>understandable</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syntax,</w:t>
      </w:r>
      <w:r w:rsidRPr="00BD673D">
        <w:rPr>
          <w:rFonts w:ascii="Times New Roman" w:eastAsia="Times New Roman" w:hAnsi="Times New Roman" w:cs="Times New Roman"/>
          <w:noProof/>
          <w:color w:val="000000"/>
          <w:sz w:val="24"/>
          <w:szCs w:val="24"/>
        </w:rPr>
        <w:t xml:space="preserve"> making</w:t>
      </w:r>
      <w:r w:rsidRPr="00BD673D">
        <w:rPr>
          <w:rFonts w:ascii="Times New Roman" w:eastAsia="Times New Roman" w:hAnsi="Times New Roman" w:cs="Times New Roman"/>
          <w:noProof/>
          <w:color w:val="000000"/>
          <w:spacing w:val="-2"/>
          <w:sz w:val="24"/>
          <w:szCs w:val="24"/>
        </w:rPr>
        <w:t xml:space="preserve"> </w:t>
      </w:r>
      <w:r w:rsidRPr="00BD673D">
        <w:rPr>
          <w:rFonts w:ascii="Times New Roman" w:eastAsia="Times New Roman" w:hAnsi="Times New Roman" w:cs="Times New Roman"/>
          <w:noProof/>
          <w:color w:val="000000"/>
          <w:spacing w:val="-1"/>
          <w:sz w:val="24"/>
          <w:szCs w:val="24"/>
        </w:rPr>
        <w:t>it</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accessible</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for programmers</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of</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varying</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skill</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1"/>
          <w:sz w:val="24"/>
          <w:szCs w:val="24"/>
        </w:rPr>
        <w:t>levels.</w:t>
      </w:r>
      <w:r w:rsidRPr="00BD673D">
        <w:rPr>
          <w:rFonts w:ascii="Times New Roman" w:eastAsia="Times New Roman" w:hAnsi="Times New Roman" w:cs="Times New Roman"/>
          <w:noProof/>
          <w:color w:val="000000"/>
          <w:spacing w:val="-6"/>
          <w:sz w:val="24"/>
          <w:szCs w:val="24"/>
        </w:rPr>
        <w:t xml:space="preserve"> </w:t>
      </w:r>
      <w:r w:rsidRPr="00BD673D">
        <w:rPr>
          <w:rFonts w:ascii="Times New Roman" w:eastAsia="Times New Roman" w:hAnsi="Times New Roman" w:cs="Times New Roman"/>
          <w:noProof/>
          <w:color w:val="000000"/>
          <w:spacing w:val="-3"/>
          <w:sz w:val="24"/>
          <w:szCs w:val="24"/>
        </w:rPr>
        <w:t>The</w:t>
      </w:r>
      <w:del w:id="14" w:author="CHETAN SONI" w:date="2026-02-16T23:14:00Z">
        <w:r w:rsidRPr="00BD673D" w:rsidDel="00C55F51">
          <w:rPr>
            <w:rFonts w:ascii="Times New Roman" w:eastAsia="Times New Roman" w:hAnsi="Times New Roman" w:cs="Times New Roman"/>
            <w:noProof/>
            <w:color w:val="000000"/>
            <w:spacing w:val="-5"/>
            <w:sz w:val="24"/>
            <w:szCs w:val="24"/>
          </w:rPr>
          <w:delText xml:space="preserve"> </w:delText>
        </w:r>
      </w:del>
      <w:r w:rsidRPr="00BD673D">
        <w:rPr>
          <w:rFonts w:ascii="Times New Roman" w:eastAsia="Times New Roman" w:hAnsi="Times New Roman" w:cs="Times New Roman"/>
          <w:noProof/>
          <w:color w:val="000000"/>
          <w:spacing w:val="-1"/>
          <w:sz w:val="24"/>
          <w:szCs w:val="24"/>
        </w:rPr>
        <w:t>simplicity</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3"/>
          <w:sz w:val="24"/>
          <w:szCs w:val="24"/>
        </w:rPr>
        <w:t>of</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2"/>
          <w:sz w:val="24"/>
          <w:szCs w:val="24"/>
        </w:rPr>
        <w:t>the</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1"/>
          <w:sz w:val="24"/>
          <w:szCs w:val="24"/>
        </w:rPr>
        <w:t>syntax</w:t>
      </w:r>
      <w:r w:rsidRPr="00BD673D">
        <w:rPr>
          <w:rFonts w:ascii="Times New Roman" w:eastAsia="Times New Roman" w:hAnsi="Times New Roman" w:cs="Times New Roman"/>
          <w:noProof/>
          <w:color w:val="000000"/>
          <w:spacing w:val="-3"/>
          <w:sz w:val="24"/>
          <w:szCs w:val="24"/>
        </w:rPr>
        <w:t xml:space="preserve"> </w:t>
      </w:r>
      <w:r w:rsidRPr="00BD673D">
        <w:rPr>
          <w:rFonts w:ascii="Times New Roman" w:eastAsia="Times New Roman" w:hAnsi="Times New Roman" w:cs="Times New Roman"/>
          <w:noProof/>
          <w:color w:val="000000"/>
          <w:spacing w:val="-1"/>
          <w:sz w:val="24"/>
          <w:szCs w:val="24"/>
        </w:rPr>
        <w:t>allows</w:t>
      </w:r>
      <w:r w:rsidRPr="00BD673D">
        <w:rPr>
          <w:rFonts w:ascii="Times New Roman" w:eastAsia="Times New Roman" w:hAnsi="Times New Roman" w:cs="Times New Roman"/>
          <w:noProof/>
          <w:color w:val="000000"/>
          <w:spacing w:val="-4"/>
          <w:sz w:val="24"/>
          <w:szCs w:val="24"/>
        </w:rPr>
        <w:t xml:space="preserve"> </w:t>
      </w:r>
      <w:r w:rsidRPr="00BD673D">
        <w:rPr>
          <w:rFonts w:ascii="Times New Roman" w:eastAsia="Times New Roman" w:hAnsi="Times New Roman" w:cs="Times New Roman"/>
          <w:noProof/>
          <w:color w:val="000000"/>
          <w:spacing w:val="-2"/>
          <w:sz w:val="24"/>
          <w:szCs w:val="24"/>
        </w:rPr>
        <w:t>for</w:t>
      </w:r>
      <w:r w:rsidRPr="00BD673D">
        <w:rPr>
          <w:rFonts w:ascii="Times New Roman" w:eastAsia="Times New Roman" w:hAnsi="Times New Roman" w:cs="Times New Roman"/>
          <w:noProof/>
          <w:color w:val="000000"/>
          <w:spacing w:val="-4"/>
          <w:sz w:val="24"/>
          <w:szCs w:val="24"/>
        </w:rPr>
        <w:t xml:space="preserve"> </w:t>
      </w:r>
      <w:r w:rsidR="00193DBA">
        <w:rPr>
          <w:rFonts w:ascii="Times New Roman" w:eastAsia="Times New Roman" w:hAnsi="Times New Roman" w:cs="Times New Roman"/>
          <w:noProof/>
          <w:color w:val="000000"/>
          <w:spacing w:val="-4"/>
          <w:sz w:val="24"/>
          <w:szCs w:val="24"/>
        </w:rPr>
        <w:t>e</w:t>
      </w:r>
      <w:r w:rsidRPr="00BD673D">
        <w:rPr>
          <w:rFonts w:ascii="Times New Roman" w:eastAsia="Times New Roman" w:hAnsi="Times New Roman" w:cs="Times New Roman"/>
          <w:noProof/>
          <w:color w:val="000000"/>
          <w:spacing w:val="-2"/>
          <w:sz w:val="24"/>
          <w:szCs w:val="24"/>
        </w:rPr>
        <w:t>fficient</w:t>
      </w:r>
      <w:r w:rsidRPr="00BD673D">
        <w:rPr>
          <w:rFonts w:ascii="Times New Roman" w:eastAsia="Times New Roman" w:hAnsi="Times New Roman" w:cs="Times New Roman"/>
          <w:noProof/>
          <w:color w:val="000000"/>
          <w:spacing w:val="-1"/>
          <w:sz w:val="24"/>
          <w:szCs w:val="24"/>
        </w:rPr>
        <w:t>coding</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and</w:t>
      </w:r>
      <w:r w:rsidRPr="00BD673D">
        <w:rPr>
          <w:rFonts w:ascii="Times New Roman" w:eastAsia="Times New Roman" w:hAnsi="Times New Roman" w:cs="Times New Roman"/>
          <w:noProof/>
          <w:color w:val="000000"/>
          <w:sz w:val="24"/>
          <w:szCs w:val="24"/>
        </w:rPr>
        <w:t xml:space="preserve"> </w:t>
      </w:r>
      <w:r w:rsidRPr="00BD673D">
        <w:rPr>
          <w:rFonts w:ascii="Times New Roman" w:eastAsia="Times New Roman" w:hAnsi="Times New Roman" w:cs="Times New Roman"/>
          <w:noProof/>
          <w:color w:val="000000"/>
          <w:spacing w:val="-1"/>
          <w:sz w:val="24"/>
          <w:szCs w:val="24"/>
        </w:rPr>
        <w:t>quick</w:t>
      </w:r>
      <w:r w:rsidRPr="00BD673D">
        <w:rPr>
          <w:rFonts w:ascii="Times New Roman" w:eastAsia="Times New Roman" w:hAnsi="Times New Roman" w:cs="Times New Roman"/>
          <w:noProof/>
          <w:color w:val="000000"/>
          <w:sz w:val="24"/>
          <w:szCs w:val="24"/>
        </w:rPr>
        <w:t xml:space="preserve"> adoption by</w:t>
      </w:r>
      <w:r w:rsidRPr="00BD673D">
        <w:rPr>
          <w:rFonts w:ascii="Times New Roman" w:eastAsia="Times New Roman" w:hAnsi="Times New Roman" w:cs="Times New Roman"/>
          <w:noProof/>
          <w:color w:val="000000"/>
          <w:spacing w:val="-5"/>
          <w:sz w:val="24"/>
          <w:szCs w:val="24"/>
        </w:rPr>
        <w:t xml:space="preserve"> </w:t>
      </w:r>
      <w:r w:rsidRPr="00BD673D">
        <w:rPr>
          <w:rFonts w:ascii="Times New Roman" w:eastAsia="Times New Roman" w:hAnsi="Times New Roman" w:cs="Times New Roman"/>
          <w:noProof/>
          <w:color w:val="000000"/>
          <w:spacing w:val="-1"/>
          <w:sz w:val="24"/>
          <w:szCs w:val="24"/>
        </w:rPr>
        <w:t>developers.</w:t>
      </w:r>
    </w:p>
    <w:p w:rsidR="00160AF1" w:rsidRPr="00BD673D" w:rsidRDefault="00160AF1" w:rsidP="00387827">
      <w:pPr>
        <w:pStyle w:val="ListParagraph"/>
        <w:numPr>
          <w:ilvl w:val="0"/>
          <w:numId w:val="19"/>
        </w:numPr>
        <w:spacing w:before="9" w:line="480" w:lineRule="auto"/>
        <w:ind w:left="1200" w:right="1094"/>
        <w:rPr>
          <w:rFonts w:ascii="Times New Roman" w:eastAsia="Times New Roman" w:hAnsi="Times New Roman" w:cs="Times New Roman"/>
          <w:b/>
          <w:bCs/>
          <w:noProof/>
          <w:color w:val="000000"/>
          <w:spacing w:val="-1"/>
          <w:sz w:val="28"/>
          <w:szCs w:val="28"/>
        </w:rPr>
      </w:pPr>
      <w:r w:rsidRPr="00BD673D">
        <w:rPr>
          <w:rFonts w:ascii="Times New Roman" w:eastAsia="Times New Roman" w:hAnsi="Times New Roman" w:cs="Times New Roman"/>
          <w:b/>
          <w:bCs/>
          <w:noProof/>
          <w:color w:val="000000"/>
          <w:spacing w:val="-1"/>
          <w:sz w:val="28"/>
          <w:szCs w:val="28"/>
        </w:rPr>
        <w:lastRenderedPageBreak/>
        <w:t>Embedded:</w:t>
      </w:r>
    </w:p>
    <w:p w:rsidR="00160AF1" w:rsidRPr="002D5001" w:rsidRDefault="00160AF1" w:rsidP="004D6F65">
      <w:pPr>
        <w:spacing w:before="17" w:line="480" w:lineRule="auto"/>
        <w:ind w:left="720" w:right="595"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code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seamlessly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embedded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tags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enabling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mix</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with</w:t>
      </w:r>
      <w:r>
        <w:rPr>
          <w:rFonts w:ascii="Times New Roman" w:eastAsia="Times New Roman" w:hAnsi="Times New Roman" w:cs="Times New Roman"/>
          <w:noProof/>
          <w:color w:val="000000"/>
          <w:spacing w:val="-1"/>
          <w:sz w:val="24"/>
          <w:szCs w:val="24"/>
        </w:rPr>
        <w:t xml:space="preserve"> standard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 xml:space="preserve">effortlessly, </w:t>
      </w:r>
      <w:r>
        <w:rPr>
          <w:rFonts w:ascii="Times New Roman" w:eastAsia="Times New Roman" w:hAnsi="Times New Roman" w:cs="Times New Roman"/>
          <w:noProof/>
          <w:color w:val="000000"/>
          <w:spacing w:val="-1"/>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flexibility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160AF1" w:rsidRPr="00FB3522" w:rsidRDefault="00160AF1"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pacing w:val="1"/>
          <w:sz w:val="28"/>
          <w:szCs w:val="28"/>
        </w:rPr>
        <w:t>Platform</w:t>
      </w:r>
      <w:r w:rsidRPr="00FB3522">
        <w:rPr>
          <w:rFonts w:ascii="Times New Roman" w:eastAsia="Times New Roman" w:hAnsi="Times New Roman" w:cs="Times New Roman"/>
          <w:b/>
          <w:bCs/>
          <w:noProof/>
          <w:color w:val="000000"/>
          <w:spacing w:val="-4"/>
          <w:sz w:val="28"/>
          <w:szCs w:val="28"/>
        </w:rPr>
        <w:t xml:space="preserve"> </w:t>
      </w:r>
      <w:r w:rsidRPr="00FB3522">
        <w:rPr>
          <w:rFonts w:ascii="Times New Roman" w:eastAsia="Times New Roman" w:hAnsi="Times New Roman" w:cs="Times New Roman"/>
          <w:b/>
          <w:bCs/>
          <w:noProof/>
          <w:color w:val="000000"/>
          <w:sz w:val="28"/>
          <w:szCs w:val="28"/>
        </w:rPr>
        <w:t>Independence:</w:t>
      </w:r>
    </w:p>
    <w:p w:rsidR="00160AF1" w:rsidRDefault="00160AF1" w:rsidP="004D6F65">
      <w:pPr>
        <w:spacing w:before="26" w:line="480" w:lineRule="auto"/>
        <w:ind w:left="720" w:right="940"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platform-independent,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deployed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operating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Windows,</w:t>
      </w:r>
      <w:r>
        <w:rPr>
          <w:rFonts w:ascii="Times New Roman" w:eastAsia="Times New Roman" w:hAnsi="Times New Roman" w:cs="Times New Roman"/>
          <w:noProof/>
          <w:color w:val="000000"/>
          <w:sz w:val="24"/>
          <w:szCs w:val="24"/>
        </w:rPr>
        <w:t xml:space="preserve"> macOS,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UNIX.</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z w:val="24"/>
          <w:szCs w:val="24"/>
        </w:rPr>
        <w:t xml:space="preserve"> on</w:t>
      </w:r>
    </w:p>
    <w:p w:rsidR="009178D2" w:rsidRPr="002D5001" w:rsidRDefault="00160AF1" w:rsidP="004D6F65">
      <w:pPr>
        <w:spacing w:before="175" w:line="480" w:lineRule="auto"/>
        <w:ind w:left="72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one operating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system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 executed</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without modification.</w:t>
      </w:r>
    </w:p>
    <w:p w:rsidR="005D6AAB" w:rsidRPr="00FB3522" w:rsidRDefault="005D6AAB"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5"/>
          <w:sz w:val="28"/>
          <w:szCs w:val="28"/>
        </w:rPr>
      </w:pPr>
      <w:r w:rsidRPr="00FB3522">
        <w:rPr>
          <w:rFonts w:ascii="Times New Roman" w:eastAsia="Times New Roman" w:hAnsi="Times New Roman" w:cs="Times New Roman"/>
          <w:b/>
          <w:bCs/>
          <w:noProof/>
          <w:color w:val="000000"/>
          <w:sz w:val="28"/>
          <w:szCs w:val="28"/>
        </w:rPr>
        <w:t>Performance:</w:t>
      </w:r>
    </w:p>
    <w:p w:rsidR="00FB3522" w:rsidRPr="002D5001" w:rsidRDefault="005D6AAB" w:rsidP="004D6F65">
      <w:pPr>
        <w:spacing w:before="17" w:line="480" w:lineRule="auto"/>
        <w:ind w:left="720" w:right="601"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executes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scripts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faster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than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other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programming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languages,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JSP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and</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9"/>
          <w:sz w:val="24"/>
          <w:szCs w:val="24"/>
        </w:rPr>
        <w:t xml:space="preserve">ASP.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due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PHP’s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ability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use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memory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which</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reduces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server's workload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z w:val="24"/>
          <w:szCs w:val="24"/>
        </w:rPr>
        <w:t>loading</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z w:val="24"/>
          <w:szCs w:val="24"/>
        </w:rPr>
        <w:t>times,</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ultimately</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improving</w:t>
      </w:r>
      <w:r>
        <w:rPr>
          <w:rFonts w:ascii="Times New Roman" w:eastAsia="Times New Roman" w:hAnsi="Times New Roman" w:cs="Times New Roman"/>
          <w:noProof/>
          <w:color w:val="000000"/>
          <w:spacing w:val="108"/>
          <w:sz w:val="24"/>
          <w:szCs w:val="24"/>
        </w:rPr>
        <w:t xml:space="preserve"> </w:t>
      </w:r>
      <w:r>
        <w:rPr>
          <w:rFonts w:ascii="Times New Roman" w:eastAsia="Times New Roman" w:hAnsi="Times New Roman" w:cs="Times New Roman"/>
          <w:noProof/>
          <w:color w:val="000000"/>
          <w:sz w:val="24"/>
          <w:szCs w:val="24"/>
        </w:rPr>
        <w:t>processing</w:t>
      </w:r>
      <w:r>
        <w:rPr>
          <w:rFonts w:ascii="Times New Roman" w:eastAsia="Times New Roman" w:hAnsi="Times New Roman" w:cs="Times New Roman"/>
          <w:noProof/>
          <w:color w:val="000000"/>
          <w:spacing w:val="108"/>
          <w:sz w:val="24"/>
          <w:szCs w:val="24"/>
        </w:rPr>
        <w:t xml:space="preserve"> </w:t>
      </w:r>
      <w:r>
        <w:rPr>
          <w:rFonts w:ascii="Times New Roman" w:eastAsia="Times New Roman" w:hAnsi="Times New Roman" w:cs="Times New Roman"/>
          <w:noProof/>
          <w:color w:val="000000"/>
          <w:sz w:val="24"/>
          <w:szCs w:val="24"/>
        </w:rPr>
        <w:t>speed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10"/>
          <w:sz w:val="24"/>
          <w:szCs w:val="24"/>
        </w:rPr>
        <w:t xml:space="preserve"> </w:t>
      </w:r>
      <w:r>
        <w:rPr>
          <w:rFonts w:ascii="Times New Roman" w:eastAsia="Times New Roman" w:hAnsi="Times New Roman" w:cs="Times New Roman"/>
          <w:noProof/>
          <w:color w:val="000000"/>
          <w:spacing w:val="-1"/>
          <w:sz w:val="24"/>
          <w:szCs w:val="24"/>
        </w:rPr>
        <w:t xml:space="preserve">overall </w:t>
      </w:r>
      <w:r>
        <w:rPr>
          <w:rFonts w:ascii="Times New Roman" w:eastAsia="Times New Roman" w:hAnsi="Times New Roman" w:cs="Times New Roman"/>
          <w:noProof/>
          <w:color w:val="000000"/>
          <w:spacing w:val="1"/>
          <w:sz w:val="24"/>
          <w:szCs w:val="24"/>
        </w:rPr>
        <w:t>performance.</w:t>
      </w:r>
    </w:p>
    <w:p w:rsidR="005D6AAB" w:rsidRPr="00FB3522" w:rsidRDefault="00D109ED" w:rsidP="00387827">
      <w:pPr>
        <w:pStyle w:val="ListParagraph"/>
        <w:numPr>
          <w:ilvl w:val="0"/>
          <w:numId w:val="12"/>
        </w:numPr>
        <w:spacing w:line="480" w:lineRule="auto"/>
        <w:ind w:left="1200"/>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z w:val="28"/>
          <w:szCs w:val="28"/>
        </w:rPr>
        <w:t xml:space="preserve">Open </w:t>
      </w:r>
      <w:r w:rsidRPr="00FB3522">
        <w:rPr>
          <w:rFonts w:ascii="Times New Roman" w:eastAsia="Times New Roman" w:hAnsi="Times New Roman" w:cs="Times New Roman"/>
          <w:b/>
          <w:bCs/>
          <w:noProof/>
          <w:color w:val="000000"/>
          <w:spacing w:val="-1"/>
          <w:sz w:val="28"/>
          <w:szCs w:val="28"/>
        </w:rPr>
        <w:t>Source:</w:t>
      </w:r>
    </w:p>
    <w:p w:rsidR="00D109ED" w:rsidRDefault="00D109ED" w:rsidP="004D6F65">
      <w:pPr>
        <w:spacing w:before="27" w:line="480" w:lineRule="auto"/>
        <w:ind w:left="720" w:right="670"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open-source software,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source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code is</w:t>
      </w:r>
      <w:r>
        <w:rPr>
          <w:rFonts w:ascii="Times New Roman" w:eastAsia="Times New Roman" w:hAnsi="Times New Roman" w:cs="Times New Roman"/>
          <w:noProof/>
          <w:color w:val="000000"/>
          <w:sz w:val="24"/>
          <w:szCs w:val="24"/>
        </w:rPr>
        <w:t xml:space="preserve"> freely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available.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can </w:t>
      </w:r>
      <w:r>
        <w:rPr>
          <w:rFonts w:ascii="Times New Roman" w:eastAsia="Times New Roman" w:hAnsi="Times New Roman" w:cs="Times New Roman"/>
          <w:noProof/>
          <w:color w:val="000000"/>
          <w:spacing w:val="1"/>
          <w:sz w:val="24"/>
          <w:szCs w:val="24"/>
        </w:rPr>
        <w:t>modify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develop</w:t>
      </w:r>
      <w:r>
        <w:rPr>
          <w:rFonts w:ascii="Times New Roman" w:eastAsia="Times New Roman" w:hAnsi="Times New Roman" w:cs="Times New Roman"/>
          <w:noProof/>
          <w:color w:val="000000"/>
          <w:spacing w:val="2"/>
          <w:sz w:val="24"/>
          <w:szCs w:val="24"/>
        </w:rPr>
        <w:t xml:space="preserve"> PHP</w:t>
      </w:r>
      <w:r>
        <w:rPr>
          <w:rFonts w:ascii="Times New Roman" w:eastAsia="Times New Roman" w:hAnsi="Times New Roman" w:cs="Times New Roman"/>
          <w:noProof/>
          <w:color w:val="000000"/>
          <w:spacing w:val="-1"/>
          <w:sz w:val="24"/>
          <w:szCs w:val="24"/>
        </w:rPr>
        <w:t xml:space="preserve"> versions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suit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specific</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needs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without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any </w:t>
      </w:r>
      <w:r>
        <w:rPr>
          <w:rFonts w:ascii="Times New Roman" w:eastAsia="Times New Roman" w:hAnsi="Times New Roman" w:cs="Times New Roman"/>
          <w:noProof/>
          <w:color w:val="000000"/>
          <w:spacing w:val="-1"/>
          <w:sz w:val="24"/>
          <w:szCs w:val="24"/>
        </w:rPr>
        <w:t>associated</w:t>
      </w:r>
    </w:p>
    <w:p w:rsidR="00D109ED" w:rsidRPr="002D5001" w:rsidRDefault="00D109ED" w:rsidP="004D6F65">
      <w:pPr>
        <w:spacing w:before="175" w:line="480" w:lineRule="auto"/>
        <w:ind w:left="72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costs.</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All</w:t>
      </w:r>
      <w:r>
        <w:rPr>
          <w:rFonts w:ascii="Times New Roman" w:eastAsia="Times New Roman" w:hAnsi="Times New Roman" w:cs="Times New Roman"/>
          <w:noProof/>
          <w:color w:val="000000"/>
          <w:sz w:val="24"/>
          <w:szCs w:val="24"/>
        </w:rPr>
        <w:t xml:space="preserve"> components 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free </w:t>
      </w:r>
      <w:r>
        <w:rPr>
          <w:rFonts w:ascii="Times New Roman" w:eastAsia="Times New Roman" w:hAnsi="Times New Roman" w:cs="Times New Roman"/>
          <w:noProof/>
          <w:color w:val="000000"/>
          <w:sz w:val="24"/>
          <w:szCs w:val="24"/>
        </w:rPr>
        <w:t xml:space="preserve">download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use.</w:t>
      </w: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z w:val="28"/>
          <w:szCs w:val="28"/>
        </w:rPr>
        <w:t>Familiarity</w:t>
      </w:r>
      <w:r w:rsidRPr="00FB3522">
        <w:rPr>
          <w:rFonts w:ascii="Times New Roman" w:eastAsia="Times New Roman" w:hAnsi="Times New Roman" w:cs="Times New Roman"/>
          <w:b/>
          <w:bCs/>
          <w:noProof/>
          <w:color w:val="000000"/>
          <w:spacing w:val="-2"/>
          <w:sz w:val="28"/>
          <w:szCs w:val="28"/>
        </w:rPr>
        <w:t xml:space="preserve"> </w:t>
      </w:r>
      <w:r w:rsidRPr="00FB3522">
        <w:rPr>
          <w:rFonts w:ascii="Times New Roman" w:eastAsia="Times New Roman" w:hAnsi="Times New Roman" w:cs="Times New Roman"/>
          <w:b/>
          <w:bCs/>
          <w:noProof/>
          <w:color w:val="000000"/>
          <w:sz w:val="28"/>
          <w:szCs w:val="28"/>
        </w:rPr>
        <w:t xml:space="preserve">with </w:t>
      </w:r>
      <w:r w:rsidRPr="00FB3522">
        <w:rPr>
          <w:rFonts w:ascii="Times New Roman" w:eastAsia="Times New Roman" w:hAnsi="Times New Roman" w:cs="Times New Roman"/>
          <w:b/>
          <w:bCs/>
          <w:noProof/>
          <w:color w:val="000000"/>
          <w:spacing w:val="-1"/>
          <w:sz w:val="28"/>
          <w:szCs w:val="28"/>
        </w:rPr>
        <w:t>Syntax:</w:t>
      </w:r>
    </w:p>
    <w:p w:rsidR="00D109ED" w:rsidRDefault="00D109ED" w:rsidP="004D6F65">
      <w:pPr>
        <w:spacing w:before="9" w:line="480" w:lineRule="auto"/>
        <w:ind w:left="720" w:right="1094" w:firstLine="1"/>
        <w:jc w:val="cente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has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straightforward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easily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understandable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z w:val="24"/>
          <w:szCs w:val="24"/>
        </w:rPr>
        <w:t xml:space="preserve"> making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 programmers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varying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skill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levels.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simplicity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syntax</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efficient</w:t>
      </w:r>
    </w:p>
    <w:p w:rsidR="00D109ED" w:rsidRDefault="00D109ED" w:rsidP="004D6F65">
      <w:pPr>
        <w:spacing w:before="173" w:line="480" w:lineRule="auto"/>
        <w:ind w:left="72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coding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z w:val="24"/>
          <w:szCs w:val="24"/>
        </w:rPr>
        <w:t xml:space="preserve"> adoption 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p>
    <w:p w:rsidR="0057470E" w:rsidRPr="002D5001" w:rsidRDefault="0057470E" w:rsidP="0057470E">
      <w:pPr>
        <w:spacing w:before="173" w:line="480" w:lineRule="auto"/>
        <w:rPr>
          <w:rFonts w:ascii="Times New Roman" w:eastAsia="Times New Roman" w:hAnsi="Times New Roman" w:cs="Times New Roman"/>
          <w:noProof/>
          <w:color w:val="000000"/>
          <w:spacing w:val="-3"/>
          <w:sz w:val="24"/>
          <w:szCs w:val="24"/>
        </w:rPr>
      </w:pP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pacing w:val="-1"/>
          <w:sz w:val="28"/>
          <w:szCs w:val="28"/>
        </w:rPr>
        <w:lastRenderedPageBreak/>
        <w:t>Embedded:</w:t>
      </w:r>
    </w:p>
    <w:p w:rsidR="00FB3522" w:rsidRPr="00FB3522" w:rsidRDefault="00D109ED" w:rsidP="004D6F65">
      <w:pPr>
        <w:spacing w:before="17" w:line="480" w:lineRule="auto"/>
        <w:ind w:left="720" w:right="595"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code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seamlessly</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embedded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z w:val="24"/>
          <w:szCs w:val="24"/>
        </w:rPr>
        <w:t>tags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5"/>
          <w:sz w:val="24"/>
          <w:szCs w:val="24"/>
        </w:rPr>
        <w:t xml:space="preserve"> </w:t>
      </w:r>
      <w:r>
        <w:rPr>
          <w:rFonts w:ascii="Times New Roman" w:eastAsia="Times New Roman" w:hAnsi="Times New Roman" w:cs="Times New Roman"/>
          <w:noProof/>
          <w:color w:val="000000"/>
          <w:sz w:val="24"/>
          <w:szCs w:val="24"/>
        </w:rPr>
        <w:t>scripts,</w:t>
      </w:r>
      <w:r>
        <w:rPr>
          <w:rFonts w:ascii="Times New Roman" w:eastAsia="Times New Roman" w:hAnsi="Times New Roman" w:cs="Times New Roman"/>
          <w:noProof/>
          <w:color w:val="000000"/>
          <w:spacing w:val="36"/>
          <w:sz w:val="24"/>
          <w:szCs w:val="24"/>
        </w:rPr>
        <w:t xml:space="preserve"> </w:t>
      </w:r>
      <w:r>
        <w:rPr>
          <w:rFonts w:ascii="Times New Roman" w:eastAsia="Times New Roman" w:hAnsi="Times New Roman" w:cs="Times New Roman"/>
          <w:noProof/>
          <w:color w:val="000000"/>
          <w:spacing w:val="-1"/>
          <w:sz w:val="24"/>
          <w:szCs w:val="24"/>
        </w:rPr>
        <w:t>enabling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mix</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with</w:t>
      </w:r>
      <w:r>
        <w:rPr>
          <w:rFonts w:ascii="Times New Roman" w:eastAsia="Times New Roman" w:hAnsi="Times New Roman" w:cs="Times New Roman"/>
          <w:noProof/>
          <w:color w:val="000000"/>
          <w:spacing w:val="-1"/>
          <w:sz w:val="24"/>
          <w:szCs w:val="24"/>
        </w:rPr>
        <w:t xml:space="preserve"> standard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2"/>
          <w:sz w:val="24"/>
          <w:szCs w:val="24"/>
        </w:rPr>
        <w:t xml:space="preserve">effortlessly, </w:t>
      </w:r>
      <w:r>
        <w:rPr>
          <w:rFonts w:ascii="Times New Roman" w:eastAsia="Times New Roman" w:hAnsi="Times New Roman" w:cs="Times New Roman"/>
          <w:noProof/>
          <w:color w:val="000000"/>
          <w:spacing w:val="-1"/>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flexibility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of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development.</w:t>
      </w: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pacing w:val="1"/>
          <w:sz w:val="28"/>
          <w:szCs w:val="28"/>
        </w:rPr>
        <w:t>Platform</w:t>
      </w:r>
      <w:r w:rsidRPr="00FB3522">
        <w:rPr>
          <w:rFonts w:ascii="Times New Roman" w:eastAsia="Times New Roman" w:hAnsi="Times New Roman" w:cs="Times New Roman"/>
          <w:b/>
          <w:bCs/>
          <w:noProof/>
          <w:color w:val="000000"/>
          <w:spacing w:val="-4"/>
          <w:sz w:val="28"/>
          <w:szCs w:val="28"/>
        </w:rPr>
        <w:t xml:space="preserve"> </w:t>
      </w:r>
      <w:r w:rsidRPr="00FB3522">
        <w:rPr>
          <w:rFonts w:ascii="Times New Roman" w:eastAsia="Times New Roman" w:hAnsi="Times New Roman" w:cs="Times New Roman"/>
          <w:b/>
          <w:bCs/>
          <w:noProof/>
          <w:color w:val="000000"/>
          <w:sz w:val="28"/>
          <w:szCs w:val="28"/>
        </w:rPr>
        <w:t>Independence:</w:t>
      </w:r>
    </w:p>
    <w:p w:rsidR="00D109ED" w:rsidRDefault="00D109ED" w:rsidP="004D6F65">
      <w:pPr>
        <w:spacing w:before="26" w:line="480" w:lineRule="auto"/>
        <w:ind w:left="720" w:right="940"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platform-independent,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deployed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multiple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operating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Windows,</w:t>
      </w:r>
      <w:r>
        <w:rPr>
          <w:rFonts w:ascii="Times New Roman" w:eastAsia="Times New Roman" w:hAnsi="Times New Roman" w:cs="Times New Roman"/>
          <w:noProof/>
          <w:color w:val="000000"/>
          <w:sz w:val="24"/>
          <w:szCs w:val="24"/>
        </w:rPr>
        <w:t xml:space="preserve"> macOS,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Linux,</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UNIX.</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z w:val="24"/>
          <w:szCs w:val="24"/>
        </w:rPr>
        <w:t xml:space="preserve"> on</w:t>
      </w:r>
    </w:p>
    <w:p w:rsidR="002D5001" w:rsidRPr="002D5001" w:rsidRDefault="00D109ED" w:rsidP="00EA54FB">
      <w:pPr>
        <w:spacing w:before="175" w:line="480" w:lineRule="auto"/>
        <w:ind w:left="720"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one operating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system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 executed</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another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without modification.</w:t>
      </w:r>
      <w:r w:rsidR="002D5001">
        <w:rPr>
          <w:rFonts w:ascii="Times New Roman" w:eastAsia="Times New Roman" w:hAnsi="Times New Roman" w:cs="Times New Roman"/>
          <w:noProof/>
          <w:color w:val="000000"/>
          <w:spacing w:val="1"/>
          <w:sz w:val="24"/>
          <w:szCs w:val="24"/>
        </w:rPr>
        <w:t>\\</w:t>
      </w: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z w:val="28"/>
          <w:szCs w:val="28"/>
        </w:rPr>
        <w:t>Database Support:</w:t>
      </w:r>
    </w:p>
    <w:p w:rsidR="00D109ED" w:rsidRPr="002D5001" w:rsidRDefault="00D109ED" w:rsidP="004D6F65">
      <w:pPr>
        <w:spacing w:before="9" w:line="480" w:lineRule="auto"/>
        <w:ind w:left="720" w:right="766"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a wide range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z w:val="24"/>
          <w:szCs w:val="24"/>
        </w:rPr>
        <w:t xml:space="preserve"> including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SQLite,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ODBC,</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others.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makes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versatile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requiring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
          <w:sz w:val="24"/>
          <w:szCs w:val="24"/>
        </w:rPr>
        <w:t xml:space="preserve"> </w:t>
      </w:r>
      <w:r w:rsidR="002D5001">
        <w:rPr>
          <w:rFonts w:ascii="Times New Roman" w:eastAsia="Times New Roman" w:hAnsi="Times New Roman" w:cs="Times New Roman"/>
          <w:noProof/>
          <w:color w:val="000000"/>
          <w:sz w:val="24"/>
          <w:szCs w:val="24"/>
        </w:rPr>
        <w:t>interaction</w:t>
      </w: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z w:val="28"/>
          <w:szCs w:val="28"/>
        </w:rPr>
      </w:pPr>
      <w:r w:rsidRPr="00FB3522">
        <w:rPr>
          <w:rFonts w:ascii="Times New Roman" w:eastAsia="Times New Roman" w:hAnsi="Times New Roman" w:cs="Times New Roman"/>
          <w:b/>
          <w:bCs/>
          <w:noProof/>
          <w:color w:val="000000"/>
          <w:spacing w:val="-1"/>
          <w:sz w:val="28"/>
          <w:szCs w:val="28"/>
        </w:rPr>
        <w:t>Error</w:t>
      </w:r>
      <w:r w:rsidRPr="00FB3522">
        <w:rPr>
          <w:rFonts w:ascii="Times New Roman" w:eastAsia="Times New Roman" w:hAnsi="Times New Roman" w:cs="Times New Roman"/>
          <w:b/>
          <w:bCs/>
          <w:noProof/>
          <w:color w:val="000000"/>
          <w:spacing w:val="-5"/>
          <w:sz w:val="28"/>
          <w:szCs w:val="28"/>
        </w:rPr>
        <w:t xml:space="preserve"> </w:t>
      </w:r>
      <w:r w:rsidRPr="00FB3522">
        <w:rPr>
          <w:rFonts w:ascii="Times New Roman" w:eastAsia="Times New Roman" w:hAnsi="Times New Roman" w:cs="Times New Roman"/>
          <w:b/>
          <w:bCs/>
          <w:noProof/>
          <w:color w:val="000000"/>
          <w:sz w:val="28"/>
          <w:szCs w:val="28"/>
        </w:rPr>
        <w:t>Reporting:</w:t>
      </w:r>
    </w:p>
    <w:p w:rsidR="00FB3522" w:rsidRPr="002D5001" w:rsidRDefault="00D109ED" w:rsidP="004D6F65">
      <w:pPr>
        <w:spacing w:before="17" w:line="480" w:lineRule="auto"/>
        <w:ind w:left="720" w:right="893"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predefined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error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reporting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constants,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E_ERROR, </w:t>
      </w:r>
      <w:r>
        <w:rPr>
          <w:rFonts w:ascii="Times New Roman" w:eastAsia="Times New Roman" w:hAnsi="Times New Roman" w:cs="Times New Roman"/>
          <w:noProof/>
          <w:color w:val="000000"/>
          <w:spacing w:val="-3"/>
          <w:sz w:val="24"/>
          <w:szCs w:val="24"/>
        </w:rPr>
        <w:t>E_WARNING, E_STRICT,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3"/>
          <w:sz w:val="24"/>
          <w:szCs w:val="24"/>
        </w:rPr>
        <w:t>E_PARSE,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generate error notices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warnings </w:t>
      </w:r>
      <w:r>
        <w:rPr>
          <w:rFonts w:ascii="Times New Roman" w:eastAsia="Times New Roman" w:hAnsi="Times New Roman" w:cs="Times New Roman"/>
          <w:noProof/>
          <w:color w:val="000000"/>
          <w:spacing w:val="-2"/>
          <w:sz w:val="24"/>
          <w:szCs w:val="24"/>
        </w:rPr>
        <w:t>during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runtime.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feature</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essential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debugging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improving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code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reliability.</w:t>
      </w:r>
    </w:p>
    <w:p w:rsidR="00D109ED" w:rsidRPr="00FB3522" w:rsidRDefault="00D109ED" w:rsidP="00387827">
      <w:pPr>
        <w:pStyle w:val="ListParagraph"/>
        <w:numPr>
          <w:ilvl w:val="0"/>
          <w:numId w:val="12"/>
        </w:numPr>
        <w:spacing w:before="342" w:line="480" w:lineRule="auto"/>
        <w:ind w:left="1200"/>
        <w:rPr>
          <w:rFonts w:ascii="Times New Roman" w:eastAsia="Times New Roman" w:hAnsi="Times New Roman" w:cs="Times New Roman"/>
          <w:b/>
          <w:bCs/>
          <w:noProof/>
          <w:color w:val="000000"/>
          <w:spacing w:val="-3"/>
          <w:sz w:val="28"/>
          <w:szCs w:val="28"/>
        </w:rPr>
      </w:pPr>
      <w:r w:rsidRPr="00FB3522">
        <w:rPr>
          <w:rFonts w:ascii="Times New Roman" w:eastAsia="Times New Roman" w:hAnsi="Times New Roman" w:cs="Times New Roman"/>
          <w:b/>
          <w:bCs/>
          <w:noProof/>
          <w:color w:val="000000"/>
          <w:spacing w:val="-1"/>
          <w:sz w:val="28"/>
          <w:szCs w:val="28"/>
        </w:rPr>
        <w:t>Loosely</w:t>
      </w:r>
      <w:r w:rsidRPr="00FB3522">
        <w:rPr>
          <w:rFonts w:ascii="Times New Roman" w:eastAsia="Times New Roman" w:hAnsi="Times New Roman" w:cs="Times New Roman"/>
          <w:b/>
          <w:bCs/>
          <w:noProof/>
          <w:color w:val="000000"/>
          <w:spacing w:val="-5"/>
          <w:sz w:val="28"/>
          <w:szCs w:val="28"/>
        </w:rPr>
        <w:t xml:space="preserve"> </w:t>
      </w:r>
      <w:r w:rsidRPr="00FB3522">
        <w:rPr>
          <w:rFonts w:ascii="Times New Roman" w:eastAsia="Times New Roman" w:hAnsi="Times New Roman" w:cs="Times New Roman"/>
          <w:b/>
          <w:bCs/>
          <w:noProof/>
          <w:color w:val="000000"/>
          <w:spacing w:val="-4"/>
          <w:sz w:val="28"/>
          <w:szCs w:val="28"/>
        </w:rPr>
        <w:t>Typed</w:t>
      </w:r>
      <w:r w:rsidRPr="00FB3522">
        <w:rPr>
          <w:rFonts w:ascii="Times New Roman" w:eastAsia="Times New Roman" w:hAnsi="Times New Roman" w:cs="Times New Roman"/>
          <w:b/>
          <w:bCs/>
          <w:noProof/>
          <w:color w:val="000000"/>
          <w:sz w:val="28"/>
          <w:szCs w:val="28"/>
        </w:rPr>
        <w:t xml:space="preserve"> </w:t>
      </w:r>
      <w:r w:rsidRPr="00FB3522">
        <w:rPr>
          <w:rFonts w:ascii="Times New Roman" w:eastAsia="Times New Roman" w:hAnsi="Times New Roman" w:cs="Times New Roman"/>
          <w:b/>
          <w:bCs/>
          <w:noProof/>
          <w:color w:val="000000"/>
          <w:spacing w:val="-1"/>
          <w:sz w:val="28"/>
          <w:szCs w:val="28"/>
        </w:rPr>
        <w:t>Language:</w:t>
      </w:r>
    </w:p>
    <w:p w:rsidR="00FB3522" w:rsidRDefault="00D109ED" w:rsidP="004D6F65">
      <w:pPr>
        <w:spacing w:before="17" w:line="480" w:lineRule="auto"/>
        <w:ind w:left="720" w:right="1058" w:firstLine="1"/>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 xml:space="preserve">is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1"/>
          <w:sz w:val="24"/>
          <w:szCs w:val="24"/>
        </w:rPr>
        <w:t>loosely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typed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meaning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that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variables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do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not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require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explicit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 xml:space="preserve">type </w:t>
      </w:r>
      <w:r>
        <w:rPr>
          <w:rFonts w:ascii="Times New Roman" w:eastAsia="Times New Roman" w:hAnsi="Times New Roman" w:cs="Times New Roman"/>
          <w:noProof/>
          <w:color w:val="000000"/>
          <w:spacing w:val="-1"/>
          <w:sz w:val="24"/>
          <w:szCs w:val="24"/>
        </w:rPr>
        <w:t>declarations.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1"/>
          <w:sz w:val="24"/>
          <w:szCs w:val="24"/>
        </w:rPr>
        <w:t xml:space="preserve"> data type is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automatically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determined </w:t>
      </w:r>
      <w:r>
        <w:rPr>
          <w:rFonts w:ascii="Times New Roman" w:eastAsia="Times New Roman" w:hAnsi="Times New Roman" w:cs="Times New Roman"/>
          <w:noProof/>
          <w:color w:val="000000"/>
          <w:spacing w:val="-1"/>
          <w:sz w:val="24"/>
          <w:szCs w:val="24"/>
        </w:rPr>
        <w:t>at</w:t>
      </w:r>
      <w:r>
        <w:rPr>
          <w:rFonts w:ascii="Times New Roman" w:eastAsia="Times New Roman" w:hAnsi="Times New Roman" w:cs="Times New Roman"/>
          <w:noProof/>
          <w:color w:val="000000"/>
          <w:sz w:val="24"/>
          <w:szCs w:val="24"/>
        </w:rPr>
        <w:t xml:space="preserve"> runtime </w:t>
      </w:r>
      <w:r>
        <w:rPr>
          <w:rFonts w:ascii="Times New Roman" w:eastAsia="Times New Roman" w:hAnsi="Times New Roman" w:cs="Times New Roman"/>
          <w:noProof/>
          <w:color w:val="000000"/>
          <w:spacing w:val="-1"/>
          <w:sz w:val="24"/>
          <w:szCs w:val="24"/>
        </w:rPr>
        <w:t>based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value assigned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variable,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which</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simplifies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reduces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errors.</w:t>
      </w:r>
    </w:p>
    <w:p w:rsidR="00B944AC" w:rsidRDefault="00B944AC" w:rsidP="004D6F65">
      <w:pPr>
        <w:spacing w:before="17" w:line="480" w:lineRule="auto"/>
        <w:ind w:left="720" w:right="1058" w:firstLine="1"/>
        <w:rPr>
          <w:rFonts w:ascii="Times New Roman" w:eastAsia="Times New Roman" w:hAnsi="Times New Roman" w:cs="Times New Roman"/>
          <w:noProof/>
          <w:color w:val="000000"/>
          <w:sz w:val="24"/>
          <w:szCs w:val="24"/>
        </w:rPr>
      </w:pPr>
    </w:p>
    <w:p w:rsidR="00B944AC" w:rsidRPr="002D5001" w:rsidRDefault="00B944AC" w:rsidP="004D6F65">
      <w:pPr>
        <w:spacing w:before="17" w:line="480" w:lineRule="auto"/>
        <w:ind w:left="720" w:right="1058" w:firstLine="1"/>
        <w:rPr>
          <w:rFonts w:ascii="Times New Roman" w:eastAsia="Times New Roman" w:hAnsi="Times New Roman" w:cs="Times New Roman"/>
          <w:noProof/>
          <w:color w:val="000000"/>
          <w:spacing w:val="-5"/>
          <w:sz w:val="24"/>
          <w:szCs w:val="24"/>
        </w:rPr>
      </w:pP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3"/>
          <w:sz w:val="28"/>
          <w:szCs w:val="28"/>
        </w:rPr>
      </w:pPr>
      <w:r w:rsidRPr="00FB3522">
        <w:rPr>
          <w:rFonts w:ascii="Times New Roman" w:eastAsia="Times New Roman" w:hAnsi="Times New Roman" w:cs="Times New Roman"/>
          <w:b/>
          <w:bCs/>
          <w:noProof/>
          <w:color w:val="000000"/>
          <w:spacing w:val="-5"/>
          <w:sz w:val="28"/>
          <w:szCs w:val="28"/>
        </w:rPr>
        <w:lastRenderedPageBreak/>
        <w:t>Web</w:t>
      </w:r>
      <w:r w:rsidRPr="00FB3522">
        <w:rPr>
          <w:rFonts w:ascii="Times New Roman" w:eastAsia="Times New Roman" w:hAnsi="Times New Roman" w:cs="Times New Roman"/>
          <w:b/>
          <w:bCs/>
          <w:noProof/>
          <w:color w:val="000000"/>
          <w:sz w:val="28"/>
          <w:szCs w:val="28"/>
        </w:rPr>
        <w:t xml:space="preserve"> </w:t>
      </w:r>
      <w:r w:rsidRPr="00FB3522">
        <w:rPr>
          <w:rFonts w:ascii="Times New Roman" w:eastAsia="Times New Roman" w:hAnsi="Times New Roman" w:cs="Times New Roman"/>
          <w:b/>
          <w:bCs/>
          <w:noProof/>
          <w:color w:val="000000"/>
          <w:spacing w:val="-1"/>
          <w:sz w:val="28"/>
          <w:szCs w:val="28"/>
        </w:rPr>
        <w:t>Server</w:t>
      </w:r>
      <w:r w:rsidRPr="00FB3522">
        <w:rPr>
          <w:rFonts w:ascii="Times New Roman" w:eastAsia="Times New Roman" w:hAnsi="Times New Roman" w:cs="Times New Roman"/>
          <w:b/>
          <w:bCs/>
          <w:noProof/>
          <w:color w:val="000000"/>
          <w:spacing w:val="-5"/>
          <w:sz w:val="28"/>
          <w:szCs w:val="28"/>
        </w:rPr>
        <w:t xml:space="preserve"> </w:t>
      </w:r>
      <w:r w:rsidRPr="00FB3522">
        <w:rPr>
          <w:rFonts w:ascii="Times New Roman" w:eastAsia="Times New Roman" w:hAnsi="Times New Roman" w:cs="Times New Roman"/>
          <w:b/>
          <w:bCs/>
          <w:noProof/>
          <w:color w:val="000000"/>
          <w:spacing w:val="-1"/>
          <w:sz w:val="28"/>
          <w:szCs w:val="28"/>
        </w:rPr>
        <w:t>Support:</w:t>
      </w:r>
    </w:p>
    <w:p w:rsidR="00D109ED" w:rsidRPr="002D5001" w:rsidRDefault="00D109ED" w:rsidP="004D6F65">
      <w:pPr>
        <w:spacing w:before="19" w:line="480" w:lineRule="auto"/>
        <w:ind w:left="720" w:right="756"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compatible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wide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array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servers,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including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Apache,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Netscape,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and </w:t>
      </w:r>
      <w:r>
        <w:rPr>
          <w:rFonts w:ascii="Times New Roman" w:eastAsia="Times New Roman" w:hAnsi="Times New Roman" w:cs="Times New Roman"/>
          <w:noProof/>
          <w:color w:val="000000"/>
          <w:spacing w:val="-1"/>
          <w:sz w:val="24"/>
          <w:szCs w:val="24"/>
        </w:rPr>
        <w:t>Microsoft</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IIS,</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choose</w:t>
      </w:r>
      <w:r>
        <w:rPr>
          <w:rFonts w:ascii="Times New Roman" w:eastAsia="Times New Roman" w:hAnsi="Times New Roman" w:cs="Times New Roman"/>
          <w:noProof/>
          <w:color w:val="000000"/>
          <w:spacing w:val="-1"/>
          <w:sz w:val="24"/>
          <w:szCs w:val="24"/>
        </w:rPr>
        <w:t xml:space="preserve"> their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preferred</w:t>
      </w:r>
      <w:r>
        <w:rPr>
          <w:rFonts w:ascii="Times New Roman" w:eastAsia="Times New Roman" w:hAnsi="Times New Roman" w:cs="Times New Roman"/>
          <w:noProof/>
          <w:color w:val="000000"/>
          <w:sz w:val="24"/>
          <w:szCs w:val="24"/>
        </w:rPr>
        <w:t xml:space="preserve"> server environment </w:t>
      </w:r>
      <w:r>
        <w:rPr>
          <w:rFonts w:ascii="Times New Roman" w:eastAsia="Times New Roman" w:hAnsi="Times New Roman" w:cs="Times New Roman"/>
          <w:noProof/>
          <w:color w:val="000000"/>
          <w:spacing w:val="-1"/>
          <w:sz w:val="24"/>
          <w:szCs w:val="24"/>
        </w:rPr>
        <w:t xml:space="preserve">without </w:t>
      </w:r>
      <w:r>
        <w:rPr>
          <w:rFonts w:ascii="Times New Roman" w:eastAsia="Times New Roman" w:hAnsi="Times New Roman" w:cs="Times New Roman"/>
          <w:noProof/>
          <w:color w:val="000000"/>
          <w:spacing w:val="1"/>
          <w:sz w:val="24"/>
          <w:szCs w:val="24"/>
        </w:rPr>
        <w:t>compatibility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concerns.</w:t>
      </w: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4"/>
          <w:sz w:val="28"/>
          <w:szCs w:val="28"/>
        </w:rPr>
      </w:pPr>
      <w:r w:rsidRPr="00FB3522">
        <w:rPr>
          <w:rFonts w:ascii="Times New Roman" w:eastAsia="Times New Roman" w:hAnsi="Times New Roman" w:cs="Times New Roman"/>
          <w:b/>
          <w:bCs/>
          <w:noProof/>
          <w:color w:val="000000"/>
          <w:sz w:val="28"/>
          <w:szCs w:val="28"/>
        </w:rPr>
        <w:t>Security:</w:t>
      </w:r>
    </w:p>
    <w:p w:rsidR="00D109ED" w:rsidRPr="00EA54FB" w:rsidRDefault="00D109ED" w:rsidP="00EA54FB">
      <w:pPr>
        <w:spacing w:before="17" w:line="480" w:lineRule="auto"/>
        <w:ind w:left="72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46"/>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robust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security</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designed</w:t>
      </w:r>
      <w:r>
        <w:rPr>
          <w:rFonts w:ascii="Times New Roman" w:eastAsia="Times New Roman" w:hAnsi="Times New Roman" w:cs="Times New Roman"/>
          <w:noProof/>
          <w:color w:val="000000"/>
          <w:spacing w:val="57"/>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protect</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websites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threats</w:t>
      </w:r>
      <w:r>
        <w:rPr>
          <w:rFonts w:ascii="Times New Roman" w:eastAsia="Times New Roman" w:hAnsi="Times New Roman" w:cs="Times New Roman"/>
          <w:noProof/>
          <w:color w:val="000000"/>
          <w:spacing w:val="58"/>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malicious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attacks.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Multiple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layers</w:t>
      </w:r>
      <w:r>
        <w:rPr>
          <w:rFonts w:ascii="Times New Roman" w:eastAsia="Times New Roman" w:hAnsi="Times New Roman" w:cs="Times New Roman"/>
          <w:noProof/>
          <w:color w:val="000000"/>
          <w:spacing w:val="2"/>
          <w:sz w:val="24"/>
          <w:szCs w:val="24"/>
        </w:rPr>
        <w:t xml:space="preserve"> of </w:t>
      </w:r>
      <w:r>
        <w:rPr>
          <w:rFonts w:ascii="Times New Roman" w:eastAsia="Times New Roman" w:hAnsi="Times New Roman" w:cs="Times New Roman"/>
          <w:noProof/>
          <w:color w:val="000000"/>
          <w:spacing w:val="1"/>
          <w:sz w:val="24"/>
          <w:szCs w:val="24"/>
        </w:rPr>
        <w:t>security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are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integrated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6"/>
          <w:sz w:val="24"/>
          <w:szCs w:val="24"/>
        </w:rPr>
        <w:t>PHP,</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making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 xml:space="preserve">reliable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6"/>
          <w:sz w:val="24"/>
          <w:szCs w:val="24"/>
        </w:rPr>
        <w:t xml:space="preserve"> </w:t>
      </w:r>
      <w:r w:rsidR="00EA54FB">
        <w:rPr>
          <w:rFonts w:ascii="Times New Roman" w:eastAsia="Times New Roman" w:hAnsi="Times New Roman" w:cs="Times New Roman"/>
          <w:noProof/>
          <w:color w:val="000000"/>
          <w:spacing w:val="1"/>
          <w:sz w:val="24"/>
          <w:szCs w:val="24"/>
        </w:rPr>
        <w:t>websites</w:t>
      </w:r>
    </w:p>
    <w:p w:rsidR="00D109ED" w:rsidRPr="00FB3522" w:rsidRDefault="00D109ED" w:rsidP="00387827">
      <w:pPr>
        <w:pStyle w:val="ListParagraph"/>
        <w:numPr>
          <w:ilvl w:val="0"/>
          <w:numId w:val="12"/>
        </w:numPr>
        <w:spacing w:before="281" w:line="480" w:lineRule="auto"/>
        <w:ind w:left="1200"/>
        <w:rPr>
          <w:rFonts w:ascii="Times New Roman" w:eastAsia="Times New Roman" w:hAnsi="Times New Roman" w:cs="Times New Roman"/>
          <w:b/>
          <w:bCs/>
          <w:noProof/>
          <w:color w:val="000000"/>
          <w:spacing w:val="-3"/>
          <w:sz w:val="28"/>
          <w:szCs w:val="28"/>
        </w:rPr>
      </w:pPr>
      <w:r w:rsidRPr="00FB3522">
        <w:rPr>
          <w:rFonts w:ascii="Times New Roman" w:eastAsia="Times New Roman" w:hAnsi="Times New Roman" w:cs="Times New Roman"/>
          <w:b/>
          <w:bCs/>
          <w:noProof/>
          <w:color w:val="000000"/>
          <w:spacing w:val="-1"/>
          <w:sz w:val="28"/>
          <w:szCs w:val="28"/>
        </w:rPr>
        <w:t>Control:</w:t>
      </w:r>
    </w:p>
    <w:p w:rsidR="00FB3522" w:rsidRPr="002D5001" w:rsidRDefault="00D109ED" w:rsidP="004D6F65">
      <w:pPr>
        <w:spacing w:before="73" w:line="480" w:lineRule="auto"/>
        <w:ind w:left="720" w:right="603"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known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for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its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efficiency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and </w:t>
      </w:r>
      <w:r>
        <w:rPr>
          <w:rFonts w:ascii="Times New Roman" w:eastAsia="Times New Roman" w:hAnsi="Times New Roman" w:cs="Times New Roman"/>
          <w:noProof/>
          <w:color w:val="000000"/>
          <w:spacing w:val="-1"/>
          <w:sz w:val="24"/>
          <w:szCs w:val="24"/>
        </w:rPr>
        <w:t>control,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accomplish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complex tasks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relatively</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few</w:t>
      </w:r>
      <w:r>
        <w:rPr>
          <w:rFonts w:ascii="Times New Roman" w:eastAsia="Times New Roman" w:hAnsi="Times New Roman" w:cs="Times New Roman"/>
          <w:noProof/>
          <w:color w:val="000000"/>
          <w:spacing w:val="28"/>
          <w:sz w:val="24"/>
          <w:szCs w:val="24"/>
        </w:rPr>
        <w:t xml:space="preserve"> </w:t>
      </w:r>
      <w:r>
        <w:rPr>
          <w:rFonts w:ascii="Times New Roman" w:eastAsia="Times New Roman" w:hAnsi="Times New Roman" w:cs="Times New Roman"/>
          <w:noProof/>
          <w:color w:val="000000"/>
          <w:spacing w:val="-1"/>
          <w:sz w:val="24"/>
          <w:szCs w:val="24"/>
        </w:rPr>
        <w:t>lines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2"/>
          <w:sz w:val="24"/>
          <w:szCs w:val="24"/>
        </w:rPr>
        <w:t>code.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2"/>
          <w:sz w:val="24"/>
          <w:szCs w:val="24"/>
        </w:rPr>
        <w:t>Additionally,</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extensive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control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2"/>
          <w:sz w:val="24"/>
          <w:szCs w:val="24"/>
        </w:rPr>
        <w:t>over</w:t>
      </w:r>
      <w:r w:rsidRPr="00D109ED">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website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functionality,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make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quick</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adjustments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improvements </w:t>
      </w:r>
      <w:r>
        <w:rPr>
          <w:rFonts w:ascii="Times New Roman" w:eastAsia="Times New Roman" w:hAnsi="Times New Roman" w:cs="Times New Roman"/>
          <w:noProof/>
          <w:color w:val="000000"/>
          <w:spacing w:val="3"/>
          <w:sz w:val="24"/>
          <w:szCs w:val="24"/>
        </w:rPr>
        <w:t>when</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needed.</w:t>
      </w:r>
    </w:p>
    <w:p w:rsidR="00D109ED" w:rsidRPr="00FB3522" w:rsidRDefault="00D109ED" w:rsidP="00387827">
      <w:pPr>
        <w:pStyle w:val="ListParagraph"/>
        <w:numPr>
          <w:ilvl w:val="0"/>
          <w:numId w:val="12"/>
        </w:numPr>
        <w:spacing w:before="9" w:line="480" w:lineRule="auto"/>
        <w:ind w:left="1200" w:right="598"/>
        <w:jc w:val="both"/>
        <w:rPr>
          <w:rFonts w:ascii="Times New Roman" w:eastAsia="Times New Roman" w:hAnsi="Times New Roman" w:cs="Times New Roman"/>
          <w:b/>
          <w:bCs/>
          <w:noProof/>
          <w:color w:val="000000"/>
          <w:spacing w:val="-1"/>
          <w:sz w:val="28"/>
          <w:szCs w:val="28"/>
        </w:rPr>
      </w:pPr>
      <w:r w:rsidRPr="00FB3522">
        <w:rPr>
          <w:rFonts w:ascii="Times New Roman" w:eastAsia="Times New Roman" w:hAnsi="Times New Roman" w:cs="Times New Roman"/>
          <w:b/>
          <w:bCs/>
          <w:noProof/>
          <w:color w:val="000000"/>
          <w:spacing w:val="-8"/>
          <w:sz w:val="28"/>
          <w:szCs w:val="28"/>
        </w:rPr>
        <w:t xml:space="preserve">A </w:t>
      </w:r>
      <w:r w:rsidRPr="00FB3522">
        <w:rPr>
          <w:rFonts w:ascii="Times New Roman" w:eastAsia="Times New Roman" w:hAnsi="Times New Roman" w:cs="Times New Roman"/>
          <w:b/>
          <w:bCs/>
          <w:noProof/>
          <w:color w:val="000000"/>
          <w:sz w:val="28"/>
          <w:szCs w:val="28"/>
        </w:rPr>
        <w:t>Helpful</w:t>
      </w:r>
      <w:r w:rsidRPr="00FB3522">
        <w:rPr>
          <w:rFonts w:ascii="Times New Roman" w:eastAsia="Times New Roman" w:hAnsi="Times New Roman" w:cs="Times New Roman"/>
          <w:b/>
          <w:bCs/>
          <w:noProof/>
          <w:color w:val="000000"/>
          <w:spacing w:val="1"/>
          <w:sz w:val="28"/>
          <w:szCs w:val="28"/>
        </w:rPr>
        <w:t xml:space="preserve"> </w:t>
      </w:r>
      <w:r w:rsidRPr="00FB3522">
        <w:rPr>
          <w:rFonts w:ascii="Times New Roman" w:eastAsia="Times New Roman" w:hAnsi="Times New Roman" w:cs="Times New Roman"/>
          <w:b/>
          <w:bCs/>
          <w:noProof/>
          <w:color w:val="000000"/>
          <w:spacing w:val="-1"/>
          <w:sz w:val="28"/>
          <w:szCs w:val="28"/>
        </w:rPr>
        <w:t>PHP</w:t>
      </w:r>
      <w:r w:rsidRPr="00FB3522">
        <w:rPr>
          <w:rFonts w:ascii="Times New Roman" w:eastAsia="Times New Roman" w:hAnsi="Times New Roman" w:cs="Times New Roman"/>
          <w:b/>
          <w:bCs/>
          <w:noProof/>
          <w:color w:val="000000"/>
          <w:spacing w:val="-16"/>
          <w:sz w:val="28"/>
          <w:szCs w:val="28"/>
        </w:rPr>
        <w:t xml:space="preserve"> </w:t>
      </w:r>
      <w:r w:rsidRPr="00FB3522">
        <w:rPr>
          <w:rFonts w:ascii="Times New Roman" w:eastAsia="Times New Roman" w:hAnsi="Times New Roman" w:cs="Times New Roman"/>
          <w:b/>
          <w:bCs/>
          <w:noProof/>
          <w:color w:val="000000"/>
          <w:spacing w:val="-1"/>
          <w:sz w:val="28"/>
          <w:szCs w:val="28"/>
        </w:rPr>
        <w:t>Community:</w:t>
      </w:r>
    </w:p>
    <w:p w:rsidR="004060C6" w:rsidRDefault="00D109ED" w:rsidP="004D6F65">
      <w:pPr>
        <w:spacing w:before="59" w:line="480" w:lineRule="auto"/>
        <w:ind w:left="720" w:right="776" w:firstLine="1"/>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PHP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benefits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 large and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 xml:space="preserve">active </w:t>
      </w:r>
      <w:r>
        <w:rPr>
          <w:rFonts w:ascii="Times New Roman" w:eastAsia="Times New Roman" w:hAnsi="Times New Roman" w:cs="Times New Roman"/>
          <w:noProof/>
          <w:color w:val="000000"/>
          <w:spacing w:val="1"/>
          <w:sz w:val="24"/>
          <w:szCs w:val="24"/>
        </w:rPr>
        <w:t>community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 developers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who</w:t>
      </w:r>
      <w:r>
        <w:rPr>
          <w:rFonts w:ascii="Times New Roman" w:eastAsia="Times New Roman" w:hAnsi="Times New Roman" w:cs="Times New Roman"/>
          <w:noProof/>
          <w:color w:val="000000"/>
          <w:sz w:val="24"/>
          <w:szCs w:val="24"/>
        </w:rPr>
        <w:t xml:space="preserve"> regularly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contribute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documentation,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tutorials,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3"/>
          <w:sz w:val="24"/>
          <w:szCs w:val="24"/>
        </w:rPr>
        <w:t>FAQs,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other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helpful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resources.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wealth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 xml:space="preserve">of </w:t>
      </w:r>
      <w:r>
        <w:rPr>
          <w:rFonts w:ascii="Times New Roman" w:eastAsia="Times New Roman" w:hAnsi="Times New Roman" w:cs="Times New Roman"/>
          <w:noProof/>
          <w:color w:val="000000"/>
          <w:spacing w:val="-1"/>
          <w:sz w:val="24"/>
          <w:szCs w:val="24"/>
        </w:rPr>
        <w:t>community-driven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knowledge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makes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learning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PHP</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easier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accessible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both </w:t>
      </w:r>
      <w:r>
        <w:rPr>
          <w:rFonts w:ascii="Times New Roman" w:eastAsia="Times New Roman" w:hAnsi="Times New Roman" w:cs="Times New Roman"/>
          <w:noProof/>
          <w:color w:val="000000"/>
          <w:spacing w:val="1"/>
          <w:sz w:val="24"/>
          <w:szCs w:val="24"/>
        </w:rPr>
        <w:t>beginners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experienced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
          <w:sz w:val="28"/>
          <w:szCs w:val="28"/>
        </w:rPr>
        <w:t>.</w:t>
      </w:r>
    </w:p>
    <w:p w:rsidR="00FB3522" w:rsidRPr="002D5001" w:rsidRDefault="002D5001" w:rsidP="004D6F65">
      <w:pPr>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CE5741" w:rsidRPr="008422D6" w:rsidRDefault="002A667C" w:rsidP="004D6F65">
      <w:pPr>
        <w:spacing w:before="319" w:line="480" w:lineRule="auto"/>
        <w:ind w:right="2860" w:firstLine="1"/>
        <w:jc w:val="right"/>
        <w:rPr>
          <w:rFonts w:ascii="Times New Roman" w:eastAsia="Times New Roman" w:hAnsi="Times New Roman" w:cs="Times New Roman"/>
          <w:b/>
          <w:bCs/>
          <w:noProof/>
          <w:color w:val="000000"/>
          <w:spacing w:val="-15"/>
          <w:sz w:val="32"/>
          <w:szCs w:val="32"/>
          <w:u w:val="single" w:color="000000"/>
        </w:rPr>
      </w:pPr>
      <w:ins w:id="15" w:author="CHETAN SONI" w:date="2026-02-16T23:13:00Z">
        <w:r w:rsidRPr="007E15B9">
          <w:rPr>
            <w:rFonts w:ascii="Times New Roman" w:eastAsia="Times New Roman" w:hAnsi="Times New Roman" w:cs="Times New Roman"/>
            <w:b/>
            <w:bCs/>
            <w:sz w:val="32"/>
            <w:szCs w:val="27"/>
            <w:u w:val="single"/>
            <w:lang w:eastAsia="en-IN"/>
          </w:rPr>
          <w:lastRenderedPageBreak/>
          <w:t>3</w:t>
        </w:r>
      </w:ins>
      <w:r w:rsidRPr="007E15B9">
        <w:rPr>
          <w:rFonts w:ascii="Times New Roman" w:eastAsia="Times New Roman" w:hAnsi="Times New Roman" w:cs="Times New Roman"/>
          <w:b/>
          <w:bCs/>
          <w:sz w:val="32"/>
          <w:szCs w:val="27"/>
          <w:u w:val="single"/>
          <w:lang w:eastAsia="en-IN"/>
        </w:rPr>
        <w:t>(</w:t>
      </w:r>
      <w:r w:rsidR="00E52FC5">
        <w:rPr>
          <w:rFonts w:ascii="Times New Roman" w:eastAsia="Times New Roman" w:hAnsi="Times New Roman" w:cs="Times New Roman"/>
          <w:b/>
          <w:bCs/>
          <w:sz w:val="32"/>
          <w:szCs w:val="27"/>
          <w:u w:val="single"/>
          <w:lang w:eastAsia="en-IN"/>
        </w:rPr>
        <w:t>D</w:t>
      </w:r>
      <w:r w:rsidRPr="007E15B9">
        <w:rPr>
          <w:rFonts w:ascii="Times New Roman" w:eastAsia="Times New Roman" w:hAnsi="Times New Roman" w:cs="Times New Roman"/>
          <w:b/>
          <w:bCs/>
          <w:sz w:val="32"/>
          <w:szCs w:val="27"/>
          <w:u w:val="single"/>
          <w:lang w:eastAsia="en-IN"/>
        </w:rPr>
        <w:t>)</w:t>
      </w:r>
      <w:r w:rsidR="004060C6">
        <w:rPr>
          <w:rFonts w:ascii="Times New Roman" w:eastAsia="Times New Roman" w:hAnsi="Times New Roman" w:cs="Times New Roman"/>
          <w:b/>
          <w:bCs/>
          <w:noProof/>
          <w:color w:val="000000"/>
          <w:spacing w:val="-1"/>
          <w:sz w:val="32"/>
          <w:szCs w:val="32"/>
          <w:u w:val="single" w:color="000000"/>
        </w:rPr>
        <w:t>INTRODUCTION OF MYSQL</w:t>
      </w:r>
    </w:p>
    <w:p w:rsidR="00CE5741" w:rsidRPr="00CE5741" w:rsidRDefault="00CE5741" w:rsidP="004D6F65">
      <w:pPr>
        <w:spacing w:before="281" w:line="480" w:lineRule="auto"/>
        <w:ind w:left="72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is</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pacing w:val="-1"/>
          <w:sz w:val="28"/>
          <w:szCs w:val="28"/>
        </w:rPr>
        <w:t>Database?</w:t>
      </w:r>
    </w:p>
    <w:p w:rsidR="00330EB3" w:rsidRDefault="00330EB3" w:rsidP="004D6F65">
      <w:pPr>
        <w:spacing w:before="168" w:line="480" w:lineRule="auto"/>
        <w:ind w:left="72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57"/>
          <w:sz w:val="24"/>
          <w:szCs w:val="24"/>
        </w:rPr>
        <w:t>A</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z w:val="24"/>
          <w:szCs w:val="24"/>
        </w:rPr>
        <w:t>specialized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store,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manner.</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distinct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APIs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 xml:space="preserve">manage, </w:t>
      </w:r>
      <w:r>
        <w:rPr>
          <w:rFonts w:ascii="Times New Roman" w:eastAsia="Times New Roman" w:hAnsi="Times New Roman" w:cs="Times New Roman"/>
          <w:noProof/>
          <w:color w:val="000000"/>
          <w:spacing w:val="-1"/>
          <w:sz w:val="24"/>
          <w:szCs w:val="24"/>
        </w:rPr>
        <w:t>search,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replicate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storage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systems or</w:t>
      </w:r>
      <w:r>
        <w:rPr>
          <w:rFonts w:ascii="Times New Roman" w:eastAsia="Times New Roman" w:hAnsi="Times New Roman" w:cs="Times New Roman"/>
          <w:noProof/>
          <w:color w:val="000000"/>
          <w:spacing w:val="-2"/>
          <w:sz w:val="24"/>
          <w:szCs w:val="24"/>
        </w:rPr>
        <w:t xml:space="preserve"> 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hash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in </w:t>
      </w:r>
      <w:r>
        <w:rPr>
          <w:rFonts w:ascii="Times New Roman" w:eastAsia="Times New Roman" w:hAnsi="Times New Roman" w:cs="Times New Roman"/>
          <w:noProof/>
          <w:color w:val="000000"/>
          <w:spacing w:val="-2"/>
          <w:sz w:val="24"/>
          <w:szCs w:val="24"/>
        </w:rPr>
        <w:t xml:space="preserve">memory,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generally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do </w:t>
      </w:r>
      <w:r>
        <w:rPr>
          <w:rFonts w:ascii="Times New Roman" w:eastAsia="Times New Roman" w:hAnsi="Times New Roman" w:cs="Times New Roman"/>
          <w:noProof/>
          <w:color w:val="000000"/>
          <w:spacing w:val="-1"/>
          <w:sz w:val="24"/>
          <w:szCs w:val="24"/>
        </w:rPr>
        <w:t>not offer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the </w:t>
      </w:r>
      <w:r>
        <w:rPr>
          <w:rFonts w:ascii="Times New Roman" w:eastAsia="Times New Roman" w:hAnsi="Times New Roman" w:cs="Times New Roman"/>
          <w:noProof/>
          <w:color w:val="000000"/>
          <w:spacing w:val="1"/>
          <w:sz w:val="24"/>
          <w:szCs w:val="24"/>
        </w:rPr>
        <w:t>same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retrieval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dedicated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system.</w:t>
      </w:r>
    </w:p>
    <w:p w:rsidR="00330EB3" w:rsidRDefault="00330EB3" w:rsidP="004D6F65">
      <w:pPr>
        <w:spacing w:before="149" w:line="480" w:lineRule="auto"/>
        <w:ind w:left="720" w:right="599"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commonly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3"/>
          <w:sz w:val="24"/>
          <w:szCs w:val="24"/>
        </w:rPr>
        <w:t>large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volumes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term</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refers</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way</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is</w:t>
      </w:r>
    </w:p>
    <w:p w:rsidR="00330EB3" w:rsidRPr="008422D6" w:rsidRDefault="00330EB3" w:rsidP="004D6F65">
      <w:pPr>
        <w:spacing w:line="480" w:lineRule="auto"/>
        <w:ind w:left="720" w:right="601"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organized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relationships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between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established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 keys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keys.</w:t>
      </w:r>
    </w:p>
    <w:p w:rsidR="00330EB3" w:rsidRDefault="00330EB3" w:rsidP="004D6F65">
      <w:pPr>
        <w:spacing w:before="281" w:line="480" w:lineRule="auto"/>
        <w:ind w:left="720" w:firstLine="1"/>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Relational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Database</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z w:val="28"/>
          <w:szCs w:val="28"/>
        </w:rPr>
        <w:t>Management System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(RDBMS)</w:t>
      </w:r>
    </w:p>
    <w:p w:rsidR="00330EB3" w:rsidRDefault="00330EB3" w:rsidP="004D6F65">
      <w:pPr>
        <w:spacing w:before="177" w:line="480" w:lineRule="auto"/>
        <w:ind w:left="720" w:right="605"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software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facilitates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 databases.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columns,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while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following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functions:</w:t>
      </w:r>
    </w:p>
    <w:p w:rsidR="00330EB3" w:rsidRPr="008422D6" w:rsidRDefault="00330EB3" w:rsidP="00387827">
      <w:pPr>
        <w:pStyle w:val="ListParagraph"/>
        <w:numPr>
          <w:ilvl w:val="0"/>
          <w:numId w:val="12"/>
        </w:numPr>
        <w:tabs>
          <w:tab w:val="left" w:pos="2160"/>
        </w:tabs>
        <w:spacing w:before="334" w:line="480" w:lineRule="auto"/>
        <w:ind w:left="1200"/>
        <w:rPr>
          <w:rFonts w:ascii="Times New Roman" w:eastAsia="Times New Roman" w:hAnsi="Times New Roman" w:cs="Times New Roman"/>
          <w:noProof/>
          <w:color w:val="000000"/>
          <w:sz w:val="24"/>
          <w:szCs w:val="24"/>
        </w:rPr>
      </w:pPr>
      <w:r w:rsidRPr="008422D6">
        <w:rPr>
          <w:rFonts w:ascii="Times New Roman" w:eastAsia="Times New Roman" w:hAnsi="Times New Roman" w:cs="Times New Roman"/>
          <w:b/>
          <w:bCs/>
          <w:noProof/>
          <w:color w:val="000000"/>
          <w:spacing w:val="-5"/>
          <w:sz w:val="24"/>
          <w:szCs w:val="24"/>
        </w:rPr>
        <w:t>Table</w:t>
      </w:r>
      <w:r w:rsidRPr="008422D6">
        <w:rPr>
          <w:rFonts w:ascii="Times New Roman" w:eastAsia="Times New Roman" w:hAnsi="Times New Roman" w:cs="Times New Roman"/>
          <w:b/>
          <w:bCs/>
          <w:noProof/>
          <w:color w:val="000000"/>
          <w:sz w:val="24"/>
          <w:szCs w:val="24"/>
        </w:rPr>
        <w:t xml:space="preserve"> </w:t>
      </w:r>
      <w:r w:rsidRPr="008422D6">
        <w:rPr>
          <w:rFonts w:ascii="Times New Roman" w:eastAsia="Times New Roman" w:hAnsi="Times New Roman" w:cs="Times New Roman"/>
          <w:b/>
          <w:bCs/>
          <w:noProof/>
          <w:color w:val="000000"/>
          <w:spacing w:val="-1"/>
          <w:sz w:val="24"/>
          <w:szCs w:val="24"/>
        </w:rPr>
        <w:t>Structure:</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z w:val="24"/>
          <w:szCs w:val="24"/>
        </w:rPr>
        <w:t xml:space="preserve">Allows </w:t>
      </w:r>
      <w:r w:rsidRPr="008422D6">
        <w:rPr>
          <w:rFonts w:ascii="Times New Roman" w:eastAsia="Times New Roman" w:hAnsi="Times New Roman" w:cs="Times New Roman"/>
          <w:noProof/>
          <w:color w:val="000000"/>
          <w:spacing w:val="-1"/>
          <w:sz w:val="24"/>
          <w:szCs w:val="24"/>
        </w:rPr>
        <w:t>the creation</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and</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organization</w:t>
      </w:r>
      <w:r w:rsidRPr="008422D6">
        <w:rPr>
          <w:rFonts w:ascii="Times New Roman" w:eastAsia="Times New Roman" w:hAnsi="Times New Roman" w:cs="Times New Roman"/>
          <w:noProof/>
          <w:color w:val="000000"/>
          <w:sz w:val="24"/>
          <w:szCs w:val="24"/>
        </w:rPr>
        <w:t xml:space="preserve"> of</w:t>
      </w:r>
      <w:r w:rsidRPr="008422D6">
        <w:rPr>
          <w:rFonts w:ascii="Times New Roman" w:eastAsia="Times New Roman" w:hAnsi="Times New Roman" w:cs="Times New Roman"/>
          <w:noProof/>
          <w:color w:val="000000"/>
          <w:spacing w:val="-1"/>
          <w:sz w:val="24"/>
          <w:szCs w:val="24"/>
        </w:rPr>
        <w:t xml:space="preserve"> tables</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to</w:t>
      </w:r>
      <w:r w:rsidRPr="008422D6">
        <w:rPr>
          <w:rFonts w:ascii="Times New Roman" w:eastAsia="Times New Roman" w:hAnsi="Times New Roman" w:cs="Times New Roman"/>
          <w:noProof/>
          <w:color w:val="000000"/>
          <w:sz w:val="24"/>
          <w:szCs w:val="24"/>
        </w:rPr>
        <w:t xml:space="preserve"> store</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z w:val="24"/>
          <w:szCs w:val="24"/>
        </w:rPr>
        <w:t>data.</w:t>
      </w:r>
    </w:p>
    <w:p w:rsidR="00330EB3" w:rsidRPr="008422D6" w:rsidRDefault="00330EB3" w:rsidP="00387827">
      <w:pPr>
        <w:pStyle w:val="ListParagraph"/>
        <w:numPr>
          <w:ilvl w:val="0"/>
          <w:numId w:val="12"/>
        </w:numPr>
        <w:spacing w:before="149" w:line="480" w:lineRule="auto"/>
        <w:ind w:left="1200" w:right="599"/>
        <w:rPr>
          <w:rFonts w:ascii="Times New Roman" w:eastAsia="Times New Roman" w:hAnsi="Times New Roman" w:cs="Times New Roman"/>
          <w:noProof/>
          <w:color w:val="000000"/>
          <w:sz w:val="24"/>
          <w:szCs w:val="24"/>
        </w:rPr>
      </w:pPr>
      <w:r w:rsidRPr="008422D6">
        <w:rPr>
          <w:rFonts w:ascii="Times New Roman" w:eastAsia="Times New Roman" w:hAnsi="Times New Roman" w:cs="Times New Roman"/>
          <w:b/>
          <w:bCs/>
          <w:noProof/>
          <w:color w:val="000000"/>
          <w:spacing w:val="-1"/>
          <w:sz w:val="24"/>
          <w:szCs w:val="24"/>
        </w:rPr>
        <w:t>Referential</w:t>
      </w:r>
      <w:r w:rsidRPr="008422D6">
        <w:rPr>
          <w:rFonts w:ascii="Times New Roman" w:eastAsia="Times New Roman" w:hAnsi="Times New Roman" w:cs="Times New Roman"/>
          <w:b/>
          <w:bCs/>
          <w:noProof/>
          <w:color w:val="000000"/>
          <w:spacing w:val="-8"/>
          <w:sz w:val="24"/>
          <w:szCs w:val="24"/>
        </w:rPr>
        <w:t xml:space="preserve"> </w:t>
      </w:r>
      <w:r w:rsidRPr="008422D6">
        <w:rPr>
          <w:rFonts w:ascii="Times New Roman" w:eastAsia="Times New Roman" w:hAnsi="Times New Roman" w:cs="Times New Roman"/>
          <w:b/>
          <w:bCs/>
          <w:noProof/>
          <w:color w:val="000000"/>
          <w:spacing w:val="-1"/>
          <w:sz w:val="24"/>
          <w:szCs w:val="24"/>
        </w:rPr>
        <w:t>Integrity:</w:t>
      </w:r>
      <w:r w:rsidRPr="008422D6">
        <w:rPr>
          <w:rFonts w:ascii="Times New Roman" w:eastAsia="Times New Roman" w:hAnsi="Times New Roman" w:cs="Times New Roman"/>
          <w:b/>
          <w:bCs/>
          <w:noProof/>
          <w:color w:val="000000"/>
          <w:spacing w:val="-6"/>
          <w:sz w:val="24"/>
          <w:szCs w:val="24"/>
        </w:rPr>
        <w:t xml:space="preserve"> </w:t>
      </w:r>
      <w:r w:rsidRPr="008422D6">
        <w:rPr>
          <w:rFonts w:ascii="Times New Roman" w:eastAsia="Times New Roman" w:hAnsi="Times New Roman" w:cs="Times New Roman"/>
          <w:noProof/>
          <w:color w:val="000000"/>
          <w:spacing w:val="-1"/>
          <w:sz w:val="24"/>
          <w:szCs w:val="24"/>
        </w:rPr>
        <w:t>Maintains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the</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integrity</w:t>
      </w:r>
      <w:r w:rsidRPr="008422D6">
        <w:rPr>
          <w:rFonts w:ascii="Times New Roman" w:eastAsia="Times New Roman" w:hAnsi="Times New Roman" w:cs="Times New Roman"/>
          <w:noProof/>
          <w:color w:val="000000"/>
          <w:spacing w:val="-10"/>
          <w:sz w:val="24"/>
          <w:szCs w:val="24"/>
        </w:rPr>
        <w:t xml:space="preserve"> </w:t>
      </w:r>
      <w:r w:rsidRPr="008422D6">
        <w:rPr>
          <w:rFonts w:ascii="Times New Roman" w:eastAsia="Times New Roman" w:hAnsi="Times New Roman" w:cs="Times New Roman"/>
          <w:noProof/>
          <w:color w:val="000000"/>
          <w:spacing w:val="-4"/>
          <w:sz w:val="24"/>
          <w:szCs w:val="24"/>
        </w:rPr>
        <w:t>of</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relationships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2"/>
          <w:sz w:val="24"/>
          <w:szCs w:val="24"/>
        </w:rPr>
        <w:t>between</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tables</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2"/>
          <w:sz w:val="24"/>
          <w:szCs w:val="24"/>
        </w:rPr>
        <w:t xml:space="preserve">using </w:t>
      </w:r>
      <w:r w:rsidRPr="008422D6">
        <w:rPr>
          <w:rFonts w:ascii="Times New Roman" w:eastAsia="Times New Roman" w:hAnsi="Times New Roman" w:cs="Times New Roman"/>
          <w:noProof/>
          <w:color w:val="000000"/>
          <w:spacing w:val="2"/>
          <w:sz w:val="24"/>
          <w:szCs w:val="24"/>
        </w:rPr>
        <w:t>primary</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2"/>
          <w:sz w:val="24"/>
          <w:szCs w:val="24"/>
        </w:rPr>
        <w:t>and</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1"/>
          <w:sz w:val="24"/>
          <w:szCs w:val="24"/>
        </w:rPr>
        <w:t>foreign</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2"/>
          <w:sz w:val="24"/>
          <w:szCs w:val="24"/>
        </w:rPr>
        <w:t>keys.</w:t>
      </w:r>
    </w:p>
    <w:p w:rsidR="00330EB3" w:rsidRPr="008422D6" w:rsidRDefault="00330EB3" w:rsidP="00387827">
      <w:pPr>
        <w:pStyle w:val="ListParagraph"/>
        <w:numPr>
          <w:ilvl w:val="0"/>
          <w:numId w:val="12"/>
        </w:numPr>
        <w:tabs>
          <w:tab w:val="left" w:pos="2160"/>
        </w:tabs>
        <w:spacing w:before="334" w:line="480" w:lineRule="auto"/>
        <w:ind w:left="1200"/>
        <w:rPr>
          <w:rFonts w:ascii="Times New Roman" w:eastAsia="Times New Roman" w:hAnsi="Times New Roman" w:cs="Times New Roman"/>
          <w:noProof/>
          <w:color w:val="000000"/>
          <w:spacing w:val="-7"/>
          <w:sz w:val="24"/>
          <w:szCs w:val="24"/>
        </w:rPr>
      </w:pPr>
      <w:r w:rsidRPr="008422D6">
        <w:rPr>
          <w:rFonts w:ascii="Times New Roman" w:eastAsia="Times New Roman" w:hAnsi="Times New Roman" w:cs="Times New Roman"/>
          <w:b/>
          <w:bCs/>
          <w:noProof/>
          <w:color w:val="000000"/>
          <w:sz w:val="24"/>
          <w:szCs w:val="24"/>
        </w:rPr>
        <w:t xml:space="preserve">Index </w:t>
      </w:r>
      <w:r w:rsidRPr="008422D6">
        <w:rPr>
          <w:rFonts w:ascii="Times New Roman" w:eastAsia="Times New Roman" w:hAnsi="Times New Roman" w:cs="Times New Roman"/>
          <w:b/>
          <w:bCs/>
          <w:noProof/>
          <w:color w:val="000000"/>
          <w:spacing w:val="-1"/>
          <w:sz w:val="24"/>
          <w:szCs w:val="24"/>
        </w:rPr>
        <w:t>Management:</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z w:val="24"/>
          <w:szCs w:val="24"/>
        </w:rPr>
        <w:t>Automatically</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updates</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indexes</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to</w:t>
      </w:r>
      <w:r w:rsidRPr="008422D6">
        <w:rPr>
          <w:rFonts w:ascii="Times New Roman" w:eastAsia="Times New Roman" w:hAnsi="Times New Roman" w:cs="Times New Roman"/>
          <w:noProof/>
          <w:color w:val="000000"/>
          <w:sz w:val="24"/>
          <w:szCs w:val="24"/>
        </w:rPr>
        <w:t xml:space="preserve"> optimize</w:t>
      </w:r>
      <w:r w:rsidRPr="008422D6">
        <w:rPr>
          <w:rFonts w:ascii="Times New Roman" w:eastAsia="Times New Roman" w:hAnsi="Times New Roman" w:cs="Times New Roman"/>
          <w:noProof/>
          <w:color w:val="000000"/>
          <w:spacing w:val="-1"/>
          <w:sz w:val="24"/>
          <w:szCs w:val="24"/>
        </w:rPr>
        <w:t xml:space="preserve"> data</w:t>
      </w:r>
      <w:r w:rsidRPr="008422D6">
        <w:rPr>
          <w:rFonts w:ascii="Times New Roman" w:eastAsia="Times New Roman" w:hAnsi="Times New Roman" w:cs="Times New Roman"/>
          <w:noProof/>
          <w:color w:val="000000"/>
          <w:sz w:val="24"/>
          <w:szCs w:val="24"/>
        </w:rPr>
        <w:t xml:space="preserve"> </w:t>
      </w:r>
      <w:r w:rsidRPr="008422D6">
        <w:rPr>
          <w:rFonts w:ascii="Times New Roman" w:eastAsia="Times New Roman" w:hAnsi="Times New Roman" w:cs="Times New Roman"/>
          <w:noProof/>
          <w:color w:val="000000"/>
          <w:spacing w:val="-1"/>
          <w:sz w:val="24"/>
          <w:szCs w:val="24"/>
        </w:rPr>
        <w:t>retrieval.</w:t>
      </w:r>
    </w:p>
    <w:p w:rsidR="006B7A00" w:rsidRPr="006B7A00" w:rsidRDefault="00330EB3" w:rsidP="00387827">
      <w:pPr>
        <w:pStyle w:val="ListParagraph"/>
        <w:numPr>
          <w:ilvl w:val="0"/>
          <w:numId w:val="12"/>
        </w:numPr>
        <w:spacing w:before="166" w:line="480" w:lineRule="auto"/>
        <w:ind w:left="1200" w:right="600"/>
        <w:rPr>
          <w:rFonts w:ascii="Times New Roman" w:eastAsia="Times New Roman" w:hAnsi="Times New Roman" w:cs="Times New Roman"/>
          <w:noProof/>
          <w:color w:val="000000"/>
          <w:spacing w:val="4"/>
          <w:sz w:val="24"/>
          <w:szCs w:val="24"/>
        </w:rPr>
      </w:pPr>
      <w:r w:rsidRPr="008422D6">
        <w:rPr>
          <w:rFonts w:ascii="Times New Roman" w:eastAsia="Times New Roman" w:hAnsi="Times New Roman" w:cs="Times New Roman"/>
          <w:b/>
          <w:bCs/>
          <w:noProof/>
          <w:color w:val="000000"/>
          <w:sz w:val="24"/>
          <w:szCs w:val="24"/>
        </w:rPr>
        <w:t xml:space="preserve">SQL </w:t>
      </w:r>
      <w:r w:rsidRPr="008422D6">
        <w:rPr>
          <w:rFonts w:ascii="Times New Roman" w:eastAsia="Times New Roman" w:hAnsi="Times New Roman" w:cs="Times New Roman"/>
          <w:b/>
          <w:bCs/>
          <w:noProof/>
          <w:color w:val="000000"/>
          <w:spacing w:val="-1"/>
          <w:sz w:val="24"/>
          <w:szCs w:val="24"/>
        </w:rPr>
        <w:t>Query</w:t>
      </w:r>
      <w:r w:rsidRPr="008422D6">
        <w:rPr>
          <w:rFonts w:ascii="Times New Roman" w:eastAsia="Times New Roman" w:hAnsi="Times New Roman" w:cs="Times New Roman"/>
          <w:b/>
          <w:bCs/>
          <w:noProof/>
          <w:color w:val="000000"/>
          <w:spacing w:val="7"/>
          <w:sz w:val="24"/>
          <w:szCs w:val="24"/>
        </w:rPr>
        <w:t xml:space="preserve"> </w:t>
      </w:r>
      <w:r w:rsidRPr="008422D6">
        <w:rPr>
          <w:rFonts w:ascii="Times New Roman" w:eastAsia="Times New Roman" w:hAnsi="Times New Roman" w:cs="Times New Roman"/>
          <w:b/>
          <w:bCs/>
          <w:noProof/>
          <w:color w:val="000000"/>
          <w:spacing w:val="-1"/>
          <w:sz w:val="24"/>
          <w:szCs w:val="24"/>
        </w:rPr>
        <w:t>Processing:</w:t>
      </w:r>
      <w:r w:rsidRPr="008422D6">
        <w:rPr>
          <w:rFonts w:ascii="Times New Roman" w:eastAsia="Times New Roman" w:hAnsi="Times New Roman" w:cs="Times New Roman"/>
          <w:b/>
          <w:bCs/>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Interprets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SQL</w:t>
      </w:r>
      <w:r w:rsidRPr="008422D6">
        <w:rPr>
          <w:rFonts w:ascii="Times New Roman" w:eastAsia="Times New Roman" w:hAnsi="Times New Roman" w:cs="Times New Roman"/>
          <w:noProof/>
          <w:color w:val="000000"/>
          <w:spacing w:val="-1"/>
          <w:sz w:val="24"/>
          <w:szCs w:val="24"/>
        </w:rPr>
        <w:t xml:space="preserve"> queries</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2"/>
          <w:sz w:val="24"/>
          <w:szCs w:val="24"/>
        </w:rPr>
        <w:t>and</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z w:val="24"/>
          <w:szCs w:val="24"/>
        </w:rPr>
        <w:t>retrieves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data</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5"/>
          <w:sz w:val="24"/>
          <w:szCs w:val="24"/>
        </w:rPr>
        <w:t xml:space="preserve">by </w:t>
      </w:r>
      <w:r w:rsidRPr="008422D6">
        <w:rPr>
          <w:rFonts w:ascii="Times New Roman" w:eastAsia="Times New Roman" w:hAnsi="Times New Roman" w:cs="Times New Roman"/>
          <w:noProof/>
          <w:color w:val="000000"/>
          <w:spacing w:val="1"/>
          <w:sz w:val="24"/>
          <w:szCs w:val="24"/>
        </w:rPr>
        <w:t>combining information</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3"/>
          <w:sz w:val="24"/>
          <w:szCs w:val="24"/>
        </w:rPr>
        <w:t>from</w:t>
      </w:r>
      <w:r w:rsidRPr="008422D6">
        <w:rPr>
          <w:rFonts w:ascii="Times New Roman" w:eastAsia="Times New Roman" w:hAnsi="Times New Roman" w:cs="Times New Roman"/>
          <w:noProof/>
          <w:color w:val="000000"/>
          <w:spacing w:val="9"/>
          <w:sz w:val="24"/>
          <w:szCs w:val="24"/>
        </w:rPr>
        <w:t xml:space="preserve"> </w:t>
      </w:r>
      <w:r w:rsidRPr="008422D6">
        <w:rPr>
          <w:rFonts w:ascii="Times New Roman" w:eastAsia="Times New Roman" w:hAnsi="Times New Roman" w:cs="Times New Roman"/>
          <w:noProof/>
          <w:color w:val="000000"/>
          <w:spacing w:val="1"/>
          <w:sz w:val="24"/>
          <w:szCs w:val="24"/>
        </w:rPr>
        <w:t>various</w:t>
      </w:r>
      <w:r w:rsidRPr="008422D6">
        <w:rPr>
          <w:rFonts w:ascii="Times New Roman" w:eastAsia="Times New Roman" w:hAnsi="Times New Roman" w:cs="Times New Roman"/>
          <w:noProof/>
          <w:color w:val="000000"/>
          <w:spacing w:val="10"/>
          <w:sz w:val="24"/>
          <w:szCs w:val="24"/>
        </w:rPr>
        <w:t xml:space="preserve"> </w:t>
      </w:r>
      <w:r w:rsidR="008422D6" w:rsidRPr="008422D6">
        <w:rPr>
          <w:rFonts w:ascii="Times New Roman" w:eastAsia="Times New Roman" w:hAnsi="Times New Roman" w:cs="Times New Roman"/>
          <w:noProof/>
          <w:color w:val="000000"/>
          <w:spacing w:val="1"/>
          <w:sz w:val="24"/>
          <w:szCs w:val="24"/>
        </w:rPr>
        <w:t>tables</w:t>
      </w:r>
      <w:bookmarkStart w:id="16" w:name="14"/>
      <w:bookmarkEnd w:id="16"/>
    </w:p>
    <w:p w:rsidR="00330EB3" w:rsidRPr="008422D6" w:rsidRDefault="00330EB3" w:rsidP="006B7A00">
      <w:pPr>
        <w:pStyle w:val="ListParagraph"/>
        <w:spacing w:before="166" w:line="480" w:lineRule="auto"/>
        <w:ind w:left="1200" w:right="600"/>
        <w:rPr>
          <w:rFonts w:ascii="Times New Roman" w:eastAsia="Times New Roman" w:hAnsi="Times New Roman" w:cs="Times New Roman"/>
          <w:noProof/>
          <w:color w:val="000000"/>
          <w:spacing w:val="4"/>
          <w:sz w:val="24"/>
          <w:szCs w:val="24"/>
        </w:rPr>
      </w:pPr>
      <w:r>
        <w:rPr>
          <w:noProof/>
          <w:lang w:eastAsia="en-IN"/>
        </w:rPr>
        <mc:AlternateContent>
          <mc:Choice Requires="wps">
            <w:drawing>
              <wp:anchor distT="0" distB="0" distL="114300" distR="114300" simplePos="0" relativeHeight="25162035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41" name="Freeform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260AB" id="Freeform 41"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AR&#10;47C7/AIAAKg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61625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9" name="Freeform 3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95A95" id="Freeform 39"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6R/g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IPBrpH+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7" name="Freeform 3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04B0B" id="Freeform 37" o:spid="_x0000_s1026" style="position:absolute;margin-left:0;margin-top:0;width:50pt;height:50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Obb87/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35" name="Freeform 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ADA0F" id="Freeform 35" o:spid="_x0000_s1026" style="position:absolute;margin-left:0;margin-top:0;width:50pt;height:5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JScDpv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r>
        <w:rPr>
          <w:noProof/>
          <w:lang w:eastAsia="en-IN"/>
        </w:rPr>
        <mc:AlternateContent>
          <mc:Choice Requires="wps">
            <w:drawing>
              <wp:anchor distT="0" distB="0" distL="114300" distR="114300" simplePos="0" relativeHeight="251692032" behindDoc="0" locked="0" layoutInCell="1" allowOverlap="1">
                <wp:simplePos x="0" y="0"/>
                <wp:positionH relativeFrom="page">
                  <wp:posOffset>298450</wp:posOffset>
                </wp:positionH>
                <wp:positionV relativeFrom="paragraph">
                  <wp:posOffset>9283700</wp:posOffset>
                </wp:positionV>
                <wp:extent cx="7177405" cy="31750"/>
                <wp:effectExtent l="12700" t="0" r="10795" b="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7405" cy="3175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noFill/>
                        <a:ln w="6096">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DB959" id="Freeform 34" o:spid="_x0000_s1026" style="position:absolute;margin-left:23.5pt;margin-top:731pt;width:565.15pt;height:2.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" path="m,5r11263,e" filled="f" strokeweight=".48pt">
                <v:fill opacity="0"/>
                <v:stroke joinstyle="miter"/>
                <v:path o:connecttype="custom" o:connectlocs="0,48761650;7177405,48761650" o:connectangles="0,0"/>
                <w10:wrap anchorx="page"/>
              </v:shape>
            </w:pict>
          </mc:Fallback>
        </mc:AlternateContent>
      </w:r>
    </w:p>
    <w:p w:rsidR="00330EB3" w:rsidRDefault="00330EB3" w:rsidP="004D6F65">
      <w:pPr>
        <w:spacing w:before="281" w:line="480" w:lineRule="auto"/>
        <w:ind w:left="720" w:firstLine="1"/>
        <w:rPr>
          <w:rFonts w:ascii="Times New Roman" w:eastAsia="Times New Roman" w:hAnsi="Times New Roman" w:cs="Times New Roman"/>
          <w:b/>
          <w:bCs/>
          <w:noProof/>
          <w:color w:val="000000"/>
          <w:spacing w:val="-26"/>
          <w:sz w:val="28"/>
          <w:szCs w:val="28"/>
        </w:rPr>
      </w:pPr>
      <w:r>
        <w:rPr>
          <w:rFonts w:ascii="Times New Roman" w:eastAsia="Times New Roman" w:hAnsi="Times New Roman" w:cs="Times New Roman"/>
          <w:b/>
          <w:bCs/>
          <w:noProof/>
          <w:color w:val="000000"/>
          <w:spacing w:val="-1"/>
          <w:sz w:val="28"/>
          <w:szCs w:val="28"/>
        </w:rPr>
        <w:lastRenderedPageBreak/>
        <w:t>RDBMS</w:t>
      </w:r>
      <w:r>
        <w:rPr>
          <w:rFonts w:ascii="Times New Roman" w:eastAsia="Times New Roman" w:hAnsi="Times New Roman" w:cs="Times New Roman"/>
          <w:b/>
          <w:bCs/>
          <w:noProof/>
          <w:color w:val="000000"/>
          <w:spacing w:val="-6"/>
          <w:sz w:val="28"/>
          <w:szCs w:val="28"/>
        </w:rPr>
        <w:t xml:space="preserve"> </w:t>
      </w:r>
      <w:r>
        <w:rPr>
          <w:rFonts w:ascii="Times New Roman" w:eastAsia="Times New Roman" w:hAnsi="Times New Roman" w:cs="Times New Roman"/>
          <w:b/>
          <w:bCs/>
          <w:noProof/>
          <w:color w:val="000000"/>
          <w:spacing w:val="-3"/>
          <w:sz w:val="28"/>
          <w:szCs w:val="28"/>
        </w:rPr>
        <w:t>Terminology</w:t>
      </w:r>
    </w:p>
    <w:p w:rsidR="00330EB3" w:rsidRDefault="00330EB3" w:rsidP="004D6F65">
      <w:pPr>
        <w:spacing w:before="187" w:line="480" w:lineRule="auto"/>
        <w:ind w:left="720" w:right="604" w:firstLine="1"/>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Before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exploring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specific</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important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understand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some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terminology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RDBMS:</w:t>
      </w:r>
    </w:p>
    <w:p w:rsidR="00330EB3" w:rsidRPr="008422D6" w:rsidRDefault="00330EB3" w:rsidP="00387827">
      <w:pPr>
        <w:pStyle w:val="ListParagraph"/>
        <w:numPr>
          <w:ilvl w:val="0"/>
          <w:numId w:val="13"/>
        </w:numPr>
        <w:tabs>
          <w:tab w:val="left" w:pos="2160"/>
        </w:tabs>
        <w:spacing w:before="336" w:line="480" w:lineRule="auto"/>
        <w:rPr>
          <w:rFonts w:ascii="Times New Roman" w:eastAsia="Times New Roman" w:hAnsi="Times New Roman" w:cs="Times New Roman"/>
          <w:noProof/>
          <w:color w:val="000000"/>
          <w:spacing w:val="-3"/>
          <w:sz w:val="24"/>
          <w:szCs w:val="24"/>
        </w:rPr>
      </w:pPr>
      <w:r w:rsidRPr="008422D6">
        <w:rPr>
          <w:rFonts w:ascii="Times New Roman" w:eastAsia="Times New Roman" w:hAnsi="Times New Roman" w:cs="Times New Roman"/>
          <w:b/>
          <w:bCs/>
          <w:noProof/>
          <w:color w:val="000000"/>
          <w:spacing w:val="-1"/>
          <w:sz w:val="24"/>
          <w:szCs w:val="24"/>
        </w:rPr>
        <w:t>Database:</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pacing w:val="-8"/>
          <w:sz w:val="24"/>
          <w:szCs w:val="24"/>
        </w:rPr>
        <w:t xml:space="preserve">A </w:t>
      </w:r>
      <w:r w:rsidRPr="008422D6">
        <w:rPr>
          <w:rFonts w:ascii="Times New Roman" w:eastAsia="Times New Roman" w:hAnsi="Times New Roman" w:cs="Times New Roman"/>
          <w:noProof/>
          <w:color w:val="000000"/>
          <w:spacing w:val="-1"/>
          <w:sz w:val="24"/>
          <w:szCs w:val="24"/>
        </w:rPr>
        <w:t>collection</w:t>
      </w:r>
      <w:r w:rsidRPr="008422D6">
        <w:rPr>
          <w:rFonts w:ascii="Times New Roman" w:eastAsia="Times New Roman" w:hAnsi="Times New Roman" w:cs="Times New Roman"/>
          <w:noProof/>
          <w:color w:val="000000"/>
          <w:sz w:val="24"/>
          <w:szCs w:val="24"/>
        </w:rPr>
        <w:t xml:space="preserve"> of</w:t>
      </w:r>
      <w:r w:rsidRPr="008422D6">
        <w:rPr>
          <w:rFonts w:ascii="Times New Roman" w:eastAsia="Times New Roman" w:hAnsi="Times New Roman" w:cs="Times New Roman"/>
          <w:noProof/>
          <w:color w:val="000000"/>
          <w:spacing w:val="-1"/>
          <w:sz w:val="24"/>
          <w:szCs w:val="24"/>
        </w:rPr>
        <w:t xml:space="preserve"> related</w:t>
      </w:r>
      <w:r w:rsidRPr="008422D6">
        <w:rPr>
          <w:rFonts w:ascii="Times New Roman" w:eastAsia="Times New Roman" w:hAnsi="Times New Roman" w:cs="Times New Roman"/>
          <w:noProof/>
          <w:color w:val="000000"/>
          <w:sz w:val="24"/>
          <w:szCs w:val="24"/>
        </w:rPr>
        <w:t xml:space="preserve"> tables </w:t>
      </w:r>
      <w:r w:rsidRPr="008422D6">
        <w:rPr>
          <w:rFonts w:ascii="Times New Roman" w:eastAsia="Times New Roman" w:hAnsi="Times New Roman" w:cs="Times New Roman"/>
          <w:noProof/>
          <w:color w:val="000000"/>
          <w:spacing w:val="-1"/>
          <w:sz w:val="24"/>
          <w:szCs w:val="24"/>
        </w:rPr>
        <w:t>that</w:t>
      </w:r>
      <w:r w:rsidRPr="008422D6">
        <w:rPr>
          <w:rFonts w:ascii="Times New Roman" w:eastAsia="Times New Roman" w:hAnsi="Times New Roman" w:cs="Times New Roman"/>
          <w:noProof/>
          <w:color w:val="000000"/>
          <w:sz w:val="24"/>
          <w:szCs w:val="24"/>
        </w:rPr>
        <w:t xml:space="preserve"> store </w:t>
      </w:r>
      <w:r w:rsidRPr="008422D6">
        <w:rPr>
          <w:rFonts w:ascii="Times New Roman" w:eastAsia="Times New Roman" w:hAnsi="Times New Roman" w:cs="Times New Roman"/>
          <w:noProof/>
          <w:color w:val="000000"/>
          <w:spacing w:val="-1"/>
          <w:sz w:val="24"/>
          <w:szCs w:val="24"/>
        </w:rPr>
        <w:t>data.</w:t>
      </w:r>
    </w:p>
    <w:p w:rsidR="00330EB3" w:rsidRPr="008422D6" w:rsidRDefault="00330EB3" w:rsidP="00387827">
      <w:pPr>
        <w:pStyle w:val="ListParagraph"/>
        <w:numPr>
          <w:ilvl w:val="0"/>
          <w:numId w:val="13"/>
        </w:numPr>
        <w:spacing w:before="166" w:line="480" w:lineRule="auto"/>
        <w:ind w:right="604"/>
        <w:rPr>
          <w:rFonts w:ascii="Times New Roman" w:eastAsia="Times New Roman" w:hAnsi="Times New Roman" w:cs="Times New Roman"/>
          <w:noProof/>
          <w:color w:val="000000"/>
          <w:spacing w:val="-2"/>
          <w:sz w:val="24"/>
          <w:szCs w:val="24"/>
        </w:rPr>
      </w:pPr>
      <w:r w:rsidRPr="008422D6">
        <w:rPr>
          <w:rFonts w:ascii="Times New Roman" w:eastAsia="Times New Roman" w:hAnsi="Times New Roman" w:cs="Times New Roman"/>
          <w:b/>
          <w:bCs/>
          <w:noProof/>
          <w:color w:val="000000"/>
          <w:spacing w:val="-4"/>
          <w:sz w:val="24"/>
          <w:szCs w:val="24"/>
        </w:rPr>
        <w:t>Table:</w:t>
      </w:r>
      <w:r w:rsidRPr="008422D6">
        <w:rPr>
          <w:rFonts w:ascii="Times New Roman" w:eastAsia="Times New Roman" w:hAnsi="Times New Roman" w:cs="Times New Roman"/>
          <w:b/>
          <w:bCs/>
          <w:noProof/>
          <w:color w:val="000000"/>
          <w:spacing w:val="-12"/>
          <w:sz w:val="24"/>
          <w:szCs w:val="24"/>
        </w:rPr>
        <w:t xml:space="preserve"> </w:t>
      </w:r>
      <w:r w:rsidRPr="008422D6">
        <w:rPr>
          <w:rFonts w:ascii="Times New Roman" w:eastAsia="Times New Roman" w:hAnsi="Times New Roman" w:cs="Times New Roman"/>
          <w:noProof/>
          <w:color w:val="000000"/>
          <w:spacing w:val="-11"/>
          <w:sz w:val="24"/>
          <w:szCs w:val="24"/>
        </w:rPr>
        <w:t xml:space="preserve">A </w:t>
      </w:r>
      <w:r w:rsidRPr="008422D6">
        <w:rPr>
          <w:rFonts w:ascii="Times New Roman" w:eastAsia="Times New Roman" w:hAnsi="Times New Roman" w:cs="Times New Roman"/>
          <w:noProof/>
          <w:color w:val="000000"/>
          <w:spacing w:val="-3"/>
          <w:sz w:val="24"/>
          <w:szCs w:val="24"/>
        </w:rPr>
        <w:t>table</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3"/>
          <w:sz w:val="24"/>
          <w:szCs w:val="24"/>
        </w:rPr>
        <w:t>is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5"/>
          <w:sz w:val="24"/>
          <w:szCs w:val="24"/>
        </w:rPr>
        <w:t xml:space="preserve">a </w:t>
      </w:r>
      <w:r w:rsidRPr="008422D6">
        <w:rPr>
          <w:rFonts w:ascii="Times New Roman" w:eastAsia="Times New Roman" w:hAnsi="Times New Roman" w:cs="Times New Roman"/>
          <w:noProof/>
          <w:color w:val="000000"/>
          <w:spacing w:val="-1"/>
          <w:sz w:val="24"/>
          <w:szCs w:val="24"/>
        </w:rPr>
        <w:t>collection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of</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1"/>
          <w:sz w:val="24"/>
          <w:szCs w:val="24"/>
        </w:rPr>
        <w:t>rows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3"/>
          <w:sz w:val="24"/>
          <w:szCs w:val="24"/>
        </w:rPr>
        <w:t>and</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columns,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representing</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data</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3"/>
          <w:sz w:val="24"/>
          <w:szCs w:val="24"/>
        </w:rPr>
        <w:t>in</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5"/>
          <w:sz w:val="24"/>
          <w:szCs w:val="24"/>
        </w:rPr>
        <w:t xml:space="preserve">a </w:t>
      </w:r>
      <w:r w:rsidRPr="008422D6">
        <w:rPr>
          <w:rFonts w:ascii="Times New Roman" w:eastAsia="Times New Roman" w:hAnsi="Times New Roman" w:cs="Times New Roman"/>
          <w:noProof/>
          <w:color w:val="000000"/>
          <w:spacing w:val="-1"/>
          <w:sz w:val="24"/>
          <w:szCs w:val="24"/>
        </w:rPr>
        <w:t xml:space="preserve">structured </w:t>
      </w:r>
      <w:r w:rsidRPr="008422D6">
        <w:rPr>
          <w:rFonts w:ascii="Times New Roman" w:eastAsia="Times New Roman" w:hAnsi="Times New Roman" w:cs="Times New Roman"/>
          <w:noProof/>
          <w:color w:val="000000"/>
          <w:spacing w:val="1"/>
          <w:sz w:val="24"/>
          <w:szCs w:val="24"/>
        </w:rPr>
        <w:t>format</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similar</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to</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3"/>
          <w:sz w:val="24"/>
          <w:szCs w:val="24"/>
        </w:rPr>
        <w:t xml:space="preserve">a </w:t>
      </w:r>
      <w:r w:rsidRPr="008422D6">
        <w:rPr>
          <w:rFonts w:ascii="Times New Roman" w:eastAsia="Times New Roman" w:hAnsi="Times New Roman" w:cs="Times New Roman"/>
          <w:noProof/>
          <w:color w:val="000000"/>
          <w:spacing w:val="1"/>
          <w:sz w:val="24"/>
          <w:szCs w:val="24"/>
        </w:rPr>
        <w:t>spreadsheet.</w:t>
      </w:r>
    </w:p>
    <w:p w:rsidR="00330EB3" w:rsidRPr="008422D6" w:rsidRDefault="00330EB3" w:rsidP="00387827">
      <w:pPr>
        <w:pStyle w:val="ListParagraph"/>
        <w:numPr>
          <w:ilvl w:val="0"/>
          <w:numId w:val="13"/>
        </w:numPr>
        <w:spacing w:before="149" w:line="480" w:lineRule="auto"/>
        <w:ind w:right="599"/>
        <w:rPr>
          <w:rFonts w:ascii="Times New Roman" w:eastAsia="Times New Roman" w:hAnsi="Times New Roman" w:cs="Times New Roman"/>
          <w:noProof/>
          <w:color w:val="000000"/>
          <w:spacing w:val="3"/>
          <w:sz w:val="24"/>
          <w:szCs w:val="24"/>
        </w:rPr>
      </w:pPr>
      <w:r w:rsidRPr="008422D6">
        <w:rPr>
          <w:rFonts w:ascii="Times New Roman" w:eastAsia="Times New Roman" w:hAnsi="Times New Roman" w:cs="Times New Roman"/>
          <w:b/>
          <w:bCs/>
          <w:noProof/>
          <w:color w:val="000000"/>
          <w:spacing w:val="-1"/>
          <w:sz w:val="24"/>
          <w:szCs w:val="24"/>
        </w:rPr>
        <w:t>Column:</w:t>
      </w:r>
      <w:r w:rsidRPr="008422D6">
        <w:rPr>
          <w:rFonts w:ascii="Times New Roman" w:eastAsia="Times New Roman" w:hAnsi="Times New Roman" w:cs="Times New Roman"/>
          <w:b/>
          <w:bCs/>
          <w:noProof/>
          <w:color w:val="000000"/>
          <w:spacing w:val="-3"/>
          <w:sz w:val="24"/>
          <w:szCs w:val="24"/>
        </w:rPr>
        <w:t xml:space="preserve"> </w:t>
      </w:r>
      <w:r w:rsidRPr="008422D6">
        <w:rPr>
          <w:rFonts w:ascii="Times New Roman" w:eastAsia="Times New Roman" w:hAnsi="Times New Roman" w:cs="Times New Roman"/>
          <w:noProof/>
          <w:color w:val="000000"/>
          <w:spacing w:val="-3"/>
          <w:sz w:val="24"/>
          <w:szCs w:val="24"/>
        </w:rPr>
        <w:t xml:space="preserve">A </w:t>
      </w:r>
      <w:r w:rsidRPr="008422D6">
        <w:rPr>
          <w:rFonts w:ascii="Times New Roman" w:eastAsia="Times New Roman" w:hAnsi="Times New Roman" w:cs="Times New Roman"/>
          <w:noProof/>
          <w:color w:val="000000"/>
          <w:spacing w:val="-1"/>
          <w:sz w:val="24"/>
          <w:szCs w:val="24"/>
        </w:rPr>
        <w:t>column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contains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data</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3"/>
          <w:sz w:val="24"/>
          <w:szCs w:val="24"/>
        </w:rPr>
        <w:t>of</w:t>
      </w:r>
      <w:r w:rsidRPr="008422D6">
        <w:rPr>
          <w:rFonts w:ascii="Times New Roman" w:eastAsia="Times New Roman" w:hAnsi="Times New Roman" w:cs="Times New Roman"/>
          <w:noProof/>
          <w:color w:val="000000"/>
          <w:spacing w:val="4"/>
          <w:sz w:val="24"/>
          <w:szCs w:val="24"/>
        </w:rPr>
        <w:t xml:space="preserve"> a </w:t>
      </w:r>
      <w:r w:rsidRPr="008422D6">
        <w:rPr>
          <w:rFonts w:ascii="Times New Roman" w:eastAsia="Times New Roman" w:hAnsi="Times New Roman" w:cs="Times New Roman"/>
          <w:noProof/>
          <w:color w:val="000000"/>
          <w:sz w:val="24"/>
          <w:szCs w:val="24"/>
        </w:rPr>
        <w:t>specific</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z w:val="24"/>
          <w:szCs w:val="24"/>
        </w:rPr>
        <w:t>type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or</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2"/>
          <w:sz w:val="24"/>
          <w:szCs w:val="24"/>
        </w:rPr>
        <w:t>category,</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such</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as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customer names,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addresses,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3"/>
          <w:sz w:val="24"/>
          <w:szCs w:val="24"/>
        </w:rPr>
        <w:t>or</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1"/>
          <w:sz w:val="24"/>
          <w:szCs w:val="24"/>
        </w:rPr>
        <w:t>product</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prices.</w:t>
      </w:r>
    </w:p>
    <w:p w:rsidR="00330EB3" w:rsidRPr="008422D6" w:rsidRDefault="00330EB3" w:rsidP="00387827">
      <w:pPr>
        <w:pStyle w:val="ListParagraph"/>
        <w:numPr>
          <w:ilvl w:val="0"/>
          <w:numId w:val="13"/>
        </w:numPr>
        <w:spacing w:before="166" w:line="480" w:lineRule="auto"/>
        <w:ind w:right="603"/>
        <w:rPr>
          <w:rFonts w:ascii="Times New Roman" w:eastAsia="Times New Roman" w:hAnsi="Times New Roman" w:cs="Times New Roman"/>
          <w:noProof/>
          <w:color w:val="000000"/>
          <w:sz w:val="24"/>
          <w:szCs w:val="24"/>
        </w:rPr>
      </w:pPr>
      <w:r w:rsidRPr="008422D6">
        <w:rPr>
          <w:rFonts w:ascii="Times New Roman" w:eastAsia="Times New Roman" w:hAnsi="Times New Roman" w:cs="Times New Roman"/>
          <w:b/>
          <w:bCs/>
          <w:noProof/>
          <w:color w:val="000000"/>
          <w:spacing w:val="1"/>
          <w:sz w:val="24"/>
          <w:szCs w:val="24"/>
        </w:rPr>
        <w:t>Row:</w:t>
      </w:r>
      <w:r w:rsidRPr="008422D6">
        <w:rPr>
          <w:rFonts w:ascii="Times New Roman" w:eastAsia="Times New Roman" w:hAnsi="Times New Roman" w:cs="Times New Roman"/>
          <w:b/>
          <w:bCs/>
          <w:noProof/>
          <w:color w:val="000000"/>
          <w:spacing w:val="-7"/>
          <w:sz w:val="24"/>
          <w:szCs w:val="24"/>
        </w:rPr>
        <w:t xml:space="preserve"> </w:t>
      </w:r>
      <w:r w:rsidRPr="008422D6">
        <w:rPr>
          <w:rFonts w:ascii="Times New Roman" w:eastAsia="Times New Roman" w:hAnsi="Times New Roman" w:cs="Times New Roman"/>
          <w:noProof/>
          <w:color w:val="000000"/>
          <w:spacing w:val="-7"/>
          <w:sz w:val="24"/>
          <w:szCs w:val="24"/>
        </w:rPr>
        <w:t xml:space="preserve">A </w:t>
      </w:r>
      <w:r w:rsidRPr="008422D6">
        <w:rPr>
          <w:rFonts w:ascii="Times New Roman" w:eastAsia="Times New Roman" w:hAnsi="Times New Roman" w:cs="Times New Roman"/>
          <w:noProof/>
          <w:color w:val="000000"/>
          <w:spacing w:val="-3"/>
          <w:sz w:val="24"/>
          <w:szCs w:val="24"/>
        </w:rPr>
        <w:t>row</w:t>
      </w:r>
      <w:r w:rsidRPr="008422D6">
        <w:rPr>
          <w:rFonts w:ascii="Times New Roman" w:eastAsia="Times New Roman" w:hAnsi="Times New Roman" w:cs="Times New Roman"/>
          <w:noProof/>
          <w:color w:val="000000"/>
          <w:sz w:val="24"/>
          <w:szCs w:val="24"/>
        </w:rPr>
        <w:t xml:space="preserve"> (also</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known</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z w:val="24"/>
          <w:szCs w:val="24"/>
        </w:rPr>
        <w:t>as</w:t>
      </w:r>
      <w:r w:rsidRPr="008422D6">
        <w:rPr>
          <w:rFonts w:ascii="Times New Roman" w:eastAsia="Times New Roman" w:hAnsi="Times New Roman" w:cs="Times New Roman"/>
          <w:noProof/>
          <w:color w:val="000000"/>
          <w:spacing w:val="1"/>
          <w:sz w:val="24"/>
          <w:szCs w:val="24"/>
        </w:rPr>
        <w:t xml:space="preserve"> a </w:t>
      </w:r>
      <w:r w:rsidRPr="008422D6">
        <w:rPr>
          <w:rFonts w:ascii="Times New Roman" w:eastAsia="Times New Roman" w:hAnsi="Times New Roman" w:cs="Times New Roman"/>
          <w:noProof/>
          <w:color w:val="000000"/>
          <w:spacing w:val="-1"/>
          <w:sz w:val="24"/>
          <w:szCs w:val="24"/>
        </w:rPr>
        <w:t>tuple,</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pacing w:val="-4"/>
          <w:sz w:val="24"/>
          <w:szCs w:val="24"/>
        </w:rPr>
        <w:t>entry,</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pacing w:val="2"/>
          <w:sz w:val="24"/>
          <w:szCs w:val="24"/>
        </w:rPr>
        <w:t>or</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record)</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is</w:t>
      </w:r>
      <w:r w:rsidRPr="008422D6">
        <w:rPr>
          <w:rFonts w:ascii="Times New Roman" w:eastAsia="Times New Roman" w:hAnsi="Times New Roman" w:cs="Times New Roman"/>
          <w:noProof/>
          <w:color w:val="000000"/>
          <w:spacing w:val="1"/>
          <w:sz w:val="24"/>
          <w:szCs w:val="24"/>
        </w:rPr>
        <w:t xml:space="preserve"> a </w:t>
      </w:r>
      <w:r w:rsidRPr="008422D6">
        <w:rPr>
          <w:rFonts w:ascii="Times New Roman" w:eastAsia="Times New Roman" w:hAnsi="Times New Roman" w:cs="Times New Roman"/>
          <w:noProof/>
          <w:color w:val="000000"/>
          <w:spacing w:val="-1"/>
          <w:sz w:val="24"/>
          <w:szCs w:val="24"/>
        </w:rPr>
        <w:t>set</w:t>
      </w:r>
      <w:r w:rsidRPr="008422D6">
        <w:rPr>
          <w:rFonts w:ascii="Times New Roman" w:eastAsia="Times New Roman" w:hAnsi="Times New Roman" w:cs="Times New Roman"/>
          <w:noProof/>
          <w:color w:val="000000"/>
          <w:spacing w:val="1"/>
          <w:sz w:val="24"/>
          <w:szCs w:val="24"/>
        </w:rPr>
        <w:t xml:space="preserve"> of </w:t>
      </w:r>
      <w:r w:rsidRPr="008422D6">
        <w:rPr>
          <w:rFonts w:ascii="Times New Roman" w:eastAsia="Times New Roman" w:hAnsi="Times New Roman" w:cs="Times New Roman"/>
          <w:noProof/>
          <w:color w:val="000000"/>
          <w:spacing w:val="-1"/>
          <w:sz w:val="24"/>
          <w:szCs w:val="24"/>
        </w:rPr>
        <w:t>related</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pacing w:val="-1"/>
          <w:sz w:val="24"/>
          <w:szCs w:val="24"/>
        </w:rPr>
        <w:t>data</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z w:val="24"/>
          <w:szCs w:val="24"/>
        </w:rPr>
        <w:t xml:space="preserve">within </w:t>
      </w:r>
      <w:r w:rsidRPr="008422D6">
        <w:rPr>
          <w:rFonts w:ascii="Times New Roman" w:eastAsia="Times New Roman" w:hAnsi="Times New Roman" w:cs="Times New Roman"/>
          <w:noProof/>
          <w:color w:val="000000"/>
          <w:spacing w:val="2"/>
          <w:sz w:val="24"/>
          <w:szCs w:val="24"/>
        </w:rPr>
        <w:t xml:space="preserve">a </w:t>
      </w:r>
      <w:r w:rsidRPr="008422D6">
        <w:rPr>
          <w:rFonts w:ascii="Times New Roman" w:eastAsia="Times New Roman" w:hAnsi="Times New Roman" w:cs="Times New Roman"/>
          <w:noProof/>
          <w:color w:val="000000"/>
          <w:sz w:val="24"/>
          <w:szCs w:val="24"/>
        </w:rPr>
        <w:t>table,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often</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z w:val="24"/>
          <w:szCs w:val="24"/>
        </w:rPr>
        <w:t>representing</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an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individual</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record.</w:t>
      </w:r>
    </w:p>
    <w:p w:rsidR="00330EB3" w:rsidRPr="008422D6" w:rsidRDefault="00330EB3" w:rsidP="00387827">
      <w:pPr>
        <w:pStyle w:val="ListParagraph"/>
        <w:numPr>
          <w:ilvl w:val="0"/>
          <w:numId w:val="13"/>
        </w:numPr>
        <w:spacing w:before="159" w:line="480" w:lineRule="auto"/>
        <w:ind w:right="602"/>
        <w:jc w:val="both"/>
        <w:rPr>
          <w:rFonts w:ascii="Times New Roman" w:eastAsia="Times New Roman" w:hAnsi="Times New Roman" w:cs="Times New Roman"/>
          <w:noProof/>
          <w:color w:val="000000"/>
          <w:spacing w:val="-2"/>
          <w:sz w:val="24"/>
          <w:szCs w:val="24"/>
        </w:rPr>
      </w:pPr>
      <w:r w:rsidRPr="008422D6">
        <w:rPr>
          <w:rFonts w:ascii="Times New Roman" w:eastAsia="Times New Roman" w:hAnsi="Times New Roman" w:cs="Times New Roman"/>
          <w:b/>
          <w:bCs/>
          <w:noProof/>
          <w:color w:val="000000"/>
          <w:sz w:val="24"/>
          <w:szCs w:val="24"/>
        </w:rPr>
        <w:t>Redundancy:</w:t>
      </w:r>
      <w:r w:rsidRPr="008422D6">
        <w:rPr>
          <w:rFonts w:ascii="Times New Roman" w:eastAsia="Times New Roman" w:hAnsi="Times New Roman" w:cs="Times New Roman"/>
          <w:b/>
          <w:bCs/>
          <w:noProof/>
          <w:color w:val="000000"/>
          <w:spacing w:val="51"/>
          <w:sz w:val="24"/>
          <w:szCs w:val="24"/>
        </w:rPr>
        <w:t xml:space="preserve"> </w:t>
      </w:r>
      <w:r w:rsidRPr="008422D6">
        <w:rPr>
          <w:rFonts w:ascii="Times New Roman" w:eastAsia="Times New Roman" w:hAnsi="Times New Roman" w:cs="Times New Roman"/>
          <w:noProof/>
          <w:color w:val="000000"/>
          <w:spacing w:val="-1"/>
          <w:sz w:val="24"/>
          <w:szCs w:val="24"/>
        </w:rPr>
        <w:t>The</w:t>
      </w:r>
      <w:r w:rsidRPr="008422D6">
        <w:rPr>
          <w:rFonts w:ascii="Times New Roman" w:eastAsia="Times New Roman" w:hAnsi="Times New Roman" w:cs="Times New Roman"/>
          <w:noProof/>
          <w:color w:val="000000"/>
          <w:spacing w:val="56"/>
          <w:sz w:val="24"/>
          <w:szCs w:val="24"/>
        </w:rPr>
        <w:t xml:space="preserve"> </w:t>
      </w:r>
      <w:r w:rsidRPr="008422D6">
        <w:rPr>
          <w:rFonts w:ascii="Times New Roman" w:eastAsia="Times New Roman" w:hAnsi="Times New Roman" w:cs="Times New Roman"/>
          <w:noProof/>
          <w:color w:val="000000"/>
          <w:spacing w:val="-1"/>
          <w:sz w:val="24"/>
          <w:szCs w:val="24"/>
        </w:rPr>
        <w:t>practice</w:t>
      </w:r>
      <w:r w:rsidRPr="008422D6">
        <w:rPr>
          <w:rFonts w:ascii="Times New Roman" w:eastAsia="Times New Roman" w:hAnsi="Times New Roman" w:cs="Times New Roman"/>
          <w:noProof/>
          <w:color w:val="000000"/>
          <w:spacing w:val="56"/>
          <w:sz w:val="24"/>
          <w:szCs w:val="24"/>
        </w:rPr>
        <w:t xml:space="preserve"> </w:t>
      </w:r>
      <w:r w:rsidRPr="008422D6">
        <w:rPr>
          <w:rFonts w:ascii="Times New Roman" w:eastAsia="Times New Roman" w:hAnsi="Times New Roman" w:cs="Times New Roman"/>
          <w:noProof/>
          <w:color w:val="000000"/>
          <w:sz w:val="24"/>
          <w:szCs w:val="24"/>
        </w:rPr>
        <w:t>of</w:t>
      </w:r>
      <w:r w:rsidRPr="008422D6">
        <w:rPr>
          <w:rFonts w:ascii="Times New Roman" w:eastAsia="Times New Roman" w:hAnsi="Times New Roman" w:cs="Times New Roman"/>
          <w:noProof/>
          <w:color w:val="000000"/>
          <w:spacing w:val="57"/>
          <w:sz w:val="24"/>
          <w:szCs w:val="24"/>
        </w:rPr>
        <w:t xml:space="preserve"> </w:t>
      </w:r>
      <w:r w:rsidRPr="008422D6">
        <w:rPr>
          <w:rFonts w:ascii="Times New Roman" w:eastAsia="Times New Roman" w:hAnsi="Times New Roman" w:cs="Times New Roman"/>
          <w:noProof/>
          <w:color w:val="000000"/>
          <w:sz w:val="24"/>
          <w:szCs w:val="24"/>
        </w:rPr>
        <w:t>storing</w:t>
      </w:r>
      <w:r w:rsidRPr="008422D6">
        <w:rPr>
          <w:rFonts w:ascii="Times New Roman" w:eastAsia="Times New Roman" w:hAnsi="Times New Roman" w:cs="Times New Roman"/>
          <w:noProof/>
          <w:color w:val="000000"/>
          <w:spacing w:val="55"/>
          <w:sz w:val="24"/>
          <w:szCs w:val="24"/>
        </w:rPr>
        <w:t xml:space="preserve"> </w:t>
      </w:r>
      <w:r w:rsidRPr="008422D6">
        <w:rPr>
          <w:rFonts w:ascii="Times New Roman" w:eastAsia="Times New Roman" w:hAnsi="Times New Roman" w:cs="Times New Roman"/>
          <w:noProof/>
          <w:color w:val="000000"/>
          <w:sz w:val="24"/>
          <w:szCs w:val="24"/>
        </w:rPr>
        <w:t>data</w:t>
      </w:r>
      <w:r w:rsidRPr="008422D6">
        <w:rPr>
          <w:rFonts w:ascii="Times New Roman" w:eastAsia="Times New Roman" w:hAnsi="Times New Roman" w:cs="Times New Roman"/>
          <w:noProof/>
          <w:color w:val="000000"/>
          <w:spacing w:val="57"/>
          <w:sz w:val="24"/>
          <w:szCs w:val="24"/>
        </w:rPr>
        <w:t xml:space="preserve"> </w:t>
      </w:r>
      <w:r w:rsidRPr="008422D6">
        <w:rPr>
          <w:rFonts w:ascii="Times New Roman" w:eastAsia="Times New Roman" w:hAnsi="Times New Roman" w:cs="Times New Roman"/>
          <w:noProof/>
          <w:color w:val="000000"/>
          <w:spacing w:val="1"/>
          <w:sz w:val="24"/>
          <w:szCs w:val="24"/>
        </w:rPr>
        <w:t>multiple</w:t>
      </w:r>
      <w:r w:rsidRPr="008422D6">
        <w:rPr>
          <w:rFonts w:ascii="Times New Roman" w:eastAsia="Times New Roman" w:hAnsi="Times New Roman" w:cs="Times New Roman"/>
          <w:noProof/>
          <w:color w:val="000000"/>
          <w:spacing w:val="57"/>
          <w:sz w:val="24"/>
          <w:szCs w:val="24"/>
        </w:rPr>
        <w:t xml:space="preserve"> </w:t>
      </w:r>
      <w:r w:rsidRPr="008422D6">
        <w:rPr>
          <w:rFonts w:ascii="Times New Roman" w:eastAsia="Times New Roman" w:hAnsi="Times New Roman" w:cs="Times New Roman"/>
          <w:noProof/>
          <w:color w:val="000000"/>
          <w:spacing w:val="1"/>
          <w:sz w:val="24"/>
          <w:szCs w:val="24"/>
        </w:rPr>
        <w:t>times</w:t>
      </w:r>
      <w:r w:rsidRPr="008422D6">
        <w:rPr>
          <w:rFonts w:ascii="Times New Roman" w:eastAsia="Times New Roman" w:hAnsi="Times New Roman" w:cs="Times New Roman"/>
          <w:noProof/>
          <w:color w:val="000000"/>
          <w:spacing w:val="61"/>
          <w:sz w:val="24"/>
          <w:szCs w:val="24"/>
        </w:rPr>
        <w:t xml:space="preserve"> </w:t>
      </w:r>
      <w:r w:rsidRPr="008422D6">
        <w:rPr>
          <w:rFonts w:ascii="Times New Roman" w:eastAsia="Times New Roman" w:hAnsi="Times New Roman" w:cs="Times New Roman"/>
          <w:noProof/>
          <w:color w:val="000000"/>
          <w:spacing w:val="-1"/>
          <w:sz w:val="24"/>
          <w:szCs w:val="24"/>
        </w:rPr>
        <w:t>to</w:t>
      </w:r>
      <w:r w:rsidRPr="008422D6">
        <w:rPr>
          <w:rFonts w:ascii="Times New Roman" w:eastAsia="Times New Roman" w:hAnsi="Times New Roman" w:cs="Times New Roman"/>
          <w:noProof/>
          <w:color w:val="000000"/>
          <w:spacing w:val="58"/>
          <w:sz w:val="24"/>
          <w:szCs w:val="24"/>
        </w:rPr>
        <w:t xml:space="preserve"> </w:t>
      </w:r>
      <w:r w:rsidRPr="008422D6">
        <w:rPr>
          <w:rFonts w:ascii="Times New Roman" w:eastAsia="Times New Roman" w:hAnsi="Times New Roman" w:cs="Times New Roman"/>
          <w:noProof/>
          <w:color w:val="000000"/>
          <w:sz w:val="24"/>
          <w:szCs w:val="24"/>
        </w:rPr>
        <w:t>improve</w:t>
      </w:r>
      <w:r w:rsidRPr="008422D6">
        <w:rPr>
          <w:rFonts w:ascii="Times New Roman" w:eastAsia="Times New Roman" w:hAnsi="Times New Roman" w:cs="Times New Roman"/>
          <w:noProof/>
          <w:color w:val="000000"/>
          <w:spacing w:val="56"/>
          <w:sz w:val="24"/>
          <w:szCs w:val="24"/>
        </w:rPr>
        <w:t xml:space="preserve"> </w:t>
      </w:r>
      <w:r w:rsidRPr="008422D6">
        <w:rPr>
          <w:rFonts w:ascii="Times New Roman" w:eastAsia="Times New Roman" w:hAnsi="Times New Roman" w:cs="Times New Roman"/>
          <w:noProof/>
          <w:color w:val="000000"/>
          <w:spacing w:val="-1"/>
          <w:sz w:val="24"/>
          <w:szCs w:val="24"/>
        </w:rPr>
        <w:t>system performance.</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pacing w:val="1"/>
          <w:sz w:val="24"/>
          <w:szCs w:val="24"/>
        </w:rPr>
        <w:t>While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z w:val="24"/>
          <w:szCs w:val="24"/>
        </w:rPr>
        <w:t>redundancy</w:t>
      </w:r>
      <w:r w:rsidRPr="008422D6">
        <w:rPr>
          <w:rFonts w:ascii="Times New Roman" w:eastAsia="Times New Roman" w:hAnsi="Times New Roman" w:cs="Times New Roman"/>
          <w:noProof/>
          <w:color w:val="000000"/>
          <w:spacing w:val="2"/>
          <w:sz w:val="24"/>
          <w:szCs w:val="24"/>
        </w:rPr>
        <w:t xml:space="preserve"> </w:t>
      </w:r>
      <w:r w:rsidRPr="008422D6">
        <w:rPr>
          <w:rFonts w:ascii="Times New Roman" w:eastAsia="Times New Roman" w:hAnsi="Times New Roman" w:cs="Times New Roman"/>
          <w:noProof/>
          <w:color w:val="000000"/>
          <w:spacing w:val="-1"/>
          <w:sz w:val="24"/>
          <w:szCs w:val="24"/>
        </w:rPr>
        <w:t>can</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speed</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up</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z w:val="24"/>
          <w:szCs w:val="24"/>
        </w:rPr>
        <w:t>access,</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it</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may</w:t>
      </w:r>
      <w:r w:rsidRPr="008422D6">
        <w:rPr>
          <w:rFonts w:ascii="Times New Roman" w:eastAsia="Times New Roman" w:hAnsi="Times New Roman" w:cs="Times New Roman"/>
          <w:noProof/>
          <w:color w:val="000000"/>
          <w:spacing w:val="1"/>
          <w:sz w:val="24"/>
          <w:szCs w:val="24"/>
        </w:rPr>
        <w:t xml:space="preserve"> </w:t>
      </w:r>
      <w:r w:rsidRPr="008422D6">
        <w:rPr>
          <w:rFonts w:ascii="Times New Roman" w:eastAsia="Times New Roman" w:hAnsi="Times New Roman" w:cs="Times New Roman"/>
          <w:noProof/>
          <w:color w:val="000000"/>
          <w:sz w:val="24"/>
          <w:szCs w:val="24"/>
        </w:rPr>
        <w:t>introduce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 xml:space="preserve">challenges </w:t>
      </w:r>
      <w:r w:rsidRPr="008422D6">
        <w:rPr>
          <w:rFonts w:ascii="Times New Roman" w:eastAsia="Times New Roman" w:hAnsi="Times New Roman" w:cs="Times New Roman"/>
          <w:noProof/>
          <w:color w:val="000000"/>
          <w:spacing w:val="6"/>
          <w:sz w:val="24"/>
          <w:szCs w:val="24"/>
        </w:rPr>
        <w:t>in</w:t>
      </w:r>
      <w:r w:rsidRPr="008422D6">
        <w:rPr>
          <w:rFonts w:ascii="Times New Roman" w:eastAsia="Times New Roman" w:hAnsi="Times New Roman" w:cs="Times New Roman"/>
          <w:noProof/>
          <w:color w:val="000000"/>
          <w:spacing w:val="12"/>
          <w:sz w:val="24"/>
          <w:szCs w:val="24"/>
        </w:rPr>
        <w:t xml:space="preserve"> </w:t>
      </w:r>
      <w:r w:rsidRPr="008422D6">
        <w:rPr>
          <w:rFonts w:ascii="Times New Roman" w:eastAsia="Times New Roman" w:hAnsi="Times New Roman" w:cs="Times New Roman"/>
          <w:noProof/>
          <w:color w:val="000000"/>
          <w:spacing w:val="3"/>
          <w:sz w:val="24"/>
          <w:szCs w:val="24"/>
        </w:rPr>
        <w:t>data</w:t>
      </w:r>
      <w:r w:rsidRPr="008422D6">
        <w:rPr>
          <w:rFonts w:ascii="Times New Roman" w:eastAsia="Times New Roman" w:hAnsi="Times New Roman" w:cs="Times New Roman"/>
          <w:noProof/>
          <w:color w:val="000000"/>
          <w:spacing w:val="12"/>
          <w:sz w:val="24"/>
          <w:szCs w:val="24"/>
        </w:rPr>
        <w:t xml:space="preserve"> </w:t>
      </w:r>
      <w:r w:rsidRPr="008422D6">
        <w:rPr>
          <w:rFonts w:ascii="Times New Roman" w:eastAsia="Times New Roman" w:hAnsi="Times New Roman" w:cs="Times New Roman"/>
          <w:noProof/>
          <w:color w:val="000000"/>
          <w:spacing w:val="-1"/>
          <w:sz w:val="24"/>
          <w:szCs w:val="24"/>
        </w:rPr>
        <w:t>consistency.</w:t>
      </w:r>
    </w:p>
    <w:p w:rsidR="00330EB3" w:rsidRPr="008422D6" w:rsidRDefault="00330EB3" w:rsidP="00387827">
      <w:pPr>
        <w:pStyle w:val="ListParagraph"/>
        <w:numPr>
          <w:ilvl w:val="0"/>
          <w:numId w:val="13"/>
        </w:numPr>
        <w:spacing w:before="157" w:line="480" w:lineRule="auto"/>
        <w:ind w:right="602"/>
        <w:jc w:val="both"/>
        <w:rPr>
          <w:rFonts w:ascii="Times New Roman" w:eastAsia="Times New Roman" w:hAnsi="Times New Roman" w:cs="Times New Roman"/>
          <w:noProof/>
          <w:color w:val="000000"/>
          <w:spacing w:val="-4"/>
          <w:sz w:val="24"/>
          <w:szCs w:val="24"/>
        </w:rPr>
      </w:pPr>
      <w:r w:rsidRPr="008422D6">
        <w:rPr>
          <w:rFonts w:ascii="Times New Roman" w:eastAsia="Times New Roman" w:hAnsi="Times New Roman" w:cs="Times New Roman"/>
          <w:b/>
          <w:bCs/>
          <w:noProof/>
          <w:color w:val="000000"/>
          <w:spacing w:val="-1"/>
          <w:sz w:val="24"/>
          <w:szCs w:val="24"/>
        </w:rPr>
        <w:t>Primary</w:t>
      </w:r>
      <w:r w:rsidRPr="008422D6">
        <w:rPr>
          <w:rFonts w:ascii="Times New Roman" w:eastAsia="Times New Roman" w:hAnsi="Times New Roman" w:cs="Times New Roman"/>
          <w:b/>
          <w:bCs/>
          <w:noProof/>
          <w:color w:val="000000"/>
          <w:spacing w:val="-20"/>
          <w:sz w:val="24"/>
          <w:szCs w:val="24"/>
        </w:rPr>
        <w:t xml:space="preserve">  </w:t>
      </w:r>
      <w:r w:rsidRPr="008422D6">
        <w:rPr>
          <w:rFonts w:ascii="Times New Roman" w:eastAsia="Times New Roman" w:hAnsi="Times New Roman" w:cs="Times New Roman"/>
          <w:b/>
          <w:bCs/>
          <w:noProof/>
          <w:color w:val="000000"/>
          <w:spacing w:val="-1"/>
          <w:sz w:val="24"/>
          <w:szCs w:val="24"/>
        </w:rPr>
        <w:t>Key:</w:t>
      </w:r>
      <w:r w:rsidRPr="008422D6">
        <w:rPr>
          <w:rFonts w:ascii="Times New Roman" w:eastAsia="Times New Roman" w:hAnsi="Times New Roman" w:cs="Times New Roman"/>
          <w:b/>
          <w:bCs/>
          <w:noProof/>
          <w:color w:val="000000"/>
          <w:spacing w:val="2"/>
          <w:sz w:val="24"/>
          <w:szCs w:val="24"/>
        </w:rPr>
        <w:t xml:space="preserve"> </w:t>
      </w:r>
      <w:r w:rsidRPr="008422D6">
        <w:rPr>
          <w:rFonts w:ascii="Times New Roman" w:eastAsia="Times New Roman" w:hAnsi="Times New Roman" w:cs="Times New Roman"/>
          <w:noProof/>
          <w:color w:val="000000"/>
          <w:spacing w:val="3"/>
          <w:sz w:val="24"/>
          <w:szCs w:val="24"/>
        </w:rPr>
        <w:t xml:space="preserve">A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10"/>
          <w:sz w:val="24"/>
          <w:szCs w:val="24"/>
        </w:rPr>
        <w:t xml:space="preserve"> </w:t>
      </w:r>
      <w:r w:rsidRPr="008422D6">
        <w:rPr>
          <w:rFonts w:ascii="Times New Roman" w:eastAsia="Times New Roman" w:hAnsi="Times New Roman" w:cs="Times New Roman"/>
          <w:noProof/>
          <w:color w:val="000000"/>
          <w:spacing w:val="4"/>
          <w:sz w:val="24"/>
          <w:szCs w:val="24"/>
        </w:rPr>
        <w:t>key</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4"/>
          <w:sz w:val="24"/>
          <w:szCs w:val="24"/>
        </w:rPr>
        <w:t>is</w:t>
      </w:r>
      <w:r w:rsidRPr="008422D6">
        <w:rPr>
          <w:rFonts w:ascii="Times New Roman" w:eastAsia="Times New Roman" w:hAnsi="Times New Roman" w:cs="Times New Roman"/>
          <w:noProof/>
          <w:color w:val="000000"/>
          <w:spacing w:val="-19"/>
          <w:sz w:val="24"/>
          <w:szCs w:val="24"/>
        </w:rPr>
        <w:t xml:space="preserve">  </w:t>
      </w:r>
      <w:r w:rsidRPr="008422D6">
        <w:rPr>
          <w:rFonts w:ascii="Times New Roman" w:eastAsia="Times New Roman" w:hAnsi="Times New Roman" w:cs="Times New Roman"/>
          <w:noProof/>
          <w:color w:val="000000"/>
          <w:spacing w:val="-14"/>
          <w:sz w:val="24"/>
          <w:szCs w:val="24"/>
        </w:rPr>
        <w:t xml:space="preserve">a  </w:t>
      </w:r>
      <w:r w:rsidRPr="008422D6">
        <w:rPr>
          <w:rFonts w:ascii="Times New Roman" w:eastAsia="Times New Roman" w:hAnsi="Times New Roman" w:cs="Times New Roman"/>
          <w:noProof/>
          <w:color w:val="000000"/>
          <w:spacing w:val="-1"/>
          <w:sz w:val="24"/>
          <w:szCs w:val="24"/>
        </w:rPr>
        <w:t>unique</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identifier</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z w:val="24"/>
          <w:szCs w:val="24"/>
        </w:rPr>
        <w:t>for</w:t>
      </w:r>
      <w:r w:rsidRPr="008422D6">
        <w:rPr>
          <w:rFonts w:ascii="Times New Roman" w:eastAsia="Times New Roman" w:hAnsi="Times New Roman" w:cs="Times New Roman"/>
          <w:noProof/>
          <w:color w:val="000000"/>
          <w:spacing w:val="10"/>
          <w:sz w:val="24"/>
          <w:szCs w:val="24"/>
        </w:rPr>
        <w:t xml:space="preserve"> </w:t>
      </w:r>
      <w:r w:rsidRPr="008422D6">
        <w:rPr>
          <w:rFonts w:ascii="Times New Roman" w:eastAsia="Times New Roman" w:hAnsi="Times New Roman" w:cs="Times New Roman"/>
          <w:noProof/>
          <w:color w:val="000000"/>
          <w:spacing w:val="2"/>
          <w:sz w:val="24"/>
          <w:szCs w:val="24"/>
        </w:rPr>
        <w:t>each</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record</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
          <w:sz w:val="24"/>
          <w:szCs w:val="24"/>
        </w:rPr>
        <w:t>in</w:t>
      </w:r>
      <w:r w:rsidRPr="008422D6">
        <w:rPr>
          <w:rFonts w:ascii="Times New Roman" w:eastAsia="Times New Roman" w:hAnsi="Times New Roman" w:cs="Times New Roman"/>
          <w:noProof/>
          <w:color w:val="000000"/>
          <w:spacing w:val="-20"/>
          <w:sz w:val="24"/>
          <w:szCs w:val="24"/>
        </w:rPr>
        <w:t xml:space="preserve">  </w:t>
      </w:r>
      <w:r w:rsidRPr="008422D6">
        <w:rPr>
          <w:rFonts w:ascii="Times New Roman" w:eastAsia="Times New Roman" w:hAnsi="Times New Roman" w:cs="Times New Roman"/>
          <w:noProof/>
          <w:color w:val="000000"/>
          <w:spacing w:val="-14"/>
          <w:sz w:val="24"/>
          <w:szCs w:val="24"/>
        </w:rPr>
        <w:t xml:space="preserve">a  </w:t>
      </w:r>
      <w:r w:rsidRPr="008422D6">
        <w:rPr>
          <w:rFonts w:ascii="Times New Roman" w:eastAsia="Times New Roman" w:hAnsi="Times New Roman" w:cs="Times New Roman"/>
          <w:noProof/>
          <w:color w:val="000000"/>
          <w:spacing w:val="-1"/>
          <w:sz w:val="24"/>
          <w:szCs w:val="24"/>
        </w:rPr>
        <w:t>table.</w:t>
      </w:r>
      <w:r w:rsidRPr="008422D6">
        <w:rPr>
          <w:rFonts w:ascii="Times New Roman" w:eastAsia="Times New Roman" w:hAnsi="Times New Roman" w:cs="Times New Roman"/>
          <w:noProof/>
          <w:color w:val="000000"/>
          <w:spacing w:val="-19"/>
          <w:sz w:val="24"/>
          <w:szCs w:val="24"/>
        </w:rPr>
        <w:t xml:space="preserve">  </w:t>
      </w:r>
      <w:r w:rsidRPr="008422D6">
        <w:rPr>
          <w:rFonts w:ascii="Times New Roman" w:eastAsia="Times New Roman" w:hAnsi="Times New Roman" w:cs="Times New Roman"/>
          <w:noProof/>
          <w:color w:val="000000"/>
          <w:spacing w:val="-2"/>
          <w:sz w:val="24"/>
          <w:szCs w:val="24"/>
        </w:rPr>
        <w:t xml:space="preserve">It </w:t>
      </w:r>
      <w:r w:rsidRPr="008422D6">
        <w:rPr>
          <w:rFonts w:ascii="Times New Roman" w:eastAsia="Times New Roman" w:hAnsi="Times New Roman" w:cs="Times New Roman"/>
          <w:noProof/>
          <w:color w:val="000000"/>
          <w:spacing w:val="-1"/>
          <w:sz w:val="24"/>
          <w:szCs w:val="24"/>
        </w:rPr>
        <w:t>ensures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that</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each</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row</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3"/>
          <w:sz w:val="24"/>
          <w:szCs w:val="24"/>
        </w:rPr>
        <w:t>in</w:t>
      </w:r>
      <w:r w:rsidRPr="008422D6">
        <w:rPr>
          <w:rFonts w:ascii="Times New Roman" w:eastAsia="Times New Roman" w:hAnsi="Times New Roman" w:cs="Times New Roman"/>
          <w:noProof/>
          <w:color w:val="000000"/>
          <w:spacing w:val="-4"/>
          <w:sz w:val="24"/>
          <w:szCs w:val="24"/>
        </w:rPr>
        <w:t xml:space="preserve"> a </w:t>
      </w:r>
      <w:r w:rsidRPr="008422D6">
        <w:rPr>
          <w:rFonts w:ascii="Times New Roman" w:eastAsia="Times New Roman" w:hAnsi="Times New Roman" w:cs="Times New Roman"/>
          <w:noProof/>
          <w:color w:val="000000"/>
          <w:spacing w:val="-1"/>
          <w:sz w:val="24"/>
          <w:szCs w:val="24"/>
        </w:rPr>
        <w:t>table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3"/>
          <w:sz w:val="24"/>
          <w:szCs w:val="24"/>
        </w:rPr>
        <w:t>is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distinguishable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from</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others,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and</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no</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two</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rows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 xml:space="preserve">can </w:t>
      </w:r>
      <w:r w:rsidRPr="008422D6">
        <w:rPr>
          <w:rFonts w:ascii="Times New Roman" w:eastAsia="Times New Roman" w:hAnsi="Times New Roman" w:cs="Times New Roman"/>
          <w:noProof/>
          <w:color w:val="000000"/>
          <w:spacing w:val="1"/>
          <w:sz w:val="24"/>
          <w:szCs w:val="24"/>
        </w:rPr>
        <w:t>have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the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same</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key</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value.</w:t>
      </w:r>
    </w:p>
    <w:p w:rsidR="00330EB3" w:rsidRPr="008422D6" w:rsidRDefault="00330EB3" w:rsidP="00387827">
      <w:pPr>
        <w:pStyle w:val="ListParagraph"/>
        <w:numPr>
          <w:ilvl w:val="0"/>
          <w:numId w:val="13"/>
        </w:numPr>
        <w:spacing w:before="157" w:line="480" w:lineRule="auto"/>
        <w:ind w:right="601"/>
        <w:jc w:val="both"/>
        <w:rPr>
          <w:rFonts w:ascii="Times New Roman" w:eastAsia="Times New Roman" w:hAnsi="Times New Roman" w:cs="Times New Roman"/>
          <w:noProof/>
          <w:color w:val="000000"/>
          <w:spacing w:val="-4"/>
          <w:sz w:val="24"/>
          <w:szCs w:val="24"/>
        </w:rPr>
      </w:pPr>
      <w:r w:rsidRPr="008422D6">
        <w:rPr>
          <w:rFonts w:ascii="Times New Roman" w:eastAsia="Times New Roman" w:hAnsi="Times New Roman" w:cs="Times New Roman"/>
          <w:b/>
          <w:bCs/>
          <w:noProof/>
          <w:color w:val="000000"/>
          <w:spacing w:val="-2"/>
          <w:sz w:val="24"/>
          <w:szCs w:val="24"/>
        </w:rPr>
        <w:t>Foreign</w:t>
      </w:r>
      <w:r w:rsidRPr="008422D6">
        <w:rPr>
          <w:rFonts w:ascii="Times New Roman" w:eastAsia="Times New Roman" w:hAnsi="Times New Roman" w:cs="Times New Roman"/>
          <w:b/>
          <w:bCs/>
          <w:noProof/>
          <w:color w:val="000000"/>
          <w:spacing w:val="4"/>
          <w:sz w:val="24"/>
          <w:szCs w:val="24"/>
        </w:rPr>
        <w:t xml:space="preserve"> </w:t>
      </w:r>
      <w:r w:rsidRPr="008422D6">
        <w:rPr>
          <w:rFonts w:ascii="Times New Roman" w:eastAsia="Times New Roman" w:hAnsi="Times New Roman" w:cs="Times New Roman"/>
          <w:b/>
          <w:bCs/>
          <w:noProof/>
          <w:color w:val="000000"/>
          <w:sz w:val="24"/>
          <w:szCs w:val="24"/>
        </w:rPr>
        <w:t>Key:</w:t>
      </w:r>
      <w:r w:rsidRPr="008422D6">
        <w:rPr>
          <w:rFonts w:ascii="Times New Roman" w:eastAsia="Times New Roman" w:hAnsi="Times New Roman" w:cs="Times New Roman"/>
          <w:b/>
          <w:bCs/>
          <w:noProof/>
          <w:color w:val="000000"/>
          <w:spacing w:val="-4"/>
          <w:sz w:val="24"/>
          <w:szCs w:val="24"/>
        </w:rPr>
        <w:t xml:space="preserve"> </w:t>
      </w:r>
      <w:r w:rsidRPr="008422D6">
        <w:rPr>
          <w:rFonts w:ascii="Times New Roman" w:eastAsia="Times New Roman" w:hAnsi="Times New Roman" w:cs="Times New Roman"/>
          <w:noProof/>
          <w:color w:val="000000"/>
          <w:spacing w:val="-4"/>
          <w:sz w:val="24"/>
          <w:szCs w:val="24"/>
        </w:rPr>
        <w:t xml:space="preserve">A </w:t>
      </w:r>
      <w:r w:rsidRPr="008422D6">
        <w:rPr>
          <w:rFonts w:ascii="Times New Roman" w:eastAsia="Times New Roman" w:hAnsi="Times New Roman" w:cs="Times New Roman"/>
          <w:noProof/>
          <w:color w:val="000000"/>
          <w:spacing w:val="-1"/>
          <w:sz w:val="24"/>
          <w:szCs w:val="24"/>
        </w:rPr>
        <w:t>foreign</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key is</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z w:val="24"/>
          <w:szCs w:val="24"/>
        </w:rPr>
        <w:t>used</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2"/>
          <w:sz w:val="24"/>
          <w:szCs w:val="24"/>
        </w:rPr>
        <w:t>to</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z w:val="24"/>
          <w:szCs w:val="24"/>
        </w:rPr>
        <w:t>create</w:t>
      </w:r>
      <w:r w:rsidRPr="008422D6">
        <w:rPr>
          <w:rFonts w:ascii="Times New Roman" w:eastAsia="Times New Roman" w:hAnsi="Times New Roman" w:cs="Times New Roman"/>
          <w:noProof/>
          <w:color w:val="000000"/>
          <w:spacing w:val="2"/>
          <w:sz w:val="24"/>
          <w:szCs w:val="24"/>
        </w:rPr>
        <w:t xml:space="preserve"> a </w:t>
      </w:r>
      <w:r w:rsidRPr="008422D6">
        <w:rPr>
          <w:rFonts w:ascii="Times New Roman" w:eastAsia="Times New Roman" w:hAnsi="Times New Roman" w:cs="Times New Roman"/>
          <w:noProof/>
          <w:color w:val="000000"/>
          <w:sz w:val="24"/>
          <w:szCs w:val="24"/>
        </w:rPr>
        <w:t>relationship</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between</w:t>
      </w:r>
      <w:r w:rsidRPr="008422D6">
        <w:rPr>
          <w:rFonts w:ascii="Times New Roman" w:eastAsia="Times New Roman" w:hAnsi="Times New Roman" w:cs="Times New Roman"/>
          <w:noProof/>
          <w:color w:val="000000"/>
          <w:spacing w:val="2"/>
          <w:sz w:val="24"/>
          <w:szCs w:val="24"/>
        </w:rPr>
        <w:t xml:space="preserve"> two </w:t>
      </w:r>
      <w:r w:rsidRPr="008422D6">
        <w:rPr>
          <w:rFonts w:ascii="Times New Roman" w:eastAsia="Times New Roman" w:hAnsi="Times New Roman" w:cs="Times New Roman"/>
          <w:noProof/>
          <w:color w:val="000000"/>
          <w:sz w:val="24"/>
          <w:szCs w:val="24"/>
        </w:rPr>
        <w:t>tables.</w:t>
      </w:r>
      <w:r w:rsidRPr="008422D6">
        <w:rPr>
          <w:rFonts w:ascii="Times New Roman" w:eastAsia="Times New Roman" w:hAnsi="Times New Roman" w:cs="Times New Roman"/>
          <w:noProof/>
          <w:color w:val="000000"/>
          <w:spacing w:val="3"/>
          <w:sz w:val="24"/>
          <w:szCs w:val="24"/>
        </w:rPr>
        <w:t xml:space="preserve"> </w:t>
      </w:r>
      <w:r w:rsidRPr="008422D6">
        <w:rPr>
          <w:rFonts w:ascii="Times New Roman" w:eastAsia="Times New Roman" w:hAnsi="Times New Roman" w:cs="Times New Roman"/>
          <w:noProof/>
          <w:color w:val="000000"/>
          <w:spacing w:val="-1"/>
          <w:sz w:val="24"/>
          <w:szCs w:val="24"/>
        </w:rPr>
        <w:t>It refers</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3"/>
          <w:sz w:val="24"/>
          <w:szCs w:val="24"/>
        </w:rPr>
        <w:t>to</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the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2"/>
          <w:sz w:val="24"/>
          <w:szCs w:val="24"/>
        </w:rPr>
        <w:t>key</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of</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another</w:t>
      </w:r>
      <w:r w:rsidRPr="008422D6">
        <w:rPr>
          <w:rFonts w:ascii="Times New Roman" w:eastAsia="Times New Roman" w:hAnsi="Times New Roman" w:cs="Times New Roman"/>
          <w:noProof/>
          <w:color w:val="000000"/>
          <w:spacing w:val="-5"/>
          <w:sz w:val="24"/>
          <w:szCs w:val="24"/>
        </w:rPr>
        <w:t xml:space="preserve"> </w:t>
      </w:r>
      <w:r w:rsidRPr="008422D6">
        <w:rPr>
          <w:rFonts w:ascii="Times New Roman" w:eastAsia="Times New Roman" w:hAnsi="Times New Roman" w:cs="Times New Roman"/>
          <w:noProof/>
          <w:color w:val="000000"/>
          <w:spacing w:val="-2"/>
          <w:sz w:val="24"/>
          <w:szCs w:val="24"/>
        </w:rPr>
        <w:t>table,</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ensuring</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referential</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1"/>
          <w:sz w:val="24"/>
          <w:szCs w:val="24"/>
        </w:rPr>
        <w:t>integrity</w:t>
      </w:r>
      <w:r w:rsidRPr="008422D6">
        <w:rPr>
          <w:rFonts w:ascii="Times New Roman" w:eastAsia="Times New Roman" w:hAnsi="Times New Roman" w:cs="Times New Roman"/>
          <w:noProof/>
          <w:color w:val="000000"/>
          <w:spacing w:val="-6"/>
          <w:sz w:val="24"/>
          <w:szCs w:val="24"/>
        </w:rPr>
        <w:t xml:space="preserve"> </w:t>
      </w:r>
      <w:r w:rsidRPr="008422D6">
        <w:rPr>
          <w:rFonts w:ascii="Times New Roman" w:eastAsia="Times New Roman" w:hAnsi="Times New Roman" w:cs="Times New Roman"/>
          <w:noProof/>
          <w:color w:val="000000"/>
          <w:spacing w:val="-2"/>
          <w:sz w:val="24"/>
          <w:szCs w:val="24"/>
        </w:rPr>
        <w:t>between</w:t>
      </w:r>
      <w:r w:rsidRPr="008422D6">
        <w:rPr>
          <w:rFonts w:ascii="Times New Roman" w:eastAsia="Times New Roman" w:hAnsi="Times New Roman" w:cs="Times New Roman"/>
          <w:noProof/>
          <w:color w:val="000000"/>
          <w:spacing w:val="-4"/>
          <w:sz w:val="24"/>
          <w:szCs w:val="24"/>
        </w:rPr>
        <w:t xml:space="preserve"> </w:t>
      </w:r>
      <w:r w:rsidRPr="008422D6">
        <w:rPr>
          <w:rFonts w:ascii="Times New Roman" w:eastAsia="Times New Roman" w:hAnsi="Times New Roman" w:cs="Times New Roman"/>
          <w:noProof/>
          <w:color w:val="000000"/>
          <w:spacing w:val="-2"/>
          <w:sz w:val="24"/>
          <w:szCs w:val="24"/>
        </w:rPr>
        <w:t xml:space="preserve">the </w:t>
      </w:r>
      <w:r w:rsidRPr="008422D6">
        <w:rPr>
          <w:rFonts w:ascii="Times New Roman" w:eastAsia="Times New Roman" w:hAnsi="Times New Roman" w:cs="Times New Roman"/>
          <w:noProof/>
          <w:color w:val="000000"/>
          <w:spacing w:val="4"/>
          <w:sz w:val="24"/>
          <w:szCs w:val="24"/>
        </w:rPr>
        <w:t>two</w:t>
      </w:r>
      <w:r w:rsidRPr="008422D6">
        <w:rPr>
          <w:rFonts w:ascii="Times New Roman" w:eastAsia="Times New Roman" w:hAnsi="Times New Roman" w:cs="Times New Roman"/>
          <w:noProof/>
          <w:color w:val="000000"/>
          <w:spacing w:val="12"/>
          <w:sz w:val="24"/>
          <w:szCs w:val="24"/>
        </w:rPr>
        <w:t xml:space="preserve"> </w:t>
      </w:r>
      <w:r w:rsidRPr="008422D6">
        <w:rPr>
          <w:rFonts w:ascii="Times New Roman" w:eastAsia="Times New Roman" w:hAnsi="Times New Roman" w:cs="Times New Roman"/>
          <w:noProof/>
          <w:color w:val="000000"/>
          <w:spacing w:val="1"/>
          <w:sz w:val="24"/>
          <w:szCs w:val="24"/>
        </w:rPr>
        <w:t>tables.</w:t>
      </w:r>
    </w:p>
    <w:p w:rsidR="00330EB3" w:rsidRPr="008422D6" w:rsidRDefault="00330EB3" w:rsidP="00387827">
      <w:pPr>
        <w:pStyle w:val="ListParagraph"/>
        <w:numPr>
          <w:ilvl w:val="0"/>
          <w:numId w:val="13"/>
        </w:numPr>
        <w:tabs>
          <w:tab w:val="left" w:pos="2160"/>
        </w:tabs>
        <w:spacing w:before="334" w:line="480" w:lineRule="auto"/>
        <w:rPr>
          <w:rFonts w:ascii="Times New Roman" w:eastAsia="Times New Roman" w:hAnsi="Times New Roman" w:cs="Times New Roman"/>
          <w:noProof/>
          <w:color w:val="000000"/>
          <w:spacing w:val="-1"/>
          <w:sz w:val="24"/>
          <w:szCs w:val="24"/>
        </w:rPr>
      </w:pPr>
      <w:r w:rsidRPr="008422D6">
        <w:rPr>
          <w:rFonts w:ascii="Times New Roman" w:eastAsia="Times New Roman" w:hAnsi="Times New Roman" w:cs="Times New Roman"/>
          <w:b/>
          <w:bCs/>
          <w:noProof/>
          <w:color w:val="000000"/>
          <w:sz w:val="24"/>
          <w:szCs w:val="24"/>
        </w:rPr>
        <w:t>Compound</w:t>
      </w:r>
      <w:r w:rsidRPr="008422D6">
        <w:rPr>
          <w:rFonts w:ascii="Times New Roman" w:eastAsia="Times New Roman" w:hAnsi="Times New Roman" w:cs="Times New Roman"/>
          <w:b/>
          <w:bCs/>
          <w:noProof/>
          <w:color w:val="000000"/>
          <w:spacing w:val="-9"/>
          <w:sz w:val="24"/>
          <w:szCs w:val="24"/>
        </w:rPr>
        <w:t xml:space="preserve"> </w:t>
      </w:r>
      <w:r w:rsidRPr="008422D6">
        <w:rPr>
          <w:rFonts w:ascii="Times New Roman" w:eastAsia="Times New Roman" w:hAnsi="Times New Roman" w:cs="Times New Roman"/>
          <w:b/>
          <w:bCs/>
          <w:noProof/>
          <w:color w:val="000000"/>
          <w:spacing w:val="-2"/>
          <w:sz w:val="24"/>
          <w:szCs w:val="24"/>
        </w:rPr>
        <w:t>Key</w:t>
      </w:r>
      <w:r w:rsidRPr="008422D6">
        <w:rPr>
          <w:rFonts w:ascii="Times New Roman" w:eastAsia="Times New Roman" w:hAnsi="Times New Roman" w:cs="Times New Roman"/>
          <w:b/>
          <w:bCs/>
          <w:noProof/>
          <w:color w:val="000000"/>
          <w:spacing w:val="-8"/>
          <w:sz w:val="24"/>
          <w:szCs w:val="24"/>
        </w:rPr>
        <w:t xml:space="preserve"> </w:t>
      </w:r>
      <w:r w:rsidRPr="008422D6">
        <w:rPr>
          <w:rFonts w:ascii="Times New Roman" w:eastAsia="Times New Roman" w:hAnsi="Times New Roman" w:cs="Times New Roman"/>
          <w:b/>
          <w:bCs/>
          <w:noProof/>
          <w:color w:val="000000"/>
          <w:sz w:val="24"/>
          <w:szCs w:val="24"/>
        </w:rPr>
        <w:t>(Composite</w:t>
      </w:r>
      <w:r w:rsidRPr="008422D6">
        <w:rPr>
          <w:rFonts w:ascii="Times New Roman" w:eastAsia="Times New Roman" w:hAnsi="Times New Roman" w:cs="Times New Roman"/>
          <w:b/>
          <w:bCs/>
          <w:noProof/>
          <w:color w:val="000000"/>
          <w:spacing w:val="-11"/>
          <w:sz w:val="24"/>
          <w:szCs w:val="24"/>
        </w:rPr>
        <w:t xml:space="preserve"> </w:t>
      </w:r>
      <w:r w:rsidRPr="008422D6">
        <w:rPr>
          <w:rFonts w:ascii="Times New Roman" w:eastAsia="Times New Roman" w:hAnsi="Times New Roman" w:cs="Times New Roman"/>
          <w:b/>
          <w:bCs/>
          <w:noProof/>
          <w:color w:val="000000"/>
          <w:spacing w:val="-1"/>
          <w:sz w:val="24"/>
          <w:szCs w:val="24"/>
        </w:rPr>
        <w:t>Key):</w:t>
      </w:r>
      <w:r w:rsidRPr="008422D6">
        <w:rPr>
          <w:rFonts w:ascii="Times New Roman" w:eastAsia="Times New Roman" w:hAnsi="Times New Roman" w:cs="Times New Roman"/>
          <w:b/>
          <w:bCs/>
          <w:noProof/>
          <w:color w:val="000000"/>
          <w:spacing w:val="-18"/>
          <w:sz w:val="24"/>
          <w:szCs w:val="24"/>
        </w:rPr>
        <w:t xml:space="preserve"> </w:t>
      </w:r>
      <w:r w:rsidRPr="008422D6">
        <w:rPr>
          <w:rFonts w:ascii="Times New Roman" w:eastAsia="Times New Roman" w:hAnsi="Times New Roman" w:cs="Times New Roman"/>
          <w:noProof/>
          <w:color w:val="000000"/>
          <w:spacing w:val="-13"/>
          <w:sz w:val="24"/>
          <w:szCs w:val="24"/>
        </w:rPr>
        <w:t xml:space="preserve">A </w:t>
      </w:r>
      <w:r w:rsidRPr="008422D6">
        <w:rPr>
          <w:rFonts w:ascii="Times New Roman" w:eastAsia="Times New Roman" w:hAnsi="Times New Roman" w:cs="Times New Roman"/>
          <w:noProof/>
          <w:color w:val="000000"/>
          <w:sz w:val="24"/>
          <w:szCs w:val="24"/>
        </w:rPr>
        <w:t>compound</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1"/>
          <w:sz w:val="24"/>
          <w:szCs w:val="24"/>
        </w:rPr>
        <w:t>key</w:t>
      </w:r>
      <w:r w:rsidRPr="008422D6">
        <w:rPr>
          <w:rFonts w:ascii="Times New Roman" w:eastAsia="Times New Roman" w:hAnsi="Times New Roman" w:cs="Times New Roman"/>
          <w:noProof/>
          <w:color w:val="000000"/>
          <w:spacing w:val="-15"/>
          <w:sz w:val="24"/>
          <w:szCs w:val="24"/>
        </w:rPr>
        <w:t xml:space="preserve"> </w:t>
      </w:r>
      <w:r w:rsidRPr="008422D6">
        <w:rPr>
          <w:rFonts w:ascii="Times New Roman" w:eastAsia="Times New Roman" w:hAnsi="Times New Roman" w:cs="Times New Roman"/>
          <w:noProof/>
          <w:color w:val="000000"/>
          <w:sz w:val="24"/>
          <w:szCs w:val="24"/>
        </w:rPr>
        <w:t>is</w:t>
      </w:r>
      <w:r w:rsidRPr="008422D6">
        <w:rPr>
          <w:rFonts w:ascii="Times New Roman" w:eastAsia="Times New Roman" w:hAnsi="Times New Roman" w:cs="Times New Roman"/>
          <w:noProof/>
          <w:color w:val="000000"/>
          <w:spacing w:val="-7"/>
          <w:sz w:val="24"/>
          <w:szCs w:val="24"/>
        </w:rPr>
        <w:t xml:space="preserve"> </w:t>
      </w:r>
      <w:r w:rsidRPr="008422D6">
        <w:rPr>
          <w:rFonts w:ascii="Times New Roman" w:eastAsia="Times New Roman" w:hAnsi="Times New Roman" w:cs="Times New Roman"/>
          <w:noProof/>
          <w:color w:val="000000"/>
          <w:spacing w:val="-6"/>
          <w:sz w:val="24"/>
          <w:szCs w:val="24"/>
        </w:rPr>
        <w:t xml:space="preserve">a </w:t>
      </w:r>
      <w:r w:rsidRPr="008422D6">
        <w:rPr>
          <w:rFonts w:ascii="Times New Roman" w:eastAsia="Times New Roman" w:hAnsi="Times New Roman" w:cs="Times New Roman"/>
          <w:noProof/>
          <w:color w:val="000000"/>
          <w:spacing w:val="1"/>
          <w:sz w:val="24"/>
          <w:szCs w:val="24"/>
        </w:rPr>
        <w:t>primary</w:t>
      </w:r>
      <w:r w:rsidRPr="008422D6">
        <w:rPr>
          <w:rFonts w:ascii="Times New Roman" w:eastAsia="Times New Roman" w:hAnsi="Times New Roman" w:cs="Times New Roman"/>
          <w:noProof/>
          <w:color w:val="000000"/>
          <w:spacing w:val="-15"/>
          <w:sz w:val="24"/>
          <w:szCs w:val="24"/>
        </w:rPr>
        <w:t xml:space="preserve"> </w:t>
      </w:r>
      <w:r w:rsidRPr="008422D6">
        <w:rPr>
          <w:rFonts w:ascii="Times New Roman" w:eastAsia="Times New Roman" w:hAnsi="Times New Roman" w:cs="Times New Roman"/>
          <w:noProof/>
          <w:color w:val="000000"/>
          <w:sz w:val="24"/>
          <w:szCs w:val="24"/>
        </w:rPr>
        <w:t>key</w:t>
      </w:r>
      <w:r w:rsidRPr="008422D6">
        <w:rPr>
          <w:rFonts w:ascii="Times New Roman" w:eastAsia="Times New Roman" w:hAnsi="Times New Roman" w:cs="Times New Roman"/>
          <w:noProof/>
          <w:color w:val="000000"/>
          <w:spacing w:val="-13"/>
          <w:sz w:val="24"/>
          <w:szCs w:val="24"/>
        </w:rPr>
        <w:t xml:space="preserve"> </w:t>
      </w:r>
      <w:r w:rsidRPr="008422D6">
        <w:rPr>
          <w:rFonts w:ascii="Times New Roman" w:eastAsia="Times New Roman" w:hAnsi="Times New Roman" w:cs="Times New Roman"/>
          <w:noProof/>
          <w:color w:val="000000"/>
          <w:spacing w:val="-1"/>
          <w:sz w:val="24"/>
          <w:szCs w:val="24"/>
        </w:rPr>
        <w:t>that</w:t>
      </w:r>
      <w:r w:rsidRPr="008422D6">
        <w:rPr>
          <w:rFonts w:ascii="Times New Roman" w:eastAsia="Times New Roman" w:hAnsi="Times New Roman" w:cs="Times New Roman"/>
          <w:noProof/>
          <w:color w:val="000000"/>
          <w:spacing w:val="-8"/>
          <w:sz w:val="24"/>
          <w:szCs w:val="24"/>
        </w:rPr>
        <w:t xml:space="preserve"> </w:t>
      </w:r>
      <w:r w:rsidRPr="008422D6">
        <w:rPr>
          <w:rFonts w:ascii="Times New Roman" w:eastAsia="Times New Roman" w:hAnsi="Times New Roman" w:cs="Times New Roman"/>
          <w:noProof/>
          <w:color w:val="000000"/>
          <w:spacing w:val="-1"/>
          <w:sz w:val="24"/>
          <w:szCs w:val="24"/>
        </w:rPr>
        <w:t>consists</w:t>
      </w:r>
    </w:p>
    <w:p w:rsidR="00330EB3" w:rsidRPr="00E61ACB" w:rsidRDefault="00330EB3" w:rsidP="00BF5560">
      <w:pPr>
        <w:spacing w:line="480" w:lineRule="auto"/>
        <w:ind w:left="720" w:right="601"/>
        <w:rPr>
          <w:rFonts w:ascii="Times New Roman" w:eastAsia="Times New Roman" w:hAnsi="Times New Roman" w:cs="Times New Roman"/>
          <w:noProof/>
          <w:color w:val="000000"/>
          <w:spacing w:val="-1"/>
          <w:sz w:val="24"/>
          <w:szCs w:val="24"/>
        </w:rPr>
      </w:pPr>
      <w:r w:rsidRPr="00E61ACB">
        <w:rPr>
          <w:rFonts w:ascii="Times New Roman" w:eastAsia="Times New Roman" w:hAnsi="Times New Roman" w:cs="Times New Roman"/>
          <w:noProof/>
          <w:color w:val="000000"/>
          <w:sz w:val="24"/>
          <w:szCs w:val="24"/>
        </w:rPr>
        <w:t>of</w:t>
      </w:r>
      <w:r w:rsidRPr="00E61ACB">
        <w:rPr>
          <w:rFonts w:ascii="Times New Roman" w:eastAsia="Times New Roman" w:hAnsi="Times New Roman" w:cs="Times New Roman"/>
          <w:noProof/>
          <w:color w:val="000000"/>
          <w:spacing w:val="40"/>
          <w:sz w:val="24"/>
          <w:szCs w:val="24"/>
        </w:rPr>
        <w:t xml:space="preserve"> </w:t>
      </w:r>
      <w:r w:rsidRPr="00E61ACB">
        <w:rPr>
          <w:rFonts w:ascii="Times New Roman" w:eastAsia="Times New Roman" w:hAnsi="Times New Roman" w:cs="Times New Roman"/>
          <w:noProof/>
          <w:color w:val="000000"/>
          <w:sz w:val="24"/>
          <w:szCs w:val="24"/>
        </w:rPr>
        <w:t>two</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or</w:t>
      </w:r>
      <w:r w:rsidRPr="00E61ACB">
        <w:rPr>
          <w:rFonts w:ascii="Times New Roman" w:eastAsia="Times New Roman" w:hAnsi="Times New Roman" w:cs="Times New Roman"/>
          <w:noProof/>
          <w:color w:val="000000"/>
          <w:spacing w:val="40"/>
          <w:sz w:val="24"/>
          <w:szCs w:val="24"/>
        </w:rPr>
        <w:t xml:space="preserve"> </w:t>
      </w:r>
      <w:r w:rsidRPr="00E61ACB">
        <w:rPr>
          <w:rFonts w:ascii="Times New Roman" w:eastAsia="Times New Roman" w:hAnsi="Times New Roman" w:cs="Times New Roman"/>
          <w:noProof/>
          <w:color w:val="000000"/>
          <w:spacing w:val="1"/>
          <w:sz w:val="24"/>
          <w:szCs w:val="24"/>
        </w:rPr>
        <w:t>more</w:t>
      </w:r>
      <w:r w:rsidRPr="00E61ACB">
        <w:rPr>
          <w:rFonts w:ascii="Times New Roman" w:eastAsia="Times New Roman" w:hAnsi="Times New Roman" w:cs="Times New Roman"/>
          <w:noProof/>
          <w:color w:val="000000"/>
          <w:spacing w:val="39"/>
          <w:sz w:val="24"/>
          <w:szCs w:val="24"/>
        </w:rPr>
        <w:t xml:space="preserve"> </w:t>
      </w:r>
      <w:r w:rsidRPr="00E61ACB">
        <w:rPr>
          <w:rFonts w:ascii="Times New Roman" w:eastAsia="Times New Roman" w:hAnsi="Times New Roman" w:cs="Times New Roman"/>
          <w:noProof/>
          <w:color w:val="000000"/>
          <w:spacing w:val="1"/>
          <w:sz w:val="24"/>
          <w:szCs w:val="24"/>
        </w:rPr>
        <w:t>columns,</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used</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when</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20"/>
          <w:sz w:val="24"/>
          <w:szCs w:val="24"/>
        </w:rPr>
        <w:t xml:space="preserve">a </w:t>
      </w:r>
      <w:r w:rsidRPr="00E61ACB">
        <w:rPr>
          <w:rFonts w:ascii="Times New Roman" w:eastAsia="Times New Roman" w:hAnsi="Times New Roman" w:cs="Times New Roman"/>
          <w:noProof/>
          <w:color w:val="000000"/>
          <w:spacing w:val="-1"/>
          <w:sz w:val="24"/>
          <w:szCs w:val="24"/>
        </w:rPr>
        <w:t>single</w:t>
      </w:r>
      <w:r w:rsidRPr="00E61ACB">
        <w:rPr>
          <w:rFonts w:ascii="Times New Roman" w:eastAsia="Times New Roman" w:hAnsi="Times New Roman" w:cs="Times New Roman"/>
          <w:noProof/>
          <w:color w:val="000000"/>
          <w:spacing w:val="40"/>
          <w:sz w:val="24"/>
          <w:szCs w:val="24"/>
        </w:rPr>
        <w:t xml:space="preserve"> </w:t>
      </w:r>
      <w:r w:rsidRPr="00E61ACB">
        <w:rPr>
          <w:rFonts w:ascii="Times New Roman" w:eastAsia="Times New Roman" w:hAnsi="Times New Roman" w:cs="Times New Roman"/>
          <w:noProof/>
          <w:color w:val="000000"/>
          <w:spacing w:val="1"/>
          <w:sz w:val="24"/>
          <w:szCs w:val="24"/>
        </w:rPr>
        <w:t>column</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cannot</w:t>
      </w:r>
      <w:r w:rsidRPr="00E61ACB">
        <w:rPr>
          <w:rFonts w:ascii="Times New Roman" w:eastAsia="Times New Roman" w:hAnsi="Times New Roman" w:cs="Times New Roman"/>
          <w:noProof/>
          <w:color w:val="000000"/>
          <w:spacing w:val="41"/>
          <w:sz w:val="24"/>
          <w:szCs w:val="24"/>
        </w:rPr>
        <w:t xml:space="preserve"> </w:t>
      </w:r>
      <w:r w:rsidRPr="00E61ACB">
        <w:rPr>
          <w:rFonts w:ascii="Times New Roman" w:eastAsia="Times New Roman" w:hAnsi="Times New Roman" w:cs="Times New Roman"/>
          <w:noProof/>
          <w:color w:val="000000"/>
          <w:spacing w:val="-1"/>
          <w:sz w:val="24"/>
          <w:szCs w:val="24"/>
        </w:rPr>
        <w:t>uniquely</w:t>
      </w:r>
      <w:r w:rsidRPr="00E61ACB">
        <w:rPr>
          <w:rFonts w:ascii="Times New Roman" w:eastAsia="Times New Roman" w:hAnsi="Times New Roman" w:cs="Times New Roman"/>
          <w:noProof/>
          <w:color w:val="000000"/>
          <w:spacing w:val="38"/>
          <w:sz w:val="24"/>
          <w:szCs w:val="24"/>
        </w:rPr>
        <w:t xml:space="preserve"> </w:t>
      </w:r>
      <w:r w:rsidRPr="00E61ACB">
        <w:rPr>
          <w:rFonts w:ascii="Times New Roman" w:eastAsia="Times New Roman" w:hAnsi="Times New Roman" w:cs="Times New Roman"/>
          <w:noProof/>
          <w:color w:val="000000"/>
          <w:spacing w:val="-1"/>
          <w:sz w:val="24"/>
          <w:szCs w:val="24"/>
        </w:rPr>
        <w:t xml:space="preserve">identify </w:t>
      </w:r>
      <w:r w:rsidRPr="00E61ACB">
        <w:rPr>
          <w:rFonts w:ascii="Times New Roman" w:eastAsia="Times New Roman" w:hAnsi="Times New Roman" w:cs="Times New Roman"/>
          <w:noProof/>
          <w:color w:val="000000"/>
          <w:spacing w:val="1"/>
          <w:sz w:val="24"/>
          <w:szCs w:val="24"/>
        </w:rPr>
        <w:t>records</w:t>
      </w:r>
      <w:r w:rsidRPr="00E61ACB">
        <w:rPr>
          <w:rFonts w:ascii="Times New Roman" w:eastAsia="Times New Roman" w:hAnsi="Times New Roman" w:cs="Times New Roman"/>
          <w:noProof/>
          <w:color w:val="000000"/>
          <w:spacing w:val="10"/>
          <w:sz w:val="24"/>
          <w:szCs w:val="24"/>
        </w:rPr>
        <w:t xml:space="preserve"> </w:t>
      </w:r>
      <w:r w:rsidRPr="00E61ACB">
        <w:rPr>
          <w:rFonts w:ascii="Times New Roman" w:eastAsia="Times New Roman" w:hAnsi="Times New Roman" w:cs="Times New Roman"/>
          <w:noProof/>
          <w:color w:val="000000"/>
          <w:spacing w:val="5"/>
          <w:sz w:val="24"/>
          <w:szCs w:val="24"/>
        </w:rPr>
        <w:t>in</w:t>
      </w:r>
      <w:r w:rsidRPr="00E61ACB">
        <w:rPr>
          <w:rFonts w:ascii="Times New Roman" w:eastAsia="Times New Roman" w:hAnsi="Times New Roman" w:cs="Times New Roman"/>
          <w:noProof/>
          <w:color w:val="000000"/>
          <w:spacing w:val="10"/>
          <w:sz w:val="24"/>
          <w:szCs w:val="24"/>
        </w:rPr>
        <w:t xml:space="preserve"> </w:t>
      </w:r>
      <w:r w:rsidRPr="00E61ACB">
        <w:rPr>
          <w:rFonts w:ascii="Times New Roman" w:eastAsia="Times New Roman" w:hAnsi="Times New Roman" w:cs="Times New Roman"/>
          <w:noProof/>
          <w:color w:val="000000"/>
          <w:spacing w:val="4"/>
          <w:sz w:val="24"/>
          <w:szCs w:val="24"/>
        </w:rPr>
        <w:t xml:space="preserve">a </w:t>
      </w:r>
      <w:r w:rsidRPr="00E61ACB">
        <w:rPr>
          <w:rFonts w:ascii="Times New Roman" w:eastAsia="Times New Roman" w:hAnsi="Times New Roman" w:cs="Times New Roman"/>
          <w:noProof/>
          <w:color w:val="000000"/>
          <w:spacing w:val="2"/>
          <w:sz w:val="24"/>
          <w:szCs w:val="24"/>
        </w:rPr>
        <w:t>table.</w:t>
      </w:r>
    </w:p>
    <w:p w:rsidR="00350097" w:rsidRPr="00350097" w:rsidRDefault="00330EB3" w:rsidP="00387827">
      <w:pPr>
        <w:pStyle w:val="ListParagraph"/>
        <w:numPr>
          <w:ilvl w:val="0"/>
          <w:numId w:val="13"/>
        </w:numPr>
        <w:spacing w:before="157" w:line="480" w:lineRule="auto"/>
        <w:ind w:right="598"/>
        <w:rPr>
          <w:rFonts w:ascii="Times New Roman" w:eastAsia="Times New Roman" w:hAnsi="Times New Roman" w:cs="Times New Roman"/>
          <w:b/>
          <w:bCs/>
          <w:noProof/>
          <w:color w:val="000000"/>
          <w:spacing w:val="-2"/>
          <w:sz w:val="28"/>
          <w:szCs w:val="28"/>
        </w:rPr>
      </w:pPr>
      <w:r w:rsidRPr="001B6B4B">
        <w:rPr>
          <w:rFonts w:ascii="Noto Sans Symbols ExtraBold" w:eastAsia="Noto Sans Symbols ExtraBold" w:hAnsi="Noto Sans Symbols ExtraBold" w:cs="Noto Sans Symbols ExtraBold"/>
          <w:noProof/>
          <w:color w:val="000000"/>
          <w:spacing w:val="108"/>
          <w:sz w:val="20"/>
          <w:szCs w:val="20"/>
        </w:rPr>
        <w:t xml:space="preserve"> </w:t>
      </w:r>
      <w:r w:rsidRPr="001B6B4B">
        <w:rPr>
          <w:rFonts w:ascii="Times New Roman" w:eastAsia="Times New Roman" w:hAnsi="Times New Roman" w:cs="Times New Roman"/>
          <w:b/>
          <w:bCs/>
          <w:noProof/>
          <w:color w:val="000000"/>
          <w:sz w:val="24"/>
          <w:szCs w:val="24"/>
        </w:rPr>
        <w:t>Index:</w:t>
      </w:r>
      <w:r w:rsidRPr="001B6B4B">
        <w:rPr>
          <w:rFonts w:ascii="Times New Roman" w:eastAsia="Times New Roman" w:hAnsi="Times New Roman" w:cs="Times New Roman"/>
          <w:b/>
          <w:bCs/>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An</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index</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in</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3"/>
          <w:sz w:val="24"/>
          <w:szCs w:val="24"/>
        </w:rPr>
        <w:t xml:space="preserve">a </w:t>
      </w:r>
      <w:r w:rsidRPr="001B6B4B">
        <w:rPr>
          <w:rFonts w:ascii="Times New Roman" w:eastAsia="Times New Roman" w:hAnsi="Times New Roman" w:cs="Times New Roman"/>
          <w:noProof/>
          <w:color w:val="000000"/>
          <w:sz w:val="24"/>
          <w:szCs w:val="24"/>
        </w:rPr>
        <w:t>database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2"/>
          <w:sz w:val="24"/>
          <w:szCs w:val="24"/>
        </w:rPr>
        <w:t>is</w:t>
      </w:r>
      <w:r w:rsidRPr="001B6B4B">
        <w:rPr>
          <w:rFonts w:ascii="Times New Roman" w:eastAsia="Times New Roman" w:hAnsi="Times New Roman" w:cs="Times New Roman"/>
          <w:noProof/>
          <w:color w:val="000000"/>
          <w:spacing w:val="5"/>
          <w:sz w:val="24"/>
          <w:szCs w:val="24"/>
        </w:rPr>
        <w:t xml:space="preserve"> </w:t>
      </w:r>
      <w:r w:rsidRPr="001B6B4B">
        <w:rPr>
          <w:rFonts w:ascii="Times New Roman" w:eastAsia="Times New Roman" w:hAnsi="Times New Roman" w:cs="Times New Roman"/>
          <w:noProof/>
          <w:color w:val="000000"/>
          <w:spacing w:val="4"/>
          <w:sz w:val="24"/>
          <w:szCs w:val="24"/>
        </w:rPr>
        <w:t xml:space="preserve">a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structure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that</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1"/>
          <w:sz w:val="24"/>
          <w:szCs w:val="24"/>
        </w:rPr>
        <w:t>allows</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for</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1"/>
          <w:sz w:val="24"/>
          <w:szCs w:val="24"/>
        </w:rPr>
        <w:t>faster</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retrieval</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 xml:space="preserve">of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similar</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to</w:t>
      </w:r>
      <w:r w:rsidRPr="001B6B4B">
        <w:rPr>
          <w:rFonts w:ascii="Times New Roman" w:eastAsia="Times New Roman" w:hAnsi="Times New Roman" w:cs="Times New Roman"/>
          <w:noProof/>
          <w:color w:val="000000"/>
          <w:spacing w:val="-18"/>
          <w:sz w:val="24"/>
          <w:szCs w:val="24"/>
        </w:rPr>
        <w:t xml:space="preserve">  </w:t>
      </w:r>
      <w:r w:rsidRPr="001B6B4B">
        <w:rPr>
          <w:rFonts w:ascii="Times New Roman" w:eastAsia="Times New Roman" w:hAnsi="Times New Roman" w:cs="Times New Roman"/>
          <w:noProof/>
          <w:color w:val="000000"/>
          <w:spacing w:val="-1"/>
          <w:sz w:val="24"/>
          <w:szCs w:val="24"/>
        </w:rPr>
        <w:t>an</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index</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at</w:t>
      </w:r>
      <w:r w:rsidRPr="001B6B4B">
        <w:rPr>
          <w:rFonts w:ascii="Times New Roman" w:eastAsia="Times New Roman" w:hAnsi="Times New Roman" w:cs="Times New Roman"/>
          <w:noProof/>
          <w:color w:val="000000"/>
          <w:spacing w:val="-18"/>
          <w:sz w:val="24"/>
          <w:szCs w:val="24"/>
        </w:rPr>
        <w:t xml:space="preserve">  </w:t>
      </w:r>
      <w:r w:rsidRPr="001B6B4B">
        <w:rPr>
          <w:rFonts w:ascii="Times New Roman" w:eastAsia="Times New Roman" w:hAnsi="Times New Roman" w:cs="Times New Roman"/>
          <w:noProof/>
          <w:color w:val="000000"/>
          <w:spacing w:val="-1"/>
          <w:sz w:val="24"/>
          <w:szCs w:val="24"/>
        </w:rPr>
        <w:t>the</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back</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z w:val="24"/>
          <w:szCs w:val="24"/>
        </w:rPr>
        <w:t>of</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3"/>
          <w:sz w:val="24"/>
          <w:szCs w:val="24"/>
        </w:rPr>
        <w:t xml:space="preserve">a  </w:t>
      </w:r>
      <w:r w:rsidRPr="001B6B4B">
        <w:rPr>
          <w:rFonts w:ascii="Times New Roman" w:eastAsia="Times New Roman" w:hAnsi="Times New Roman" w:cs="Times New Roman"/>
          <w:noProof/>
          <w:color w:val="000000"/>
          <w:sz w:val="24"/>
          <w:szCs w:val="24"/>
        </w:rPr>
        <w:t>book.</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It</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speeds</w:t>
      </w:r>
      <w:r w:rsidRPr="001B6B4B">
        <w:rPr>
          <w:rFonts w:ascii="Times New Roman" w:eastAsia="Times New Roman" w:hAnsi="Times New Roman" w:cs="Times New Roman"/>
          <w:noProof/>
          <w:color w:val="000000"/>
          <w:spacing w:val="-18"/>
          <w:sz w:val="24"/>
          <w:szCs w:val="24"/>
        </w:rPr>
        <w:t xml:space="preserve">  </w:t>
      </w:r>
      <w:r w:rsidRPr="001B6B4B">
        <w:rPr>
          <w:rFonts w:ascii="Times New Roman" w:eastAsia="Times New Roman" w:hAnsi="Times New Roman" w:cs="Times New Roman"/>
          <w:noProof/>
          <w:color w:val="000000"/>
          <w:sz w:val="24"/>
          <w:szCs w:val="24"/>
        </w:rPr>
        <w:t>up</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query</w:t>
      </w:r>
      <w:r w:rsidRPr="001B6B4B">
        <w:rPr>
          <w:rFonts w:ascii="Times New Roman" w:eastAsia="Times New Roman" w:hAnsi="Times New Roman" w:cs="Times New Roman"/>
          <w:noProof/>
          <w:color w:val="000000"/>
          <w:spacing w:val="-20"/>
          <w:sz w:val="24"/>
          <w:szCs w:val="24"/>
        </w:rPr>
        <w:t xml:space="preserve">  </w:t>
      </w:r>
      <w:r w:rsidRPr="001B6B4B">
        <w:rPr>
          <w:rFonts w:ascii="Times New Roman" w:eastAsia="Times New Roman" w:hAnsi="Times New Roman" w:cs="Times New Roman"/>
          <w:noProof/>
          <w:color w:val="000000"/>
          <w:spacing w:val="-1"/>
          <w:sz w:val="24"/>
          <w:szCs w:val="24"/>
        </w:rPr>
        <w:t>execution</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z w:val="24"/>
          <w:szCs w:val="24"/>
        </w:rPr>
        <w:t>by reducing</w:t>
      </w:r>
      <w:r w:rsidRPr="001B6B4B">
        <w:rPr>
          <w:rFonts w:ascii="Times New Roman" w:eastAsia="Times New Roman" w:hAnsi="Times New Roman" w:cs="Times New Roman"/>
          <w:noProof/>
          <w:color w:val="000000"/>
          <w:spacing w:val="2"/>
          <w:sz w:val="24"/>
          <w:szCs w:val="24"/>
        </w:rPr>
        <w:t xml:space="preserve"> </w:t>
      </w:r>
      <w:r w:rsidRPr="001B6B4B">
        <w:rPr>
          <w:rFonts w:ascii="Times New Roman" w:eastAsia="Times New Roman" w:hAnsi="Times New Roman" w:cs="Times New Roman"/>
          <w:noProof/>
          <w:color w:val="000000"/>
          <w:sz w:val="24"/>
          <w:szCs w:val="24"/>
        </w:rPr>
        <w:t>the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amount</w:t>
      </w:r>
      <w:r w:rsidRPr="001B6B4B">
        <w:rPr>
          <w:rFonts w:ascii="Times New Roman" w:eastAsia="Times New Roman" w:hAnsi="Times New Roman" w:cs="Times New Roman"/>
          <w:noProof/>
          <w:color w:val="000000"/>
          <w:spacing w:val="4"/>
          <w:sz w:val="24"/>
          <w:szCs w:val="24"/>
        </w:rPr>
        <w:t xml:space="preserve"> </w:t>
      </w:r>
      <w:r w:rsidRPr="001B6B4B">
        <w:rPr>
          <w:rFonts w:ascii="Times New Roman" w:eastAsia="Times New Roman" w:hAnsi="Times New Roman" w:cs="Times New Roman"/>
          <w:noProof/>
          <w:color w:val="000000"/>
          <w:spacing w:val="2"/>
          <w:sz w:val="24"/>
          <w:szCs w:val="24"/>
        </w:rPr>
        <w:t>of</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that</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needs</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2"/>
          <w:sz w:val="24"/>
          <w:szCs w:val="24"/>
        </w:rPr>
        <w:t>to</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pacing w:val="1"/>
          <w:sz w:val="24"/>
          <w:szCs w:val="24"/>
        </w:rPr>
        <w:t>be</w:t>
      </w:r>
      <w:r w:rsidRPr="001B6B4B">
        <w:rPr>
          <w:rFonts w:ascii="Times New Roman" w:eastAsia="Times New Roman" w:hAnsi="Times New Roman" w:cs="Times New Roman"/>
          <w:noProof/>
          <w:color w:val="000000"/>
          <w:spacing w:val="3"/>
          <w:sz w:val="24"/>
          <w:szCs w:val="24"/>
        </w:rPr>
        <w:t xml:space="preserve"> </w:t>
      </w:r>
      <w:r w:rsidRPr="001B6B4B">
        <w:rPr>
          <w:rFonts w:ascii="Times New Roman" w:eastAsia="Times New Roman" w:hAnsi="Times New Roman" w:cs="Times New Roman"/>
          <w:noProof/>
          <w:color w:val="000000"/>
          <w:sz w:val="24"/>
          <w:szCs w:val="24"/>
        </w:rPr>
        <w:t>scanned</w:t>
      </w:r>
      <w:bookmarkStart w:id="17" w:name="15"/>
      <w:bookmarkEnd w:id="17"/>
    </w:p>
    <w:p w:rsidR="00330EB3" w:rsidRPr="001B6B4B" w:rsidRDefault="00330EB3" w:rsidP="00387827">
      <w:pPr>
        <w:pStyle w:val="ListParagraph"/>
        <w:numPr>
          <w:ilvl w:val="0"/>
          <w:numId w:val="13"/>
        </w:numPr>
        <w:spacing w:before="157" w:line="480" w:lineRule="auto"/>
        <w:ind w:right="598"/>
        <w:rPr>
          <w:rFonts w:ascii="Times New Roman" w:eastAsia="Times New Roman" w:hAnsi="Times New Roman" w:cs="Times New Roman"/>
          <w:b/>
          <w:bCs/>
          <w:noProof/>
          <w:color w:val="000000"/>
          <w:spacing w:val="-2"/>
          <w:sz w:val="28"/>
          <w:szCs w:val="28"/>
        </w:rPr>
      </w:pPr>
      <w:r>
        <w:rPr>
          <w:noProof/>
          <w:lang w:eastAsia="en-IN"/>
        </w:rPr>
        <w:lastRenderedPageBreak/>
        <mc:AlternateContent>
          <mc:Choice Requires="wps">
            <w:drawing>
              <wp:anchor distT="0" distB="0" distL="114300" distR="114300" simplePos="0" relativeHeight="25162342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33" name="Freeform 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4EA2C" id="Freeform 33" o:spid="_x0000_s1026" style="position:absolute;margin-left:0;margin-top:0;width:50pt;height:50pt;z-index:251623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PRCW+7+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62649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31" name="Freeform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57A67" id="Freeform 31" o:spid="_x0000_s1026" style="position:absolute;margin-left:0;margin-top:0;width:50pt;height:50pt;z-index:251626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nM/g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EO9+c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2956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9" name="Freeform 2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B5D0D" id="Freeform 29" o:spid="_x0000_s1026" style="position:absolute;margin-left:0;margin-top:0;width:50pt;height:50pt;z-index:251629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SHjbi/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3264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27" name="Freeform 2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7F303" id="Freeform 27" o:spid="_x0000_s1026" style="position:absolute;margin-left:0;margin-top:0;width:50pt;height:50pt;z-index:251632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eJiwz/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r w:rsidRPr="001B6B4B">
        <w:rPr>
          <w:rFonts w:ascii="Times New Roman" w:eastAsia="Times New Roman" w:hAnsi="Times New Roman" w:cs="Times New Roman"/>
          <w:b/>
          <w:bCs/>
          <w:noProof/>
          <w:color w:val="000000"/>
          <w:spacing w:val="-1"/>
          <w:sz w:val="24"/>
          <w:szCs w:val="24"/>
        </w:rPr>
        <w:t>Referential</w:t>
      </w:r>
      <w:r w:rsidRPr="001B6B4B">
        <w:rPr>
          <w:rFonts w:ascii="Times New Roman" w:eastAsia="Times New Roman" w:hAnsi="Times New Roman" w:cs="Times New Roman"/>
          <w:b/>
          <w:bCs/>
          <w:noProof/>
          <w:color w:val="000000"/>
          <w:spacing w:val="-16"/>
          <w:sz w:val="24"/>
          <w:szCs w:val="24"/>
        </w:rPr>
        <w:t xml:space="preserve">  </w:t>
      </w:r>
      <w:r w:rsidRPr="001B6B4B">
        <w:rPr>
          <w:rFonts w:ascii="Times New Roman" w:eastAsia="Times New Roman" w:hAnsi="Times New Roman" w:cs="Times New Roman"/>
          <w:b/>
          <w:bCs/>
          <w:noProof/>
          <w:color w:val="000000"/>
          <w:spacing w:val="-1"/>
          <w:sz w:val="24"/>
          <w:szCs w:val="24"/>
        </w:rPr>
        <w:t>Integrity:</w:t>
      </w:r>
      <w:r w:rsidRPr="001B6B4B">
        <w:rPr>
          <w:rFonts w:ascii="Times New Roman" w:eastAsia="Times New Roman" w:hAnsi="Times New Roman" w:cs="Times New Roman"/>
          <w:b/>
          <w:bCs/>
          <w:noProof/>
          <w:color w:val="000000"/>
          <w:spacing w:val="32"/>
          <w:sz w:val="24"/>
          <w:szCs w:val="24"/>
        </w:rPr>
        <w:t xml:space="preserve"> </w:t>
      </w:r>
      <w:r w:rsidRPr="001B6B4B">
        <w:rPr>
          <w:rFonts w:ascii="Times New Roman" w:eastAsia="Times New Roman" w:hAnsi="Times New Roman" w:cs="Times New Roman"/>
          <w:noProof/>
          <w:color w:val="000000"/>
          <w:spacing w:val="-1"/>
          <w:sz w:val="24"/>
          <w:szCs w:val="24"/>
        </w:rPr>
        <w:t>Referential</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z w:val="24"/>
          <w:szCs w:val="24"/>
        </w:rPr>
        <w:t>integrity</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ensures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that</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foreign</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key</w:t>
      </w:r>
      <w:r w:rsidRPr="001B6B4B">
        <w:rPr>
          <w:rFonts w:ascii="Times New Roman" w:eastAsia="Times New Roman" w:hAnsi="Times New Roman" w:cs="Times New Roman"/>
          <w:noProof/>
          <w:color w:val="000000"/>
          <w:spacing w:val="-19"/>
          <w:sz w:val="24"/>
          <w:szCs w:val="24"/>
        </w:rPr>
        <w:t xml:space="preserve">  </w:t>
      </w:r>
      <w:r w:rsidRPr="001B6B4B">
        <w:rPr>
          <w:rFonts w:ascii="Times New Roman" w:eastAsia="Times New Roman" w:hAnsi="Times New Roman" w:cs="Times New Roman"/>
          <w:noProof/>
          <w:color w:val="000000"/>
          <w:spacing w:val="-1"/>
          <w:sz w:val="24"/>
          <w:szCs w:val="24"/>
        </w:rPr>
        <w:t>values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in</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a table</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always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point</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to</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valid,</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z w:val="24"/>
          <w:szCs w:val="24"/>
        </w:rPr>
        <w:t>existing</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rows</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in</w:t>
      </w:r>
      <w:r w:rsidRPr="001B6B4B">
        <w:rPr>
          <w:rFonts w:ascii="Times New Roman" w:eastAsia="Times New Roman" w:hAnsi="Times New Roman" w:cs="Times New Roman"/>
          <w:noProof/>
          <w:color w:val="000000"/>
          <w:spacing w:val="31"/>
          <w:sz w:val="24"/>
          <w:szCs w:val="24"/>
        </w:rPr>
        <w:t xml:space="preserve"> </w:t>
      </w:r>
      <w:r w:rsidRPr="001B6B4B">
        <w:rPr>
          <w:rFonts w:ascii="Times New Roman" w:eastAsia="Times New Roman" w:hAnsi="Times New Roman" w:cs="Times New Roman"/>
          <w:noProof/>
          <w:color w:val="000000"/>
          <w:spacing w:val="1"/>
          <w:sz w:val="24"/>
          <w:szCs w:val="24"/>
        </w:rPr>
        <w:t>another</w:t>
      </w:r>
      <w:r w:rsidRPr="001B6B4B">
        <w:rPr>
          <w:rFonts w:ascii="Times New Roman" w:eastAsia="Times New Roman" w:hAnsi="Times New Roman" w:cs="Times New Roman"/>
          <w:noProof/>
          <w:color w:val="000000"/>
          <w:spacing w:val="-17"/>
          <w:sz w:val="24"/>
          <w:szCs w:val="24"/>
        </w:rPr>
        <w:t xml:space="preserve">  </w:t>
      </w:r>
      <w:r w:rsidRPr="001B6B4B">
        <w:rPr>
          <w:rFonts w:ascii="Times New Roman" w:eastAsia="Times New Roman" w:hAnsi="Times New Roman" w:cs="Times New Roman"/>
          <w:noProof/>
          <w:color w:val="000000"/>
          <w:spacing w:val="-1"/>
          <w:sz w:val="24"/>
          <w:szCs w:val="24"/>
        </w:rPr>
        <w:t>table,</w:t>
      </w:r>
      <w:r w:rsidRPr="001B6B4B">
        <w:rPr>
          <w:rFonts w:ascii="Times New Roman" w:eastAsia="Times New Roman" w:hAnsi="Times New Roman" w:cs="Times New Roman"/>
          <w:noProof/>
          <w:color w:val="000000"/>
          <w:spacing w:val="31"/>
          <w:sz w:val="24"/>
          <w:szCs w:val="24"/>
        </w:rPr>
        <w:t xml:space="preserve"> </w:t>
      </w:r>
      <w:r w:rsidRPr="001B6B4B">
        <w:rPr>
          <w:rFonts w:ascii="Times New Roman" w:eastAsia="Times New Roman" w:hAnsi="Times New Roman" w:cs="Times New Roman"/>
          <w:noProof/>
          <w:color w:val="000000"/>
          <w:spacing w:val="-1"/>
          <w:sz w:val="24"/>
          <w:szCs w:val="24"/>
        </w:rPr>
        <w:t>preventing</w:t>
      </w:r>
      <w:r w:rsidRPr="001B6B4B">
        <w:rPr>
          <w:rFonts w:ascii="Times New Roman" w:eastAsia="Times New Roman" w:hAnsi="Times New Roman" w:cs="Times New Roman"/>
          <w:noProof/>
          <w:color w:val="000000"/>
          <w:spacing w:val="-16"/>
          <w:sz w:val="24"/>
          <w:szCs w:val="24"/>
        </w:rPr>
        <w:t xml:space="preserve">  </w:t>
      </w:r>
      <w:r w:rsidRPr="001B6B4B">
        <w:rPr>
          <w:rFonts w:ascii="Times New Roman" w:eastAsia="Times New Roman" w:hAnsi="Times New Roman" w:cs="Times New Roman"/>
          <w:noProof/>
          <w:color w:val="000000"/>
          <w:spacing w:val="-1"/>
          <w:sz w:val="24"/>
          <w:szCs w:val="24"/>
        </w:rPr>
        <w:t xml:space="preserve">orphaned </w:t>
      </w:r>
      <w:r w:rsidRPr="001B6B4B">
        <w:rPr>
          <w:rFonts w:ascii="Times New Roman" w:eastAsia="Times New Roman" w:hAnsi="Times New Roman" w:cs="Times New Roman"/>
          <w:noProof/>
          <w:color w:val="000000"/>
          <w:sz w:val="24"/>
          <w:szCs w:val="24"/>
        </w:rPr>
        <w:t>records</w:t>
      </w:r>
      <w:r w:rsidRPr="001B6B4B">
        <w:rPr>
          <w:rFonts w:ascii="Times New Roman" w:eastAsia="Times New Roman" w:hAnsi="Times New Roman" w:cs="Times New Roman"/>
          <w:noProof/>
          <w:color w:val="000000"/>
          <w:spacing w:val="8"/>
          <w:sz w:val="24"/>
          <w:szCs w:val="24"/>
        </w:rPr>
        <w:t xml:space="preserve"> </w:t>
      </w:r>
      <w:r w:rsidRPr="001B6B4B">
        <w:rPr>
          <w:rFonts w:ascii="Times New Roman" w:eastAsia="Times New Roman" w:hAnsi="Times New Roman" w:cs="Times New Roman"/>
          <w:noProof/>
          <w:color w:val="000000"/>
          <w:spacing w:val="2"/>
          <w:sz w:val="24"/>
          <w:szCs w:val="24"/>
        </w:rPr>
        <w:t>and</w:t>
      </w:r>
      <w:r w:rsidRPr="001B6B4B">
        <w:rPr>
          <w:rFonts w:ascii="Times New Roman" w:eastAsia="Times New Roman" w:hAnsi="Times New Roman" w:cs="Times New Roman"/>
          <w:noProof/>
          <w:color w:val="000000"/>
          <w:spacing w:val="7"/>
          <w:sz w:val="24"/>
          <w:szCs w:val="24"/>
        </w:rPr>
        <w:t xml:space="preserve"> </w:t>
      </w:r>
      <w:r w:rsidRPr="001B6B4B">
        <w:rPr>
          <w:rFonts w:ascii="Times New Roman" w:eastAsia="Times New Roman" w:hAnsi="Times New Roman" w:cs="Times New Roman"/>
          <w:noProof/>
          <w:color w:val="000000"/>
          <w:spacing w:val="1"/>
          <w:sz w:val="24"/>
          <w:szCs w:val="24"/>
        </w:rPr>
        <w:t>maintaining</w:t>
      </w:r>
      <w:r w:rsidRPr="001B6B4B">
        <w:rPr>
          <w:rFonts w:ascii="Times New Roman" w:eastAsia="Times New Roman" w:hAnsi="Times New Roman" w:cs="Times New Roman"/>
          <w:noProof/>
          <w:color w:val="000000"/>
          <w:spacing w:val="7"/>
          <w:sz w:val="24"/>
          <w:szCs w:val="24"/>
        </w:rPr>
        <w:t xml:space="preserve"> </w:t>
      </w:r>
      <w:r w:rsidRPr="001B6B4B">
        <w:rPr>
          <w:rFonts w:ascii="Times New Roman" w:eastAsia="Times New Roman" w:hAnsi="Times New Roman" w:cs="Times New Roman"/>
          <w:noProof/>
          <w:color w:val="000000"/>
          <w:spacing w:val="1"/>
          <w:sz w:val="24"/>
          <w:szCs w:val="24"/>
        </w:rPr>
        <w:t>data</w:t>
      </w:r>
      <w:r w:rsidRPr="001B6B4B">
        <w:rPr>
          <w:rFonts w:ascii="Times New Roman" w:eastAsia="Times New Roman" w:hAnsi="Times New Roman" w:cs="Times New Roman"/>
          <w:noProof/>
          <w:color w:val="000000"/>
          <w:spacing w:val="7"/>
          <w:sz w:val="24"/>
          <w:szCs w:val="24"/>
        </w:rPr>
        <w:t xml:space="preserve"> </w:t>
      </w:r>
      <w:r w:rsidR="004960A8" w:rsidRPr="001B6B4B">
        <w:rPr>
          <w:rFonts w:ascii="Times New Roman" w:eastAsia="Times New Roman" w:hAnsi="Times New Roman" w:cs="Times New Roman"/>
          <w:noProof/>
          <w:color w:val="000000"/>
          <w:spacing w:val="-2"/>
          <w:sz w:val="24"/>
          <w:szCs w:val="24"/>
        </w:rPr>
        <w:t>consiste</w:t>
      </w:r>
    </w:p>
    <w:p w:rsidR="00330EB3" w:rsidRDefault="00330EB3" w:rsidP="004D6F65">
      <w:pPr>
        <w:spacing w:before="281" w:line="480" w:lineRule="auto"/>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is </w:t>
      </w:r>
      <w:r>
        <w:rPr>
          <w:rFonts w:ascii="Times New Roman" w:eastAsia="Times New Roman" w:hAnsi="Times New Roman" w:cs="Times New Roman"/>
          <w:b/>
          <w:bCs/>
          <w:noProof/>
          <w:color w:val="000000"/>
          <w:spacing w:val="-1"/>
          <w:sz w:val="28"/>
          <w:szCs w:val="28"/>
        </w:rPr>
        <w:t>SQL?</w:t>
      </w:r>
    </w:p>
    <w:p w:rsidR="00B35839" w:rsidRDefault="00330EB3" w:rsidP="00B35839">
      <w:pPr>
        <w:spacing w:before="178" w:line="480" w:lineRule="auto"/>
        <w:ind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48"/>
          <w:sz w:val="24"/>
          <w:szCs w:val="24"/>
        </w:rPr>
        <w:t xml:space="preserve">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managing</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manipulating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system</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an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deleting,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structures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SQL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interacting 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enabling</w:t>
      </w:r>
      <w:r>
        <w:rPr>
          <w:rFonts w:ascii="Times New Roman" w:eastAsia="Times New Roman" w:hAnsi="Times New Roman" w:cs="Times New Roman"/>
          <w:noProof/>
          <w:color w:val="000000"/>
          <w:spacing w:val="-1"/>
          <w:sz w:val="24"/>
          <w:szCs w:val="24"/>
        </w:rPr>
        <w:t xml:space="preserve"> users</w:t>
      </w:r>
      <w:r>
        <w:rPr>
          <w:rFonts w:ascii="Times New Roman" w:eastAsia="Times New Roman" w:hAnsi="Times New Roman" w:cs="Times New Roman"/>
          <w:noProof/>
          <w:color w:val="000000"/>
          <w:sz w:val="24"/>
          <w:szCs w:val="24"/>
        </w:rPr>
        <w:t xml:space="preserve"> to</w:t>
      </w:r>
      <w:r>
        <w:rPr>
          <w:rFonts w:ascii="Times New Roman" w:eastAsia="Times New Roman" w:hAnsi="Times New Roman" w:cs="Times New Roman"/>
          <w:noProof/>
          <w:color w:val="000000"/>
          <w:spacing w:val="1"/>
          <w:sz w:val="24"/>
          <w:szCs w:val="24"/>
        </w:rPr>
        <w:t xml:space="preserve"> perform a </w:t>
      </w:r>
      <w:r>
        <w:rPr>
          <w:rFonts w:ascii="Times New Roman" w:eastAsia="Times New Roman" w:hAnsi="Times New Roman" w:cs="Times New Roman"/>
          <w:noProof/>
          <w:color w:val="000000"/>
          <w:sz w:val="24"/>
          <w:szCs w:val="24"/>
        </w:rPr>
        <w:t xml:space="preserve">wide </w:t>
      </w:r>
      <w:r>
        <w:rPr>
          <w:rFonts w:ascii="Times New Roman" w:eastAsia="Times New Roman" w:hAnsi="Times New Roman" w:cs="Times New Roman"/>
          <w:noProof/>
          <w:color w:val="000000"/>
          <w:spacing w:val="-1"/>
          <w:sz w:val="24"/>
          <w:szCs w:val="24"/>
        </w:rPr>
        <w:t>range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of</w:t>
      </w:r>
    </w:p>
    <w:p w:rsidR="00330EB3" w:rsidRPr="00B35839" w:rsidRDefault="00330EB3" w:rsidP="00B35839">
      <w:pPr>
        <w:spacing w:before="178" w:line="480" w:lineRule="auto"/>
        <w:ind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the data</w:t>
      </w:r>
      <w:r>
        <w:rPr>
          <w:rFonts w:ascii="Times New Roman" w:eastAsia="Times New Roman" w:hAnsi="Times New Roman" w:cs="Times New Roman"/>
          <w:noProof/>
          <w:color w:val="000000"/>
          <w:sz w:val="24"/>
          <w:szCs w:val="24"/>
        </w:rPr>
        <w:t xml:space="preserve"> they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store.</w:t>
      </w:r>
    </w:p>
    <w:p w:rsidR="00330EB3" w:rsidRPr="0066303A" w:rsidRDefault="00330EB3" w:rsidP="00D40EB2">
      <w:pPr>
        <w:spacing w:before="334" w:line="480" w:lineRule="auto"/>
        <w:ind w:firstLine="1"/>
        <w:rPr>
          <w:rFonts w:ascii="Times New Roman" w:eastAsia="Times New Roman" w:hAnsi="Times New Roman" w:cs="Times New Roman"/>
          <w:b/>
          <w:noProof/>
          <w:color w:val="000000"/>
          <w:sz w:val="28"/>
          <w:szCs w:val="24"/>
        </w:rPr>
      </w:pPr>
      <w:r w:rsidRPr="0066303A">
        <w:rPr>
          <w:rFonts w:ascii="Times New Roman" w:eastAsia="Times New Roman" w:hAnsi="Times New Roman" w:cs="Times New Roman"/>
          <w:b/>
          <w:noProof/>
          <w:color w:val="000000"/>
          <w:spacing w:val="1"/>
          <w:sz w:val="28"/>
          <w:szCs w:val="24"/>
        </w:rPr>
        <w:t>SQL</w:t>
      </w:r>
      <w:r w:rsidRPr="0066303A">
        <w:rPr>
          <w:rFonts w:ascii="Times New Roman" w:eastAsia="Times New Roman" w:hAnsi="Times New Roman" w:cs="Times New Roman"/>
          <w:b/>
          <w:noProof/>
          <w:color w:val="000000"/>
          <w:spacing w:val="-15"/>
          <w:sz w:val="28"/>
          <w:szCs w:val="24"/>
        </w:rPr>
        <w:t xml:space="preserve"> </w:t>
      </w:r>
      <w:r w:rsidRPr="0066303A">
        <w:rPr>
          <w:rFonts w:ascii="Times New Roman" w:eastAsia="Times New Roman" w:hAnsi="Times New Roman" w:cs="Times New Roman"/>
          <w:b/>
          <w:noProof/>
          <w:color w:val="000000"/>
          <w:sz w:val="28"/>
          <w:szCs w:val="24"/>
        </w:rPr>
        <w:t xml:space="preserve">is </w:t>
      </w:r>
      <w:r w:rsidRPr="0066303A">
        <w:rPr>
          <w:rFonts w:ascii="Times New Roman" w:eastAsia="Times New Roman" w:hAnsi="Times New Roman" w:cs="Times New Roman"/>
          <w:b/>
          <w:noProof/>
          <w:color w:val="000000"/>
          <w:spacing w:val="-1"/>
          <w:sz w:val="28"/>
          <w:szCs w:val="24"/>
        </w:rPr>
        <w:t>divided</w:t>
      </w:r>
      <w:r w:rsidRPr="0066303A">
        <w:rPr>
          <w:rFonts w:ascii="Times New Roman" w:eastAsia="Times New Roman" w:hAnsi="Times New Roman" w:cs="Times New Roman"/>
          <w:b/>
          <w:noProof/>
          <w:color w:val="000000"/>
          <w:sz w:val="28"/>
          <w:szCs w:val="24"/>
        </w:rPr>
        <w:t xml:space="preserve"> </w:t>
      </w:r>
      <w:r w:rsidRPr="0066303A">
        <w:rPr>
          <w:rFonts w:ascii="Times New Roman" w:eastAsia="Times New Roman" w:hAnsi="Times New Roman" w:cs="Times New Roman"/>
          <w:b/>
          <w:noProof/>
          <w:color w:val="000000"/>
          <w:spacing w:val="-1"/>
          <w:sz w:val="28"/>
          <w:szCs w:val="24"/>
        </w:rPr>
        <w:t>into</w:t>
      </w:r>
      <w:r w:rsidRPr="0066303A">
        <w:rPr>
          <w:rFonts w:ascii="Times New Roman" w:eastAsia="Times New Roman" w:hAnsi="Times New Roman" w:cs="Times New Roman"/>
          <w:b/>
          <w:noProof/>
          <w:color w:val="000000"/>
          <w:sz w:val="28"/>
          <w:szCs w:val="24"/>
        </w:rPr>
        <w:t xml:space="preserve"> four</w:t>
      </w:r>
      <w:r w:rsidRPr="0066303A">
        <w:rPr>
          <w:rFonts w:ascii="Times New Roman" w:eastAsia="Times New Roman" w:hAnsi="Times New Roman" w:cs="Times New Roman"/>
          <w:b/>
          <w:noProof/>
          <w:color w:val="000000"/>
          <w:spacing w:val="1"/>
          <w:sz w:val="28"/>
          <w:szCs w:val="24"/>
        </w:rPr>
        <w:t xml:space="preserve"> main</w:t>
      </w:r>
      <w:r w:rsidRPr="0066303A">
        <w:rPr>
          <w:rFonts w:ascii="Times New Roman" w:eastAsia="Times New Roman" w:hAnsi="Times New Roman" w:cs="Times New Roman"/>
          <w:b/>
          <w:noProof/>
          <w:color w:val="000000"/>
          <w:sz w:val="28"/>
          <w:szCs w:val="24"/>
        </w:rPr>
        <w:t xml:space="preserve"> subsets:</w:t>
      </w:r>
    </w:p>
    <w:p w:rsidR="00330EB3" w:rsidRPr="00E1083E" w:rsidRDefault="00330EB3" w:rsidP="00387827">
      <w:pPr>
        <w:pStyle w:val="ListParagraph"/>
        <w:numPr>
          <w:ilvl w:val="1"/>
          <w:numId w:val="24"/>
        </w:numPr>
        <w:tabs>
          <w:tab w:val="left" w:pos="2160"/>
        </w:tabs>
        <w:spacing w:before="334" w:line="480" w:lineRule="auto"/>
        <w:rPr>
          <w:rFonts w:ascii="Times New Roman" w:eastAsia="Times New Roman" w:hAnsi="Times New Roman" w:cs="Times New Roman"/>
          <w:noProof/>
          <w:color w:val="000000"/>
          <w:spacing w:val="-1"/>
          <w:sz w:val="24"/>
          <w:szCs w:val="24"/>
        </w:rPr>
      </w:pPr>
      <w:r w:rsidRPr="00E1083E">
        <w:rPr>
          <w:rFonts w:ascii="Times New Roman" w:eastAsia="Times New Roman" w:hAnsi="Times New Roman" w:cs="Times New Roman"/>
          <w:b/>
          <w:bCs/>
          <w:noProof/>
          <w:color w:val="000000"/>
          <w:spacing w:val="-1"/>
          <w:sz w:val="24"/>
          <w:szCs w:val="24"/>
        </w:rPr>
        <w:t>DDL</w:t>
      </w:r>
      <w:r w:rsidRPr="00E1083E">
        <w:rPr>
          <w:rFonts w:ascii="Times New Roman" w:eastAsia="Times New Roman" w:hAnsi="Times New Roman" w:cs="Times New Roman"/>
          <w:b/>
          <w:bCs/>
          <w:noProof/>
          <w:color w:val="000000"/>
          <w:spacing w:val="-29"/>
          <w:sz w:val="24"/>
          <w:szCs w:val="24"/>
        </w:rPr>
        <w:t xml:space="preserve"> </w:t>
      </w:r>
      <w:r w:rsidRPr="00E1083E">
        <w:rPr>
          <w:rFonts w:ascii="Times New Roman" w:eastAsia="Times New Roman" w:hAnsi="Times New Roman" w:cs="Times New Roman"/>
          <w:b/>
          <w:bCs/>
          <w:noProof/>
          <w:color w:val="000000"/>
          <w:sz w:val="24"/>
          <w:szCs w:val="24"/>
        </w:rPr>
        <w:t>(Data</w:t>
      </w:r>
      <w:r w:rsidRPr="00E1083E">
        <w:rPr>
          <w:rFonts w:ascii="Times New Roman" w:eastAsia="Times New Roman" w:hAnsi="Times New Roman" w:cs="Times New Roman"/>
          <w:b/>
          <w:bCs/>
          <w:noProof/>
          <w:color w:val="000000"/>
          <w:spacing w:val="-16"/>
          <w:sz w:val="24"/>
          <w:szCs w:val="24"/>
        </w:rPr>
        <w:t xml:space="preserve"> </w:t>
      </w:r>
      <w:r w:rsidRPr="00E1083E">
        <w:rPr>
          <w:rFonts w:ascii="Times New Roman" w:eastAsia="Times New Roman" w:hAnsi="Times New Roman" w:cs="Times New Roman"/>
          <w:b/>
          <w:bCs/>
          <w:noProof/>
          <w:color w:val="000000"/>
          <w:sz w:val="24"/>
          <w:szCs w:val="24"/>
        </w:rPr>
        <w:t>Definition</w:t>
      </w:r>
      <w:r w:rsidRPr="00E1083E">
        <w:rPr>
          <w:rFonts w:ascii="Times New Roman" w:eastAsia="Times New Roman" w:hAnsi="Times New Roman" w:cs="Times New Roman"/>
          <w:b/>
          <w:bCs/>
          <w:noProof/>
          <w:color w:val="000000"/>
          <w:spacing w:val="-14"/>
          <w:sz w:val="24"/>
          <w:szCs w:val="24"/>
        </w:rPr>
        <w:t xml:space="preserve"> </w:t>
      </w:r>
      <w:r w:rsidRPr="00E1083E">
        <w:rPr>
          <w:rFonts w:ascii="Times New Roman" w:eastAsia="Times New Roman" w:hAnsi="Times New Roman" w:cs="Times New Roman"/>
          <w:b/>
          <w:bCs/>
          <w:noProof/>
          <w:color w:val="000000"/>
          <w:spacing w:val="-1"/>
          <w:sz w:val="24"/>
          <w:szCs w:val="24"/>
        </w:rPr>
        <w:t>Language):</w:t>
      </w:r>
      <w:r w:rsidRPr="00E1083E">
        <w:rPr>
          <w:rFonts w:ascii="Times New Roman" w:eastAsia="Times New Roman" w:hAnsi="Times New Roman" w:cs="Times New Roman"/>
          <w:b/>
          <w:bCs/>
          <w:noProof/>
          <w:color w:val="000000"/>
          <w:spacing w:val="-14"/>
          <w:sz w:val="24"/>
          <w:szCs w:val="24"/>
        </w:rPr>
        <w:t xml:space="preserve"> </w:t>
      </w:r>
      <w:r w:rsidRPr="00E1083E">
        <w:rPr>
          <w:rFonts w:ascii="Times New Roman" w:eastAsia="Times New Roman" w:hAnsi="Times New Roman" w:cs="Times New Roman"/>
          <w:noProof/>
          <w:color w:val="000000"/>
          <w:sz w:val="24"/>
          <w:szCs w:val="24"/>
        </w:rPr>
        <w:t>DDL</w:t>
      </w:r>
      <w:r w:rsidRPr="00E1083E">
        <w:rPr>
          <w:rFonts w:ascii="Times New Roman" w:eastAsia="Times New Roman" w:hAnsi="Times New Roman" w:cs="Times New Roman"/>
          <w:noProof/>
          <w:color w:val="000000"/>
          <w:spacing w:val="-25"/>
          <w:sz w:val="24"/>
          <w:szCs w:val="24"/>
        </w:rPr>
        <w:t xml:space="preserve"> </w:t>
      </w:r>
      <w:r w:rsidRPr="00E1083E">
        <w:rPr>
          <w:rFonts w:ascii="Times New Roman" w:eastAsia="Times New Roman" w:hAnsi="Times New Roman" w:cs="Times New Roman"/>
          <w:noProof/>
          <w:color w:val="000000"/>
          <w:sz w:val="24"/>
          <w:szCs w:val="24"/>
        </w:rPr>
        <w:t>is</w:t>
      </w:r>
      <w:r w:rsidRPr="00E1083E">
        <w:rPr>
          <w:rFonts w:ascii="Times New Roman" w:eastAsia="Times New Roman" w:hAnsi="Times New Roman" w:cs="Times New Roman"/>
          <w:noProof/>
          <w:color w:val="000000"/>
          <w:spacing w:val="-14"/>
          <w:sz w:val="24"/>
          <w:szCs w:val="24"/>
        </w:rPr>
        <w:t xml:space="preserve"> </w:t>
      </w:r>
      <w:r w:rsidRPr="00E1083E">
        <w:rPr>
          <w:rFonts w:ascii="Times New Roman" w:eastAsia="Times New Roman" w:hAnsi="Times New Roman" w:cs="Times New Roman"/>
          <w:noProof/>
          <w:color w:val="000000"/>
          <w:spacing w:val="-1"/>
          <w:sz w:val="24"/>
          <w:szCs w:val="24"/>
        </w:rPr>
        <w:t>used</w:t>
      </w:r>
      <w:r w:rsidRPr="00E1083E">
        <w:rPr>
          <w:rFonts w:ascii="Times New Roman" w:eastAsia="Times New Roman" w:hAnsi="Times New Roman" w:cs="Times New Roman"/>
          <w:noProof/>
          <w:color w:val="000000"/>
          <w:spacing w:val="-15"/>
          <w:sz w:val="24"/>
          <w:szCs w:val="24"/>
        </w:rPr>
        <w:t xml:space="preserve"> </w:t>
      </w:r>
      <w:r w:rsidRPr="00E1083E">
        <w:rPr>
          <w:rFonts w:ascii="Times New Roman" w:eastAsia="Times New Roman" w:hAnsi="Times New Roman" w:cs="Times New Roman"/>
          <w:noProof/>
          <w:color w:val="000000"/>
          <w:spacing w:val="1"/>
          <w:sz w:val="24"/>
          <w:szCs w:val="24"/>
        </w:rPr>
        <w:t>to</w:t>
      </w:r>
      <w:r w:rsidRPr="00E1083E">
        <w:rPr>
          <w:rFonts w:ascii="Times New Roman" w:eastAsia="Times New Roman" w:hAnsi="Times New Roman" w:cs="Times New Roman"/>
          <w:noProof/>
          <w:color w:val="000000"/>
          <w:spacing w:val="-15"/>
          <w:sz w:val="24"/>
          <w:szCs w:val="24"/>
        </w:rPr>
        <w:t xml:space="preserve"> </w:t>
      </w:r>
      <w:r w:rsidRPr="00E1083E">
        <w:rPr>
          <w:rFonts w:ascii="Times New Roman" w:eastAsia="Times New Roman" w:hAnsi="Times New Roman" w:cs="Times New Roman"/>
          <w:noProof/>
          <w:color w:val="000000"/>
          <w:spacing w:val="-1"/>
          <w:sz w:val="24"/>
          <w:szCs w:val="24"/>
        </w:rPr>
        <w:t>define</w:t>
      </w:r>
      <w:r w:rsidRPr="00E1083E">
        <w:rPr>
          <w:rFonts w:ascii="Times New Roman" w:eastAsia="Times New Roman" w:hAnsi="Times New Roman" w:cs="Times New Roman"/>
          <w:noProof/>
          <w:color w:val="000000"/>
          <w:spacing w:val="-14"/>
          <w:sz w:val="24"/>
          <w:szCs w:val="24"/>
        </w:rPr>
        <w:t xml:space="preserve"> </w:t>
      </w:r>
      <w:r w:rsidRPr="00E1083E">
        <w:rPr>
          <w:rFonts w:ascii="Times New Roman" w:eastAsia="Times New Roman" w:hAnsi="Times New Roman" w:cs="Times New Roman"/>
          <w:noProof/>
          <w:color w:val="000000"/>
          <w:spacing w:val="-1"/>
          <w:sz w:val="24"/>
          <w:szCs w:val="24"/>
        </w:rPr>
        <w:t>and</w:t>
      </w:r>
      <w:r w:rsidRPr="00E1083E">
        <w:rPr>
          <w:rFonts w:ascii="Times New Roman" w:eastAsia="Times New Roman" w:hAnsi="Times New Roman" w:cs="Times New Roman"/>
          <w:noProof/>
          <w:color w:val="000000"/>
          <w:spacing w:val="-15"/>
          <w:sz w:val="24"/>
          <w:szCs w:val="24"/>
        </w:rPr>
        <w:t xml:space="preserve"> </w:t>
      </w:r>
      <w:r w:rsidRPr="00E1083E">
        <w:rPr>
          <w:rFonts w:ascii="Times New Roman" w:eastAsia="Times New Roman" w:hAnsi="Times New Roman" w:cs="Times New Roman"/>
          <w:noProof/>
          <w:color w:val="000000"/>
          <w:sz w:val="24"/>
          <w:szCs w:val="24"/>
        </w:rPr>
        <w:t>manage</w:t>
      </w:r>
      <w:r w:rsidRPr="00E1083E">
        <w:rPr>
          <w:rFonts w:ascii="Times New Roman" w:eastAsia="Times New Roman" w:hAnsi="Times New Roman" w:cs="Times New Roman"/>
          <w:noProof/>
          <w:color w:val="000000"/>
          <w:spacing w:val="-14"/>
          <w:sz w:val="24"/>
          <w:szCs w:val="24"/>
        </w:rPr>
        <w:t xml:space="preserve"> </w:t>
      </w:r>
      <w:r w:rsidRPr="00E1083E">
        <w:rPr>
          <w:rFonts w:ascii="Times New Roman" w:eastAsia="Times New Roman" w:hAnsi="Times New Roman" w:cs="Times New Roman"/>
          <w:noProof/>
          <w:color w:val="000000"/>
          <w:spacing w:val="-1"/>
          <w:sz w:val="24"/>
          <w:szCs w:val="24"/>
        </w:rPr>
        <w:t>the</w:t>
      </w:r>
      <w:r w:rsidRPr="00E1083E">
        <w:rPr>
          <w:rFonts w:ascii="Times New Roman" w:eastAsia="Times New Roman" w:hAnsi="Times New Roman" w:cs="Times New Roman"/>
          <w:noProof/>
          <w:color w:val="000000"/>
          <w:spacing w:val="-15"/>
          <w:sz w:val="24"/>
          <w:szCs w:val="24"/>
        </w:rPr>
        <w:t xml:space="preserve"> </w:t>
      </w:r>
      <w:r w:rsidRPr="00E1083E">
        <w:rPr>
          <w:rFonts w:ascii="Times New Roman" w:eastAsia="Times New Roman" w:hAnsi="Times New Roman" w:cs="Times New Roman"/>
          <w:noProof/>
          <w:color w:val="000000"/>
          <w:spacing w:val="-1"/>
          <w:sz w:val="24"/>
          <w:szCs w:val="24"/>
        </w:rPr>
        <w:t>structure</w:t>
      </w:r>
    </w:p>
    <w:p w:rsidR="00330EB3" w:rsidRDefault="00330EB3" w:rsidP="00190C10">
      <w:pPr>
        <w:spacing w:before="8" w:line="480" w:lineRule="auto"/>
        <w:ind w:left="1440" w:right="605" w:firstLine="1"/>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alteration,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deletion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objects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views,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schemas.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include:</w:t>
      </w:r>
    </w:p>
    <w:p w:rsidR="00330EB3" w:rsidRPr="00683DE1" w:rsidRDefault="00330EB3" w:rsidP="00387827">
      <w:pPr>
        <w:pStyle w:val="ListParagraph"/>
        <w:numPr>
          <w:ilvl w:val="0"/>
          <w:numId w:val="14"/>
        </w:numPr>
        <w:tabs>
          <w:tab w:val="left" w:pos="2880"/>
        </w:tabs>
        <w:spacing w:before="336" w:line="480" w:lineRule="auto"/>
        <w:ind w:left="1800"/>
        <w:rPr>
          <w:rFonts w:ascii="Times New Roman" w:eastAsia="Times New Roman" w:hAnsi="Times New Roman" w:cs="Times New Roman"/>
          <w:noProof/>
          <w:color w:val="000000"/>
          <w:spacing w:val="1"/>
          <w:sz w:val="24"/>
          <w:szCs w:val="24"/>
        </w:rPr>
      </w:pPr>
      <w:r w:rsidRPr="00683DE1">
        <w:rPr>
          <w:rFonts w:ascii="Times New Roman" w:eastAsia="Times New Roman" w:hAnsi="Times New Roman" w:cs="Times New Roman"/>
          <w:b/>
          <w:bCs/>
          <w:noProof/>
          <w:color w:val="000000"/>
          <w:spacing w:val="-3"/>
          <w:sz w:val="24"/>
          <w:szCs w:val="24"/>
        </w:rPr>
        <w:t>CREATE</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create</w:t>
      </w:r>
      <w:r w:rsidRPr="00683DE1">
        <w:rPr>
          <w:rFonts w:ascii="Times New Roman" w:eastAsia="Times New Roman" w:hAnsi="Times New Roman" w:cs="Times New Roman"/>
          <w:noProof/>
          <w:color w:val="000000"/>
          <w:sz w:val="24"/>
          <w:szCs w:val="24"/>
        </w:rPr>
        <w:t xml:space="preserve"> new</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1"/>
          <w:sz w:val="24"/>
          <w:szCs w:val="24"/>
        </w:rPr>
        <w:t xml:space="preserve">database </w:t>
      </w:r>
      <w:r w:rsidRPr="00683DE1">
        <w:rPr>
          <w:rFonts w:ascii="Times New Roman" w:eastAsia="Times New Roman" w:hAnsi="Times New Roman" w:cs="Times New Roman"/>
          <w:noProof/>
          <w:color w:val="000000"/>
          <w:sz w:val="24"/>
          <w:szCs w:val="24"/>
        </w:rPr>
        <w:t>objects.</w:t>
      </w:r>
    </w:p>
    <w:p w:rsidR="00330EB3" w:rsidRPr="00683DE1" w:rsidRDefault="00330EB3" w:rsidP="00387827">
      <w:pPr>
        <w:pStyle w:val="ListParagraph"/>
        <w:numPr>
          <w:ilvl w:val="0"/>
          <w:numId w:val="14"/>
        </w:numPr>
        <w:tabs>
          <w:tab w:val="left" w:pos="2880"/>
        </w:tabs>
        <w:spacing w:before="334" w:line="480" w:lineRule="auto"/>
        <w:ind w:left="1800"/>
        <w:rPr>
          <w:rFonts w:ascii="Times New Roman" w:eastAsia="Times New Roman" w:hAnsi="Times New Roman" w:cs="Times New Roman"/>
          <w:noProof/>
          <w:color w:val="000000"/>
          <w:spacing w:val="1"/>
          <w:sz w:val="24"/>
          <w:szCs w:val="24"/>
        </w:rPr>
      </w:pPr>
      <w:r w:rsidRPr="00683DE1">
        <w:rPr>
          <w:rFonts w:ascii="Times New Roman" w:eastAsia="Times New Roman" w:hAnsi="Times New Roman" w:cs="Times New Roman"/>
          <w:b/>
          <w:bCs/>
          <w:noProof/>
          <w:color w:val="000000"/>
          <w:spacing w:val="-4"/>
          <w:sz w:val="24"/>
          <w:szCs w:val="24"/>
        </w:rPr>
        <w:t>ALTER</w:t>
      </w:r>
      <w:r w:rsidRPr="00683DE1">
        <w:rPr>
          <w:rFonts w:ascii="Times New Roman" w:eastAsia="Times New Roman" w:hAnsi="Times New Roman" w:cs="Times New Roman"/>
          <w:noProof/>
          <w:color w:val="000000"/>
          <w:spacing w:val="-3"/>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modify</w:t>
      </w:r>
      <w:r w:rsidRPr="00683DE1">
        <w:rPr>
          <w:rFonts w:ascii="Times New Roman" w:eastAsia="Times New Roman" w:hAnsi="Times New Roman" w:cs="Times New Roman"/>
          <w:noProof/>
          <w:color w:val="000000"/>
          <w:spacing w:val="-6"/>
          <w:sz w:val="24"/>
          <w:szCs w:val="24"/>
        </w:rPr>
        <w:t xml:space="preserve"> </w:t>
      </w:r>
      <w:r w:rsidRPr="00683DE1">
        <w:rPr>
          <w:rFonts w:ascii="Times New Roman" w:eastAsia="Times New Roman" w:hAnsi="Times New Roman" w:cs="Times New Roman"/>
          <w:noProof/>
          <w:color w:val="000000"/>
          <w:spacing w:val="-1"/>
          <w:sz w:val="24"/>
          <w:szCs w:val="24"/>
        </w:rPr>
        <w:t>existing</w:t>
      </w:r>
      <w:r w:rsidRPr="00683DE1">
        <w:rPr>
          <w:rFonts w:ascii="Times New Roman" w:eastAsia="Times New Roman" w:hAnsi="Times New Roman" w:cs="Times New Roman"/>
          <w:noProof/>
          <w:color w:val="000000"/>
          <w:spacing w:val="-2"/>
          <w:sz w:val="24"/>
          <w:szCs w:val="24"/>
        </w:rPr>
        <w:t xml:space="preserve"> </w:t>
      </w:r>
      <w:r w:rsidRPr="00683DE1">
        <w:rPr>
          <w:rFonts w:ascii="Times New Roman" w:eastAsia="Times New Roman" w:hAnsi="Times New Roman" w:cs="Times New Roman"/>
          <w:noProof/>
          <w:color w:val="000000"/>
          <w:spacing w:val="-1"/>
          <w:sz w:val="24"/>
          <w:szCs w:val="24"/>
        </w:rPr>
        <w:t xml:space="preserve">database </w:t>
      </w:r>
      <w:r w:rsidRPr="00683DE1">
        <w:rPr>
          <w:rFonts w:ascii="Times New Roman" w:eastAsia="Times New Roman" w:hAnsi="Times New Roman" w:cs="Times New Roman"/>
          <w:noProof/>
          <w:color w:val="000000"/>
          <w:sz w:val="24"/>
          <w:szCs w:val="24"/>
        </w:rPr>
        <w:t>objects.</w:t>
      </w:r>
    </w:p>
    <w:p w:rsidR="00330EB3" w:rsidRPr="00683DE1" w:rsidRDefault="00330EB3" w:rsidP="00387827">
      <w:pPr>
        <w:pStyle w:val="ListParagraph"/>
        <w:numPr>
          <w:ilvl w:val="0"/>
          <w:numId w:val="14"/>
        </w:numPr>
        <w:tabs>
          <w:tab w:val="left" w:pos="2880"/>
        </w:tabs>
        <w:spacing w:before="334" w:line="480" w:lineRule="auto"/>
        <w:ind w:left="1800"/>
        <w:rPr>
          <w:rFonts w:ascii="Times New Roman" w:eastAsia="Times New Roman" w:hAnsi="Times New Roman" w:cs="Times New Roman"/>
          <w:noProof/>
          <w:color w:val="000000"/>
          <w:spacing w:val="-2"/>
          <w:sz w:val="24"/>
          <w:szCs w:val="24"/>
        </w:rPr>
      </w:pPr>
      <w:r w:rsidRPr="00683DE1">
        <w:rPr>
          <w:rFonts w:ascii="Times New Roman" w:eastAsia="Times New Roman" w:hAnsi="Times New Roman" w:cs="Times New Roman"/>
          <w:b/>
          <w:bCs/>
          <w:noProof/>
          <w:color w:val="000000"/>
          <w:spacing w:val="-1"/>
          <w:sz w:val="24"/>
          <w:szCs w:val="24"/>
        </w:rPr>
        <w:t>DROP</w:t>
      </w:r>
      <w:r w:rsidRPr="00683DE1">
        <w:rPr>
          <w:rFonts w:ascii="Times New Roman" w:eastAsia="Times New Roman" w:hAnsi="Times New Roman" w:cs="Times New Roman"/>
          <w:noProof/>
          <w:color w:val="000000"/>
          <w:spacing w:val="-3"/>
          <w:sz w:val="24"/>
          <w:szCs w:val="24"/>
        </w:rPr>
        <w:t xml:space="preserve">: </w:t>
      </w:r>
      <w:r w:rsidRPr="00683DE1">
        <w:rPr>
          <w:rFonts w:ascii="Times New Roman" w:eastAsia="Times New Roman" w:hAnsi="Times New Roman" w:cs="Times New Roman"/>
          <w:noProof/>
          <w:color w:val="000000"/>
          <w:spacing w:val="-9"/>
          <w:sz w:val="24"/>
          <w:szCs w:val="24"/>
        </w:rPr>
        <w:t>To</w:t>
      </w:r>
      <w:r w:rsidRPr="00683DE1">
        <w:rPr>
          <w:rFonts w:ascii="Times New Roman" w:eastAsia="Times New Roman" w:hAnsi="Times New Roman" w:cs="Times New Roman"/>
          <w:noProof/>
          <w:color w:val="000000"/>
          <w:sz w:val="24"/>
          <w:szCs w:val="24"/>
        </w:rPr>
        <w:t xml:space="preserve"> </w:t>
      </w:r>
      <w:r w:rsidRPr="00683DE1">
        <w:rPr>
          <w:rFonts w:ascii="Times New Roman" w:eastAsia="Times New Roman" w:hAnsi="Times New Roman" w:cs="Times New Roman"/>
          <w:noProof/>
          <w:color w:val="000000"/>
          <w:spacing w:val="-1"/>
          <w:sz w:val="24"/>
          <w:szCs w:val="24"/>
        </w:rPr>
        <w:t xml:space="preserve">delete </w:t>
      </w:r>
      <w:r w:rsidRPr="00683DE1">
        <w:rPr>
          <w:rFonts w:ascii="Times New Roman" w:eastAsia="Times New Roman" w:hAnsi="Times New Roman" w:cs="Times New Roman"/>
          <w:noProof/>
          <w:color w:val="000000"/>
          <w:sz w:val="24"/>
          <w:szCs w:val="24"/>
        </w:rPr>
        <w:t>database</w:t>
      </w:r>
      <w:r w:rsidRPr="00683DE1">
        <w:rPr>
          <w:rFonts w:ascii="Times New Roman" w:eastAsia="Times New Roman" w:hAnsi="Times New Roman" w:cs="Times New Roman"/>
          <w:noProof/>
          <w:color w:val="000000"/>
          <w:spacing w:val="-1"/>
          <w:sz w:val="24"/>
          <w:szCs w:val="24"/>
        </w:rPr>
        <w:t xml:space="preserve"> objects.</w:t>
      </w:r>
    </w:p>
    <w:p w:rsidR="00330EB3" w:rsidRPr="00E1083E" w:rsidRDefault="00330EB3" w:rsidP="00387827">
      <w:pPr>
        <w:pStyle w:val="ListParagraph"/>
        <w:numPr>
          <w:ilvl w:val="1"/>
          <w:numId w:val="24"/>
        </w:numPr>
        <w:spacing w:before="157" w:line="480" w:lineRule="auto"/>
        <w:ind w:right="602"/>
        <w:jc w:val="both"/>
        <w:rPr>
          <w:rFonts w:ascii="Times New Roman" w:eastAsia="Times New Roman" w:hAnsi="Times New Roman" w:cs="Times New Roman"/>
          <w:noProof/>
          <w:color w:val="000000"/>
          <w:spacing w:val="-3"/>
          <w:sz w:val="24"/>
          <w:szCs w:val="24"/>
        </w:rPr>
      </w:pPr>
      <w:r w:rsidRPr="00E1083E">
        <w:rPr>
          <w:rFonts w:ascii="Times New Roman" w:eastAsia="Times New Roman" w:hAnsi="Times New Roman" w:cs="Times New Roman"/>
          <w:b/>
          <w:bCs/>
          <w:noProof/>
          <w:color w:val="000000"/>
          <w:spacing w:val="-1"/>
          <w:sz w:val="24"/>
          <w:szCs w:val="24"/>
        </w:rPr>
        <w:t>DML</w:t>
      </w:r>
      <w:r w:rsidRPr="00E1083E">
        <w:rPr>
          <w:rFonts w:ascii="Times New Roman" w:eastAsia="Times New Roman" w:hAnsi="Times New Roman" w:cs="Times New Roman"/>
          <w:b/>
          <w:bCs/>
          <w:noProof/>
          <w:color w:val="000000"/>
          <w:spacing w:val="-6"/>
          <w:sz w:val="24"/>
          <w:szCs w:val="24"/>
        </w:rPr>
        <w:t xml:space="preserve"> </w:t>
      </w:r>
      <w:r w:rsidRPr="00E1083E">
        <w:rPr>
          <w:rFonts w:ascii="Times New Roman" w:eastAsia="Times New Roman" w:hAnsi="Times New Roman" w:cs="Times New Roman"/>
          <w:b/>
          <w:bCs/>
          <w:noProof/>
          <w:color w:val="000000"/>
          <w:spacing w:val="-1"/>
          <w:sz w:val="24"/>
          <w:szCs w:val="24"/>
        </w:rPr>
        <w:t>(Data</w:t>
      </w:r>
      <w:r w:rsidRPr="00E1083E">
        <w:rPr>
          <w:rFonts w:ascii="Times New Roman" w:eastAsia="Times New Roman" w:hAnsi="Times New Roman" w:cs="Times New Roman"/>
          <w:b/>
          <w:bCs/>
          <w:noProof/>
          <w:color w:val="000000"/>
          <w:spacing w:val="1"/>
          <w:sz w:val="24"/>
          <w:szCs w:val="24"/>
        </w:rPr>
        <w:t xml:space="preserve"> </w:t>
      </w:r>
      <w:r w:rsidRPr="00E1083E">
        <w:rPr>
          <w:rFonts w:ascii="Times New Roman" w:eastAsia="Times New Roman" w:hAnsi="Times New Roman" w:cs="Times New Roman"/>
          <w:b/>
          <w:bCs/>
          <w:noProof/>
          <w:color w:val="000000"/>
          <w:sz w:val="24"/>
          <w:szCs w:val="24"/>
        </w:rPr>
        <w:t>Manipulation</w:t>
      </w:r>
      <w:r w:rsidRPr="00E1083E">
        <w:rPr>
          <w:rFonts w:ascii="Times New Roman" w:eastAsia="Times New Roman" w:hAnsi="Times New Roman" w:cs="Times New Roman"/>
          <w:b/>
          <w:bCs/>
          <w:noProof/>
          <w:color w:val="000000"/>
          <w:spacing w:val="1"/>
          <w:sz w:val="24"/>
          <w:szCs w:val="24"/>
        </w:rPr>
        <w:t xml:space="preserve"> </w:t>
      </w:r>
      <w:r w:rsidRPr="00E1083E">
        <w:rPr>
          <w:rFonts w:ascii="Times New Roman" w:eastAsia="Times New Roman" w:hAnsi="Times New Roman" w:cs="Times New Roman"/>
          <w:b/>
          <w:bCs/>
          <w:noProof/>
          <w:color w:val="000000"/>
          <w:sz w:val="24"/>
          <w:szCs w:val="24"/>
        </w:rPr>
        <w:t>Language):</w:t>
      </w:r>
      <w:r w:rsidRPr="00E1083E">
        <w:rPr>
          <w:rFonts w:ascii="Times New Roman" w:eastAsia="Times New Roman" w:hAnsi="Times New Roman" w:cs="Times New Roman"/>
          <w:b/>
          <w:bCs/>
          <w:noProof/>
          <w:color w:val="000000"/>
          <w:spacing w:val="2"/>
          <w:sz w:val="24"/>
          <w:szCs w:val="24"/>
        </w:rPr>
        <w:t xml:space="preserve"> </w:t>
      </w:r>
      <w:r w:rsidRPr="00E1083E">
        <w:rPr>
          <w:rFonts w:ascii="Times New Roman" w:eastAsia="Times New Roman" w:hAnsi="Times New Roman" w:cs="Times New Roman"/>
          <w:noProof/>
          <w:color w:val="000000"/>
          <w:spacing w:val="2"/>
          <w:sz w:val="24"/>
          <w:szCs w:val="24"/>
        </w:rPr>
        <w:t>DML</w:t>
      </w:r>
      <w:r w:rsidRPr="00E1083E">
        <w:rPr>
          <w:rFonts w:ascii="Times New Roman" w:eastAsia="Times New Roman" w:hAnsi="Times New Roman" w:cs="Times New Roman"/>
          <w:noProof/>
          <w:color w:val="000000"/>
          <w:spacing w:val="-7"/>
          <w:sz w:val="24"/>
          <w:szCs w:val="24"/>
        </w:rPr>
        <w:t xml:space="preserve"> </w:t>
      </w:r>
      <w:r w:rsidRPr="00E1083E">
        <w:rPr>
          <w:rFonts w:ascii="Times New Roman" w:eastAsia="Times New Roman" w:hAnsi="Times New Roman" w:cs="Times New Roman"/>
          <w:noProof/>
          <w:color w:val="000000"/>
          <w:spacing w:val="-2"/>
          <w:sz w:val="24"/>
          <w:szCs w:val="24"/>
        </w:rPr>
        <w:t>deals</w:t>
      </w:r>
      <w:r w:rsidRPr="00E1083E">
        <w:rPr>
          <w:rFonts w:ascii="Times New Roman" w:eastAsia="Times New Roman" w:hAnsi="Times New Roman" w:cs="Times New Roman"/>
          <w:noProof/>
          <w:color w:val="000000"/>
          <w:spacing w:val="1"/>
          <w:sz w:val="24"/>
          <w:szCs w:val="24"/>
        </w:rPr>
        <w:t xml:space="preserve"> </w:t>
      </w:r>
      <w:r w:rsidRPr="00E1083E">
        <w:rPr>
          <w:rFonts w:ascii="Times New Roman" w:eastAsia="Times New Roman" w:hAnsi="Times New Roman" w:cs="Times New Roman"/>
          <w:noProof/>
          <w:color w:val="000000"/>
          <w:sz w:val="24"/>
          <w:szCs w:val="24"/>
        </w:rPr>
        <w:t>with</w:t>
      </w:r>
      <w:r w:rsidRPr="00E1083E">
        <w:rPr>
          <w:rFonts w:ascii="Times New Roman" w:eastAsia="Times New Roman" w:hAnsi="Times New Roman" w:cs="Times New Roman"/>
          <w:noProof/>
          <w:color w:val="000000"/>
          <w:spacing w:val="1"/>
          <w:sz w:val="24"/>
          <w:szCs w:val="24"/>
        </w:rPr>
        <w:t xml:space="preserve"> </w:t>
      </w:r>
      <w:r w:rsidRPr="00E1083E">
        <w:rPr>
          <w:rFonts w:ascii="Times New Roman" w:eastAsia="Times New Roman" w:hAnsi="Times New Roman" w:cs="Times New Roman"/>
          <w:noProof/>
          <w:color w:val="000000"/>
          <w:sz w:val="24"/>
          <w:szCs w:val="24"/>
        </w:rPr>
        <w:t>the</w:t>
      </w:r>
      <w:r w:rsidRPr="00E1083E">
        <w:rPr>
          <w:rFonts w:ascii="Times New Roman" w:eastAsia="Times New Roman" w:hAnsi="Times New Roman" w:cs="Times New Roman"/>
          <w:noProof/>
          <w:color w:val="000000"/>
          <w:spacing w:val="1"/>
          <w:sz w:val="24"/>
          <w:szCs w:val="24"/>
        </w:rPr>
        <w:t xml:space="preserve"> </w:t>
      </w:r>
      <w:r w:rsidRPr="00E1083E">
        <w:rPr>
          <w:rFonts w:ascii="Times New Roman" w:eastAsia="Times New Roman" w:hAnsi="Times New Roman" w:cs="Times New Roman"/>
          <w:noProof/>
          <w:color w:val="000000"/>
          <w:sz w:val="24"/>
          <w:szCs w:val="24"/>
        </w:rPr>
        <w:t>manipulation</w:t>
      </w:r>
      <w:r w:rsidRPr="00E1083E">
        <w:rPr>
          <w:rFonts w:ascii="Times New Roman" w:eastAsia="Times New Roman" w:hAnsi="Times New Roman" w:cs="Times New Roman"/>
          <w:noProof/>
          <w:color w:val="000000"/>
          <w:spacing w:val="1"/>
          <w:sz w:val="24"/>
          <w:szCs w:val="24"/>
        </w:rPr>
        <w:t xml:space="preserve"> of </w:t>
      </w:r>
      <w:r w:rsidRPr="00E1083E">
        <w:rPr>
          <w:rFonts w:ascii="Times New Roman" w:eastAsia="Times New Roman" w:hAnsi="Times New Roman" w:cs="Times New Roman"/>
          <w:noProof/>
          <w:color w:val="000000"/>
          <w:spacing w:val="-1"/>
          <w:sz w:val="24"/>
          <w:szCs w:val="24"/>
        </w:rPr>
        <w:t xml:space="preserve">data </w:t>
      </w:r>
      <w:r w:rsidRPr="00E1083E">
        <w:rPr>
          <w:rFonts w:ascii="Times New Roman" w:eastAsia="Times New Roman" w:hAnsi="Times New Roman" w:cs="Times New Roman"/>
          <w:noProof/>
          <w:color w:val="000000"/>
          <w:sz w:val="24"/>
          <w:szCs w:val="24"/>
        </w:rPr>
        <w:t>within</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pacing w:val="-1"/>
          <w:sz w:val="24"/>
          <w:szCs w:val="24"/>
        </w:rPr>
        <w:t>the</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pacing w:val="-1"/>
          <w:sz w:val="24"/>
          <w:szCs w:val="24"/>
        </w:rPr>
        <w:t>database.</w:t>
      </w:r>
      <w:r w:rsidRPr="00E1083E">
        <w:rPr>
          <w:rFonts w:ascii="Times New Roman" w:eastAsia="Times New Roman" w:hAnsi="Times New Roman" w:cs="Times New Roman"/>
          <w:noProof/>
          <w:color w:val="000000"/>
          <w:spacing w:val="31"/>
          <w:sz w:val="24"/>
          <w:szCs w:val="24"/>
        </w:rPr>
        <w:t xml:space="preserve"> </w:t>
      </w:r>
      <w:r w:rsidRPr="00E1083E">
        <w:rPr>
          <w:rFonts w:ascii="Times New Roman" w:eastAsia="Times New Roman" w:hAnsi="Times New Roman" w:cs="Times New Roman"/>
          <w:noProof/>
          <w:color w:val="000000"/>
          <w:spacing w:val="-3"/>
          <w:sz w:val="24"/>
          <w:szCs w:val="24"/>
        </w:rPr>
        <w:t>It</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z w:val="24"/>
          <w:szCs w:val="24"/>
        </w:rPr>
        <w:t>allows</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z w:val="24"/>
          <w:szCs w:val="24"/>
        </w:rPr>
        <w:t>for</w:t>
      </w:r>
      <w:r w:rsidRPr="00E1083E">
        <w:rPr>
          <w:rFonts w:ascii="Times New Roman" w:eastAsia="Times New Roman" w:hAnsi="Times New Roman" w:cs="Times New Roman"/>
          <w:noProof/>
          <w:color w:val="000000"/>
          <w:spacing w:val="-17"/>
          <w:sz w:val="24"/>
          <w:szCs w:val="24"/>
        </w:rPr>
        <w:t xml:space="preserve">  </w:t>
      </w:r>
      <w:r w:rsidRPr="00E1083E">
        <w:rPr>
          <w:rFonts w:ascii="Times New Roman" w:eastAsia="Times New Roman" w:hAnsi="Times New Roman" w:cs="Times New Roman"/>
          <w:noProof/>
          <w:color w:val="000000"/>
          <w:spacing w:val="-1"/>
          <w:sz w:val="24"/>
          <w:szCs w:val="24"/>
        </w:rPr>
        <w:t>adding,</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pacing w:val="-1"/>
          <w:sz w:val="24"/>
          <w:szCs w:val="24"/>
        </w:rPr>
        <w:t>updating,</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pacing w:val="-1"/>
          <w:sz w:val="24"/>
          <w:szCs w:val="24"/>
        </w:rPr>
        <w:t>deleting,</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pacing w:val="-1"/>
          <w:sz w:val="24"/>
          <w:szCs w:val="24"/>
        </w:rPr>
        <w:t>and</w:t>
      </w:r>
      <w:r w:rsidRPr="00E1083E">
        <w:rPr>
          <w:rFonts w:ascii="Times New Roman" w:eastAsia="Times New Roman" w:hAnsi="Times New Roman" w:cs="Times New Roman"/>
          <w:noProof/>
          <w:color w:val="000000"/>
          <w:spacing w:val="-16"/>
          <w:sz w:val="24"/>
          <w:szCs w:val="24"/>
        </w:rPr>
        <w:t xml:space="preserve">  </w:t>
      </w:r>
      <w:r w:rsidRPr="00E1083E">
        <w:rPr>
          <w:rFonts w:ascii="Times New Roman" w:eastAsia="Times New Roman" w:hAnsi="Times New Roman" w:cs="Times New Roman"/>
          <w:noProof/>
          <w:color w:val="000000"/>
          <w:spacing w:val="-1"/>
          <w:sz w:val="24"/>
          <w:szCs w:val="24"/>
        </w:rPr>
        <w:t>querying</w:t>
      </w:r>
      <w:r w:rsidRPr="00E1083E">
        <w:rPr>
          <w:rFonts w:ascii="Times New Roman" w:eastAsia="Times New Roman" w:hAnsi="Times New Roman" w:cs="Times New Roman"/>
          <w:noProof/>
          <w:color w:val="000000"/>
          <w:spacing w:val="-17"/>
          <w:sz w:val="24"/>
          <w:szCs w:val="24"/>
        </w:rPr>
        <w:t xml:space="preserve">  </w:t>
      </w:r>
      <w:r w:rsidRPr="00E1083E">
        <w:rPr>
          <w:rFonts w:ascii="Times New Roman" w:eastAsia="Times New Roman" w:hAnsi="Times New Roman" w:cs="Times New Roman"/>
          <w:noProof/>
          <w:color w:val="000000"/>
          <w:spacing w:val="-1"/>
          <w:sz w:val="24"/>
          <w:szCs w:val="24"/>
        </w:rPr>
        <w:t xml:space="preserve">data. </w:t>
      </w:r>
      <w:r w:rsidRPr="00E1083E">
        <w:rPr>
          <w:rFonts w:ascii="Times New Roman" w:eastAsia="Times New Roman" w:hAnsi="Times New Roman" w:cs="Times New Roman"/>
          <w:noProof/>
          <w:color w:val="000000"/>
          <w:spacing w:val="3"/>
          <w:sz w:val="24"/>
          <w:szCs w:val="24"/>
        </w:rPr>
        <w:t>Common</w:t>
      </w:r>
      <w:r w:rsidRPr="00E1083E">
        <w:rPr>
          <w:rFonts w:ascii="Times New Roman" w:eastAsia="Times New Roman" w:hAnsi="Times New Roman" w:cs="Times New Roman"/>
          <w:noProof/>
          <w:color w:val="000000"/>
          <w:spacing w:val="9"/>
          <w:sz w:val="24"/>
          <w:szCs w:val="24"/>
        </w:rPr>
        <w:t xml:space="preserve"> </w:t>
      </w:r>
      <w:r w:rsidRPr="00E1083E">
        <w:rPr>
          <w:rFonts w:ascii="Times New Roman" w:eastAsia="Times New Roman" w:hAnsi="Times New Roman" w:cs="Times New Roman"/>
          <w:noProof/>
          <w:color w:val="000000"/>
          <w:spacing w:val="4"/>
          <w:sz w:val="24"/>
          <w:szCs w:val="24"/>
        </w:rPr>
        <w:t>DML</w:t>
      </w:r>
      <w:r w:rsidRPr="00E1083E">
        <w:rPr>
          <w:rFonts w:ascii="Times New Roman" w:eastAsia="Times New Roman" w:hAnsi="Times New Roman" w:cs="Times New Roman"/>
          <w:noProof/>
          <w:color w:val="000000"/>
          <w:spacing w:val="1"/>
          <w:sz w:val="24"/>
          <w:szCs w:val="24"/>
        </w:rPr>
        <w:t xml:space="preserve"> commands</w:t>
      </w:r>
      <w:r w:rsidRPr="00E1083E">
        <w:rPr>
          <w:rFonts w:ascii="Times New Roman" w:eastAsia="Times New Roman" w:hAnsi="Times New Roman" w:cs="Times New Roman"/>
          <w:noProof/>
          <w:color w:val="000000"/>
          <w:spacing w:val="9"/>
          <w:sz w:val="24"/>
          <w:szCs w:val="24"/>
        </w:rPr>
        <w:t xml:space="preserve"> </w:t>
      </w:r>
      <w:r w:rsidRPr="00E1083E">
        <w:rPr>
          <w:rFonts w:ascii="Times New Roman" w:eastAsia="Times New Roman" w:hAnsi="Times New Roman" w:cs="Times New Roman"/>
          <w:noProof/>
          <w:color w:val="000000"/>
          <w:spacing w:val="1"/>
          <w:sz w:val="24"/>
          <w:szCs w:val="24"/>
        </w:rPr>
        <w:t>include:</w:t>
      </w:r>
    </w:p>
    <w:p w:rsidR="00330EB3" w:rsidRPr="00683DE1" w:rsidRDefault="00330EB3" w:rsidP="00387827">
      <w:pPr>
        <w:pStyle w:val="ListParagraph"/>
        <w:numPr>
          <w:ilvl w:val="0"/>
          <w:numId w:val="15"/>
        </w:numPr>
        <w:tabs>
          <w:tab w:val="left" w:pos="2880"/>
        </w:tabs>
        <w:spacing w:before="336" w:line="480" w:lineRule="auto"/>
        <w:ind w:left="1800"/>
        <w:rPr>
          <w:rFonts w:ascii="Times New Roman" w:eastAsia="Times New Roman" w:hAnsi="Times New Roman" w:cs="Times New Roman"/>
          <w:noProof/>
          <w:color w:val="000000"/>
          <w:spacing w:val="-3"/>
          <w:sz w:val="24"/>
          <w:szCs w:val="24"/>
        </w:rPr>
      </w:pPr>
      <w:bookmarkStart w:id="18" w:name="16"/>
      <w:bookmarkEnd w:id="18"/>
      <w:r>
        <w:rPr>
          <w:noProof/>
          <w:lang w:eastAsia="en-IN"/>
        </w:rPr>
        <mc:AlternateContent>
          <mc:Choice Requires="wps">
            <w:drawing>
              <wp:anchor distT="0" distB="0" distL="114300" distR="114300" simplePos="0" relativeHeight="25164390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25" name="Freeform 2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CAA90" id="Freeform 25" o:spid="_x0000_s1026" style="position:absolute;margin-left:0;margin-top:0;width:50pt;height:50pt;z-index:25164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3" name="Freeform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AA649" id="Freeform 23"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21" name="Freeform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DA5B7" id="Freeform 21" o:spid="_x0000_s1026"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P0FBi/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9" name="Freeform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CCDF5" id="Freeform 19" o:spid="_x0000_s1026"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" path="m,5r11263,e">
                <v:stroke joinstyle="miter"/>
                <v:path o:connecttype="custom" o:connectlocs="0,975233000;635000,975233000" o:connectangles="0,0"/>
                <o:lock v:ext="edit" selection="t"/>
              </v:shape>
            </w:pict>
          </mc:Fallback>
        </mc:AlternateContent>
      </w:r>
      <w:r w:rsidR="00912372">
        <w:rPr>
          <w:rFonts w:ascii="Times New Roman" w:eastAsia="Times New Roman" w:hAnsi="Times New Roman" w:cs="Times New Roman"/>
          <w:b/>
          <w:bCs/>
          <w:noProof/>
          <w:color w:val="000000"/>
          <w:sz w:val="24"/>
          <w:szCs w:val="24"/>
        </w:rPr>
        <w:t>ss</w:t>
      </w:r>
    </w:p>
    <w:p w:rsidR="00330EB3" w:rsidRPr="00F223B8" w:rsidRDefault="00330EB3" w:rsidP="00387827">
      <w:pPr>
        <w:pStyle w:val="ListParagraph"/>
        <w:numPr>
          <w:ilvl w:val="1"/>
          <w:numId w:val="24"/>
        </w:numPr>
        <w:spacing w:before="63" w:line="480" w:lineRule="auto"/>
        <w:ind w:right="599"/>
        <w:jc w:val="both"/>
        <w:rPr>
          <w:rFonts w:ascii="Times New Roman" w:eastAsia="Times New Roman" w:hAnsi="Times New Roman" w:cs="Times New Roman"/>
          <w:noProof/>
          <w:color w:val="000000"/>
          <w:spacing w:val="-1"/>
          <w:sz w:val="24"/>
          <w:szCs w:val="24"/>
        </w:rPr>
      </w:pPr>
      <w:r w:rsidRPr="00F223B8">
        <w:rPr>
          <w:rFonts w:ascii="Times New Roman" w:eastAsia="Times New Roman" w:hAnsi="Times New Roman" w:cs="Times New Roman"/>
          <w:b/>
          <w:bCs/>
          <w:noProof/>
          <w:color w:val="000000"/>
          <w:spacing w:val="-1"/>
          <w:sz w:val="24"/>
          <w:szCs w:val="24"/>
        </w:rPr>
        <w:t>DCL</w:t>
      </w:r>
      <w:r w:rsidRPr="00F223B8">
        <w:rPr>
          <w:rFonts w:ascii="Times New Roman" w:eastAsia="Times New Roman" w:hAnsi="Times New Roman" w:cs="Times New Roman"/>
          <w:b/>
          <w:bCs/>
          <w:noProof/>
          <w:color w:val="000000"/>
          <w:spacing w:val="-5"/>
          <w:sz w:val="24"/>
          <w:szCs w:val="24"/>
        </w:rPr>
        <w:t xml:space="preserve"> </w:t>
      </w:r>
      <w:r w:rsidRPr="00F223B8">
        <w:rPr>
          <w:rFonts w:ascii="Times New Roman" w:eastAsia="Times New Roman" w:hAnsi="Times New Roman" w:cs="Times New Roman"/>
          <w:b/>
          <w:bCs/>
          <w:noProof/>
          <w:color w:val="000000"/>
          <w:spacing w:val="-2"/>
          <w:sz w:val="24"/>
          <w:szCs w:val="24"/>
        </w:rPr>
        <w:t>(Data</w:t>
      </w:r>
      <w:r w:rsidRPr="00F223B8">
        <w:rPr>
          <w:rFonts w:ascii="Times New Roman" w:eastAsia="Times New Roman" w:hAnsi="Times New Roman" w:cs="Times New Roman"/>
          <w:b/>
          <w:bCs/>
          <w:noProof/>
          <w:color w:val="000000"/>
          <w:spacing w:val="3"/>
          <w:sz w:val="24"/>
          <w:szCs w:val="24"/>
        </w:rPr>
        <w:t xml:space="preserve"> </w:t>
      </w:r>
      <w:r w:rsidRPr="00F223B8">
        <w:rPr>
          <w:rFonts w:ascii="Times New Roman" w:eastAsia="Times New Roman" w:hAnsi="Times New Roman" w:cs="Times New Roman"/>
          <w:b/>
          <w:bCs/>
          <w:noProof/>
          <w:color w:val="000000"/>
          <w:spacing w:val="-1"/>
          <w:sz w:val="24"/>
          <w:szCs w:val="24"/>
        </w:rPr>
        <w:t>Control</w:t>
      </w:r>
      <w:r w:rsidRPr="00F223B8">
        <w:rPr>
          <w:rFonts w:ascii="Times New Roman" w:eastAsia="Times New Roman" w:hAnsi="Times New Roman" w:cs="Times New Roman"/>
          <w:b/>
          <w:bCs/>
          <w:noProof/>
          <w:color w:val="000000"/>
          <w:spacing w:val="3"/>
          <w:sz w:val="24"/>
          <w:szCs w:val="24"/>
        </w:rPr>
        <w:t xml:space="preserve"> </w:t>
      </w:r>
      <w:r w:rsidRPr="00F223B8">
        <w:rPr>
          <w:rFonts w:ascii="Times New Roman" w:eastAsia="Times New Roman" w:hAnsi="Times New Roman" w:cs="Times New Roman"/>
          <w:b/>
          <w:bCs/>
          <w:noProof/>
          <w:color w:val="000000"/>
          <w:spacing w:val="1"/>
          <w:sz w:val="24"/>
          <w:szCs w:val="24"/>
        </w:rPr>
        <w:t>Language):</w:t>
      </w:r>
      <w:r w:rsidRPr="00F223B8">
        <w:rPr>
          <w:rFonts w:ascii="Times New Roman" w:eastAsia="Times New Roman" w:hAnsi="Times New Roman" w:cs="Times New Roman"/>
          <w:b/>
          <w:bCs/>
          <w:noProof/>
          <w:color w:val="000000"/>
          <w:spacing w:val="3"/>
          <w:sz w:val="24"/>
          <w:szCs w:val="24"/>
        </w:rPr>
        <w:t xml:space="preserve"> </w:t>
      </w:r>
      <w:r w:rsidRPr="00F223B8">
        <w:rPr>
          <w:rFonts w:ascii="Times New Roman" w:eastAsia="Times New Roman" w:hAnsi="Times New Roman" w:cs="Times New Roman"/>
          <w:noProof/>
          <w:color w:val="000000"/>
          <w:spacing w:val="2"/>
          <w:sz w:val="24"/>
          <w:szCs w:val="24"/>
        </w:rPr>
        <w:t>DCL</w:t>
      </w:r>
      <w:r w:rsidRPr="00F223B8">
        <w:rPr>
          <w:rFonts w:ascii="Times New Roman" w:eastAsia="Times New Roman" w:hAnsi="Times New Roman" w:cs="Times New Roman"/>
          <w:noProof/>
          <w:color w:val="000000"/>
          <w:spacing w:val="-6"/>
          <w:sz w:val="24"/>
          <w:szCs w:val="24"/>
        </w:rPr>
        <w:t xml:space="preserve"> </w:t>
      </w:r>
      <w:r w:rsidRPr="00F223B8">
        <w:rPr>
          <w:rFonts w:ascii="Times New Roman" w:eastAsia="Times New Roman" w:hAnsi="Times New Roman" w:cs="Times New Roman"/>
          <w:noProof/>
          <w:color w:val="000000"/>
          <w:spacing w:val="-3"/>
          <w:sz w:val="24"/>
          <w:szCs w:val="24"/>
        </w:rPr>
        <w:t>is</w:t>
      </w:r>
      <w:r w:rsidRPr="00F223B8">
        <w:rPr>
          <w:rFonts w:ascii="Times New Roman" w:eastAsia="Times New Roman" w:hAnsi="Times New Roman" w:cs="Times New Roman"/>
          <w:noProof/>
          <w:color w:val="000000"/>
          <w:spacing w:val="3"/>
          <w:sz w:val="24"/>
          <w:szCs w:val="24"/>
        </w:rPr>
        <w:t xml:space="preserve"> </w:t>
      </w:r>
      <w:r w:rsidRPr="00F223B8">
        <w:rPr>
          <w:rFonts w:ascii="Times New Roman" w:eastAsia="Times New Roman" w:hAnsi="Times New Roman" w:cs="Times New Roman"/>
          <w:noProof/>
          <w:color w:val="000000"/>
          <w:sz w:val="24"/>
          <w:szCs w:val="24"/>
        </w:rPr>
        <w:t>used</w:t>
      </w:r>
      <w:r w:rsidRPr="00F223B8">
        <w:rPr>
          <w:rFonts w:ascii="Times New Roman" w:eastAsia="Times New Roman" w:hAnsi="Times New Roman" w:cs="Times New Roman"/>
          <w:noProof/>
          <w:color w:val="000000"/>
          <w:spacing w:val="2"/>
          <w:sz w:val="24"/>
          <w:szCs w:val="24"/>
        </w:rPr>
        <w:t xml:space="preserve"> </w:t>
      </w:r>
      <w:r w:rsidRPr="00F223B8">
        <w:rPr>
          <w:rFonts w:ascii="Times New Roman" w:eastAsia="Times New Roman" w:hAnsi="Times New Roman" w:cs="Times New Roman"/>
          <w:noProof/>
          <w:color w:val="000000"/>
          <w:spacing w:val="1"/>
          <w:sz w:val="24"/>
          <w:szCs w:val="24"/>
        </w:rPr>
        <w:t>to</w:t>
      </w:r>
      <w:r w:rsidRPr="00F223B8">
        <w:rPr>
          <w:rFonts w:ascii="Times New Roman" w:eastAsia="Times New Roman" w:hAnsi="Times New Roman" w:cs="Times New Roman"/>
          <w:noProof/>
          <w:color w:val="000000"/>
          <w:spacing w:val="4"/>
          <w:sz w:val="24"/>
          <w:szCs w:val="24"/>
        </w:rPr>
        <w:t xml:space="preserve"> </w:t>
      </w:r>
      <w:r w:rsidRPr="00F223B8">
        <w:rPr>
          <w:rFonts w:ascii="Times New Roman" w:eastAsia="Times New Roman" w:hAnsi="Times New Roman" w:cs="Times New Roman"/>
          <w:noProof/>
          <w:color w:val="000000"/>
          <w:sz w:val="24"/>
          <w:szCs w:val="24"/>
        </w:rPr>
        <w:t>control</w:t>
      </w:r>
      <w:r w:rsidRPr="00F223B8">
        <w:rPr>
          <w:rFonts w:ascii="Times New Roman" w:eastAsia="Times New Roman" w:hAnsi="Times New Roman" w:cs="Times New Roman"/>
          <w:noProof/>
          <w:color w:val="000000"/>
          <w:spacing w:val="2"/>
          <w:sz w:val="24"/>
          <w:szCs w:val="24"/>
        </w:rPr>
        <w:t xml:space="preserve"> </w:t>
      </w:r>
      <w:r w:rsidRPr="00F223B8">
        <w:rPr>
          <w:rFonts w:ascii="Times New Roman" w:eastAsia="Times New Roman" w:hAnsi="Times New Roman" w:cs="Times New Roman"/>
          <w:noProof/>
          <w:color w:val="000000"/>
          <w:spacing w:val="-1"/>
          <w:sz w:val="24"/>
          <w:szCs w:val="24"/>
        </w:rPr>
        <w:t>access</w:t>
      </w:r>
      <w:r w:rsidRPr="00F223B8">
        <w:rPr>
          <w:rFonts w:ascii="Times New Roman" w:eastAsia="Times New Roman" w:hAnsi="Times New Roman" w:cs="Times New Roman"/>
          <w:noProof/>
          <w:color w:val="000000"/>
          <w:spacing w:val="3"/>
          <w:sz w:val="24"/>
          <w:szCs w:val="24"/>
        </w:rPr>
        <w:t xml:space="preserve"> </w:t>
      </w:r>
      <w:r w:rsidRPr="00F223B8">
        <w:rPr>
          <w:rFonts w:ascii="Times New Roman" w:eastAsia="Times New Roman" w:hAnsi="Times New Roman" w:cs="Times New Roman"/>
          <w:noProof/>
          <w:color w:val="000000"/>
          <w:spacing w:val="1"/>
          <w:sz w:val="24"/>
          <w:szCs w:val="24"/>
        </w:rPr>
        <w:t>to</w:t>
      </w:r>
      <w:r w:rsidRPr="00F223B8">
        <w:rPr>
          <w:rFonts w:ascii="Times New Roman" w:eastAsia="Times New Roman" w:hAnsi="Times New Roman" w:cs="Times New Roman"/>
          <w:noProof/>
          <w:color w:val="000000"/>
          <w:spacing w:val="3"/>
          <w:sz w:val="24"/>
          <w:szCs w:val="24"/>
        </w:rPr>
        <w:t xml:space="preserve"> </w:t>
      </w:r>
      <w:r w:rsidRPr="00F223B8">
        <w:rPr>
          <w:rFonts w:ascii="Times New Roman" w:eastAsia="Times New Roman" w:hAnsi="Times New Roman" w:cs="Times New Roman"/>
          <w:noProof/>
          <w:color w:val="000000"/>
          <w:sz w:val="24"/>
          <w:szCs w:val="24"/>
        </w:rPr>
        <w:t>data</w:t>
      </w:r>
      <w:r w:rsidRPr="00F223B8">
        <w:rPr>
          <w:rFonts w:ascii="Times New Roman" w:eastAsia="Times New Roman" w:hAnsi="Times New Roman" w:cs="Times New Roman"/>
          <w:noProof/>
          <w:color w:val="000000"/>
          <w:spacing w:val="2"/>
          <w:sz w:val="24"/>
          <w:szCs w:val="24"/>
        </w:rPr>
        <w:t xml:space="preserve"> </w:t>
      </w:r>
      <w:r w:rsidRPr="00F223B8">
        <w:rPr>
          <w:rFonts w:ascii="Times New Roman" w:eastAsia="Times New Roman" w:hAnsi="Times New Roman" w:cs="Times New Roman"/>
          <w:noProof/>
          <w:color w:val="000000"/>
          <w:spacing w:val="1"/>
          <w:sz w:val="24"/>
          <w:szCs w:val="24"/>
        </w:rPr>
        <w:t>within</w:t>
      </w:r>
      <w:r w:rsidRPr="00F223B8">
        <w:rPr>
          <w:rFonts w:ascii="Times New Roman" w:eastAsia="Times New Roman" w:hAnsi="Times New Roman" w:cs="Times New Roman"/>
          <w:noProof/>
          <w:color w:val="000000"/>
          <w:spacing w:val="2"/>
          <w:sz w:val="24"/>
          <w:szCs w:val="24"/>
        </w:rPr>
        <w:t xml:space="preserve"> </w:t>
      </w:r>
      <w:r w:rsidRPr="00F223B8">
        <w:rPr>
          <w:rFonts w:ascii="Times New Roman" w:eastAsia="Times New Roman" w:hAnsi="Times New Roman" w:cs="Times New Roman"/>
          <w:noProof/>
          <w:color w:val="000000"/>
          <w:sz w:val="24"/>
          <w:szCs w:val="24"/>
        </w:rPr>
        <w:t xml:space="preserve">the </w:t>
      </w:r>
      <w:r w:rsidRPr="00F223B8">
        <w:rPr>
          <w:rFonts w:ascii="Times New Roman" w:eastAsia="Times New Roman" w:hAnsi="Times New Roman" w:cs="Times New Roman"/>
          <w:noProof/>
          <w:color w:val="000000"/>
          <w:spacing w:val="-1"/>
          <w:sz w:val="24"/>
          <w:szCs w:val="24"/>
        </w:rPr>
        <w:t>database.</w:t>
      </w:r>
      <w:r w:rsidRPr="00F223B8">
        <w:rPr>
          <w:rFonts w:ascii="Times New Roman" w:eastAsia="Times New Roman" w:hAnsi="Times New Roman" w:cs="Times New Roman"/>
          <w:noProof/>
          <w:color w:val="000000"/>
          <w:spacing w:val="-16"/>
          <w:sz w:val="24"/>
          <w:szCs w:val="24"/>
        </w:rPr>
        <w:t xml:space="preserve">  </w:t>
      </w:r>
      <w:r w:rsidRPr="00F223B8">
        <w:rPr>
          <w:rFonts w:ascii="Times New Roman" w:eastAsia="Times New Roman" w:hAnsi="Times New Roman" w:cs="Times New Roman"/>
          <w:noProof/>
          <w:color w:val="000000"/>
          <w:spacing w:val="-2"/>
          <w:sz w:val="24"/>
          <w:szCs w:val="24"/>
        </w:rPr>
        <w:t>It</w:t>
      </w:r>
      <w:r w:rsidRPr="00F223B8">
        <w:rPr>
          <w:rFonts w:ascii="Times New Roman" w:eastAsia="Times New Roman" w:hAnsi="Times New Roman" w:cs="Times New Roman"/>
          <w:noProof/>
          <w:color w:val="000000"/>
          <w:spacing w:val="-18"/>
          <w:sz w:val="24"/>
          <w:szCs w:val="24"/>
        </w:rPr>
        <w:t xml:space="preserve">  </w:t>
      </w:r>
      <w:r w:rsidRPr="00F223B8">
        <w:rPr>
          <w:rFonts w:ascii="Times New Roman" w:eastAsia="Times New Roman" w:hAnsi="Times New Roman" w:cs="Times New Roman"/>
          <w:noProof/>
          <w:color w:val="000000"/>
          <w:sz w:val="24"/>
          <w:szCs w:val="24"/>
        </w:rPr>
        <w:t>helps</w:t>
      </w:r>
      <w:r w:rsidRPr="00F223B8">
        <w:rPr>
          <w:rFonts w:ascii="Times New Roman" w:eastAsia="Times New Roman" w:hAnsi="Times New Roman" w:cs="Times New Roman"/>
          <w:noProof/>
          <w:color w:val="000000"/>
          <w:spacing w:val="-18"/>
          <w:sz w:val="24"/>
          <w:szCs w:val="24"/>
        </w:rPr>
        <w:t xml:space="preserve">  </w:t>
      </w:r>
      <w:r w:rsidRPr="00F223B8">
        <w:rPr>
          <w:rFonts w:ascii="Times New Roman" w:eastAsia="Times New Roman" w:hAnsi="Times New Roman" w:cs="Times New Roman"/>
          <w:noProof/>
          <w:color w:val="000000"/>
          <w:sz w:val="24"/>
          <w:szCs w:val="24"/>
        </w:rPr>
        <w:t>manage</w:t>
      </w:r>
      <w:r w:rsidRPr="00F223B8">
        <w:rPr>
          <w:rFonts w:ascii="Times New Roman" w:eastAsia="Times New Roman" w:hAnsi="Times New Roman" w:cs="Times New Roman"/>
          <w:noProof/>
          <w:color w:val="000000"/>
          <w:spacing w:val="-19"/>
          <w:sz w:val="24"/>
          <w:szCs w:val="24"/>
        </w:rPr>
        <w:t xml:space="preserve">  </w:t>
      </w:r>
      <w:r w:rsidRPr="00F223B8">
        <w:rPr>
          <w:rFonts w:ascii="Times New Roman" w:eastAsia="Times New Roman" w:hAnsi="Times New Roman" w:cs="Times New Roman"/>
          <w:noProof/>
          <w:color w:val="000000"/>
          <w:spacing w:val="-1"/>
          <w:sz w:val="24"/>
          <w:szCs w:val="24"/>
        </w:rPr>
        <w:t>user</w:t>
      </w:r>
      <w:r w:rsidRPr="00F223B8">
        <w:rPr>
          <w:rFonts w:ascii="Times New Roman" w:eastAsia="Times New Roman" w:hAnsi="Times New Roman" w:cs="Times New Roman"/>
          <w:noProof/>
          <w:color w:val="000000"/>
          <w:spacing w:val="-18"/>
          <w:sz w:val="24"/>
          <w:szCs w:val="24"/>
        </w:rPr>
        <w:t xml:space="preserve">  </w:t>
      </w:r>
      <w:r w:rsidRPr="00F223B8">
        <w:rPr>
          <w:rFonts w:ascii="Times New Roman" w:eastAsia="Times New Roman" w:hAnsi="Times New Roman" w:cs="Times New Roman"/>
          <w:noProof/>
          <w:color w:val="000000"/>
          <w:sz w:val="24"/>
          <w:szCs w:val="24"/>
        </w:rPr>
        <w:t>permissions,</w:t>
      </w:r>
      <w:r w:rsidRPr="00F223B8">
        <w:rPr>
          <w:rFonts w:ascii="Times New Roman" w:eastAsia="Times New Roman" w:hAnsi="Times New Roman" w:cs="Times New Roman"/>
          <w:noProof/>
          <w:color w:val="000000"/>
          <w:spacing w:val="-18"/>
          <w:sz w:val="24"/>
          <w:szCs w:val="24"/>
        </w:rPr>
        <w:t xml:space="preserve">  </w:t>
      </w:r>
      <w:r w:rsidRPr="00F223B8">
        <w:rPr>
          <w:rFonts w:ascii="Times New Roman" w:eastAsia="Times New Roman" w:hAnsi="Times New Roman" w:cs="Times New Roman"/>
          <w:noProof/>
          <w:color w:val="000000"/>
          <w:spacing w:val="-1"/>
          <w:sz w:val="24"/>
          <w:szCs w:val="24"/>
        </w:rPr>
        <w:t>allowing</w:t>
      </w:r>
      <w:r w:rsidRPr="00F223B8">
        <w:rPr>
          <w:rFonts w:ascii="Times New Roman" w:eastAsia="Times New Roman" w:hAnsi="Times New Roman" w:cs="Times New Roman"/>
          <w:noProof/>
          <w:color w:val="000000"/>
          <w:spacing w:val="-19"/>
          <w:sz w:val="24"/>
          <w:szCs w:val="24"/>
        </w:rPr>
        <w:t xml:space="preserve">  </w:t>
      </w:r>
      <w:r w:rsidRPr="00F223B8">
        <w:rPr>
          <w:rFonts w:ascii="Times New Roman" w:eastAsia="Times New Roman" w:hAnsi="Times New Roman" w:cs="Times New Roman"/>
          <w:noProof/>
          <w:color w:val="000000"/>
          <w:sz w:val="24"/>
          <w:szCs w:val="24"/>
        </w:rPr>
        <w:t>for</w:t>
      </w:r>
      <w:r w:rsidRPr="00F223B8">
        <w:rPr>
          <w:rFonts w:ascii="Times New Roman" w:eastAsia="Times New Roman" w:hAnsi="Times New Roman" w:cs="Times New Roman"/>
          <w:noProof/>
          <w:color w:val="000000"/>
          <w:spacing w:val="-18"/>
          <w:sz w:val="24"/>
          <w:szCs w:val="24"/>
        </w:rPr>
        <w:t xml:space="preserve">  </w:t>
      </w:r>
      <w:r w:rsidRPr="00F223B8">
        <w:rPr>
          <w:rFonts w:ascii="Times New Roman" w:eastAsia="Times New Roman" w:hAnsi="Times New Roman" w:cs="Times New Roman"/>
          <w:noProof/>
          <w:color w:val="000000"/>
          <w:spacing w:val="-1"/>
          <w:sz w:val="24"/>
          <w:szCs w:val="24"/>
        </w:rPr>
        <w:t>secure</w:t>
      </w:r>
      <w:r w:rsidRPr="00F223B8">
        <w:rPr>
          <w:rFonts w:ascii="Times New Roman" w:eastAsia="Times New Roman" w:hAnsi="Times New Roman" w:cs="Times New Roman"/>
          <w:noProof/>
          <w:color w:val="000000"/>
          <w:spacing w:val="-18"/>
          <w:sz w:val="24"/>
          <w:szCs w:val="24"/>
        </w:rPr>
        <w:t xml:space="preserve">  </w:t>
      </w:r>
      <w:r w:rsidRPr="00F223B8">
        <w:rPr>
          <w:rFonts w:ascii="Times New Roman" w:eastAsia="Times New Roman" w:hAnsi="Times New Roman" w:cs="Times New Roman"/>
          <w:noProof/>
          <w:color w:val="000000"/>
          <w:spacing w:val="-1"/>
          <w:sz w:val="24"/>
          <w:szCs w:val="24"/>
        </w:rPr>
        <w:t>access</w:t>
      </w:r>
      <w:r w:rsidRPr="00F223B8">
        <w:rPr>
          <w:rFonts w:ascii="Times New Roman" w:eastAsia="Times New Roman" w:hAnsi="Times New Roman" w:cs="Times New Roman"/>
          <w:noProof/>
          <w:color w:val="000000"/>
          <w:spacing w:val="-17"/>
          <w:sz w:val="24"/>
          <w:szCs w:val="24"/>
        </w:rPr>
        <w:t xml:space="preserve">  </w:t>
      </w:r>
      <w:r w:rsidRPr="00F223B8">
        <w:rPr>
          <w:rFonts w:ascii="Times New Roman" w:eastAsia="Times New Roman" w:hAnsi="Times New Roman" w:cs="Times New Roman"/>
          <w:noProof/>
          <w:color w:val="000000"/>
          <w:sz w:val="24"/>
          <w:szCs w:val="24"/>
        </w:rPr>
        <w:t>and</w:t>
      </w:r>
      <w:r w:rsidRPr="00F223B8">
        <w:rPr>
          <w:rFonts w:ascii="Times New Roman" w:eastAsia="Times New Roman" w:hAnsi="Times New Roman" w:cs="Times New Roman"/>
          <w:noProof/>
          <w:color w:val="000000"/>
          <w:spacing w:val="-19"/>
          <w:sz w:val="24"/>
          <w:szCs w:val="24"/>
        </w:rPr>
        <w:t xml:space="preserve">  </w:t>
      </w:r>
      <w:r w:rsidRPr="00F223B8">
        <w:rPr>
          <w:rFonts w:ascii="Times New Roman" w:eastAsia="Times New Roman" w:hAnsi="Times New Roman" w:cs="Times New Roman"/>
          <w:noProof/>
          <w:color w:val="000000"/>
          <w:spacing w:val="-1"/>
          <w:sz w:val="24"/>
          <w:szCs w:val="24"/>
        </w:rPr>
        <w:t xml:space="preserve">data </w:t>
      </w:r>
      <w:r w:rsidRPr="00F223B8">
        <w:rPr>
          <w:rFonts w:ascii="Times New Roman" w:eastAsia="Times New Roman" w:hAnsi="Times New Roman" w:cs="Times New Roman"/>
          <w:noProof/>
          <w:color w:val="000000"/>
          <w:spacing w:val="1"/>
          <w:sz w:val="24"/>
          <w:szCs w:val="24"/>
        </w:rPr>
        <w:t>management.</w:t>
      </w:r>
      <w:r w:rsidRPr="00F223B8">
        <w:rPr>
          <w:rFonts w:ascii="Times New Roman" w:eastAsia="Times New Roman" w:hAnsi="Times New Roman" w:cs="Times New Roman"/>
          <w:noProof/>
          <w:color w:val="000000"/>
          <w:spacing w:val="7"/>
          <w:sz w:val="24"/>
          <w:szCs w:val="24"/>
        </w:rPr>
        <w:t xml:space="preserve"> </w:t>
      </w:r>
      <w:r w:rsidRPr="00F223B8">
        <w:rPr>
          <w:rFonts w:ascii="Times New Roman" w:eastAsia="Times New Roman" w:hAnsi="Times New Roman" w:cs="Times New Roman"/>
          <w:noProof/>
          <w:color w:val="000000"/>
          <w:spacing w:val="1"/>
          <w:sz w:val="24"/>
          <w:szCs w:val="24"/>
        </w:rPr>
        <w:t>Main</w:t>
      </w:r>
      <w:r w:rsidRPr="00F223B8">
        <w:rPr>
          <w:rFonts w:ascii="Times New Roman" w:eastAsia="Times New Roman" w:hAnsi="Times New Roman" w:cs="Times New Roman"/>
          <w:noProof/>
          <w:color w:val="000000"/>
          <w:spacing w:val="7"/>
          <w:sz w:val="24"/>
          <w:szCs w:val="24"/>
        </w:rPr>
        <w:t xml:space="preserve"> </w:t>
      </w:r>
      <w:r w:rsidRPr="00F223B8">
        <w:rPr>
          <w:rFonts w:ascii="Times New Roman" w:eastAsia="Times New Roman" w:hAnsi="Times New Roman" w:cs="Times New Roman"/>
          <w:noProof/>
          <w:color w:val="000000"/>
          <w:spacing w:val="3"/>
          <w:sz w:val="24"/>
          <w:szCs w:val="24"/>
        </w:rPr>
        <w:t>DCL</w:t>
      </w:r>
      <w:r w:rsidRPr="00F223B8">
        <w:rPr>
          <w:rFonts w:ascii="Times New Roman" w:eastAsia="Times New Roman" w:hAnsi="Times New Roman" w:cs="Times New Roman"/>
          <w:noProof/>
          <w:color w:val="000000"/>
          <w:spacing w:val="2"/>
          <w:sz w:val="24"/>
          <w:szCs w:val="24"/>
        </w:rPr>
        <w:t xml:space="preserve"> </w:t>
      </w:r>
      <w:r w:rsidRPr="00F223B8">
        <w:rPr>
          <w:rFonts w:ascii="Times New Roman" w:eastAsia="Times New Roman" w:hAnsi="Times New Roman" w:cs="Times New Roman"/>
          <w:noProof/>
          <w:color w:val="000000"/>
          <w:spacing w:val="1"/>
          <w:sz w:val="24"/>
          <w:szCs w:val="24"/>
        </w:rPr>
        <w:t>commands</w:t>
      </w:r>
      <w:r w:rsidRPr="00F223B8">
        <w:rPr>
          <w:rFonts w:ascii="Times New Roman" w:eastAsia="Times New Roman" w:hAnsi="Times New Roman" w:cs="Times New Roman"/>
          <w:noProof/>
          <w:color w:val="000000"/>
          <w:spacing w:val="7"/>
          <w:sz w:val="24"/>
          <w:szCs w:val="24"/>
        </w:rPr>
        <w:t xml:space="preserve"> </w:t>
      </w:r>
      <w:r w:rsidRPr="00F223B8">
        <w:rPr>
          <w:rFonts w:ascii="Times New Roman" w:eastAsia="Times New Roman" w:hAnsi="Times New Roman" w:cs="Times New Roman"/>
          <w:noProof/>
          <w:color w:val="000000"/>
          <w:spacing w:val="1"/>
          <w:sz w:val="24"/>
          <w:szCs w:val="24"/>
        </w:rPr>
        <w:t>include:</w:t>
      </w:r>
    </w:p>
    <w:p w:rsidR="00330EB3" w:rsidRPr="00F05179" w:rsidRDefault="00330EB3" w:rsidP="00387827">
      <w:pPr>
        <w:pStyle w:val="ListParagraph"/>
        <w:numPr>
          <w:ilvl w:val="0"/>
          <w:numId w:val="16"/>
        </w:numPr>
        <w:tabs>
          <w:tab w:val="left" w:pos="2880"/>
        </w:tabs>
        <w:spacing w:before="334" w:line="480" w:lineRule="auto"/>
        <w:ind w:left="1800"/>
        <w:rPr>
          <w:rFonts w:ascii="Times New Roman" w:eastAsia="Times New Roman" w:hAnsi="Times New Roman" w:cs="Times New Roman"/>
          <w:noProof/>
          <w:color w:val="000000"/>
          <w:spacing w:val="1"/>
          <w:sz w:val="24"/>
          <w:szCs w:val="24"/>
        </w:rPr>
      </w:pPr>
      <w:r w:rsidRPr="00F05179">
        <w:rPr>
          <w:rFonts w:ascii="Times New Roman" w:eastAsia="Times New Roman" w:hAnsi="Times New Roman" w:cs="Times New Roman"/>
          <w:b/>
          <w:bCs/>
          <w:noProof/>
          <w:color w:val="000000"/>
          <w:spacing w:val="-1"/>
          <w:sz w:val="24"/>
          <w:szCs w:val="24"/>
        </w:rPr>
        <w:lastRenderedPageBreak/>
        <w:t>GRANT</w:t>
      </w:r>
      <w:r w:rsidRPr="00F05179">
        <w:rPr>
          <w:rFonts w:ascii="Times New Roman" w:eastAsia="Times New Roman" w:hAnsi="Times New Roman" w:cs="Times New Roman"/>
          <w:noProof/>
          <w:color w:val="000000"/>
          <w:spacing w:val="-3"/>
          <w:sz w:val="24"/>
          <w:szCs w:val="24"/>
        </w:rPr>
        <w:t xml:space="preserve">: </w:t>
      </w:r>
      <w:r w:rsidRPr="00F05179">
        <w:rPr>
          <w:rFonts w:ascii="Times New Roman" w:eastAsia="Times New Roman" w:hAnsi="Times New Roman" w:cs="Times New Roman"/>
          <w:noProof/>
          <w:color w:val="000000"/>
          <w:spacing w:val="-9"/>
          <w:sz w:val="24"/>
          <w:szCs w:val="24"/>
        </w:rPr>
        <w:t>To</w:t>
      </w:r>
      <w:r w:rsidRPr="00F05179">
        <w:rPr>
          <w:rFonts w:ascii="Times New Roman" w:eastAsia="Times New Roman" w:hAnsi="Times New Roman" w:cs="Times New Roman"/>
          <w:noProof/>
          <w:color w:val="000000"/>
          <w:spacing w:val="2"/>
          <w:sz w:val="24"/>
          <w:szCs w:val="24"/>
        </w:rPr>
        <w:t xml:space="preserve"> </w:t>
      </w:r>
      <w:r w:rsidRPr="00F05179">
        <w:rPr>
          <w:rFonts w:ascii="Times New Roman" w:eastAsia="Times New Roman" w:hAnsi="Times New Roman" w:cs="Times New Roman"/>
          <w:noProof/>
          <w:color w:val="000000"/>
          <w:spacing w:val="-1"/>
          <w:sz w:val="24"/>
          <w:szCs w:val="24"/>
        </w:rPr>
        <w:t>give</w:t>
      </w:r>
      <w:r w:rsidRPr="00F05179">
        <w:rPr>
          <w:rFonts w:ascii="Times New Roman" w:eastAsia="Times New Roman" w:hAnsi="Times New Roman" w:cs="Times New Roman"/>
          <w:noProof/>
          <w:color w:val="000000"/>
          <w:spacing w:val="2"/>
          <w:sz w:val="24"/>
          <w:szCs w:val="24"/>
        </w:rPr>
        <w:t xml:space="preserve"> </w:t>
      </w:r>
      <w:r w:rsidRPr="00F05179">
        <w:rPr>
          <w:rFonts w:ascii="Times New Roman" w:eastAsia="Times New Roman" w:hAnsi="Times New Roman" w:cs="Times New Roman"/>
          <w:noProof/>
          <w:color w:val="000000"/>
          <w:spacing w:val="-1"/>
          <w:sz w:val="24"/>
          <w:szCs w:val="24"/>
        </w:rPr>
        <w:t>a user</w:t>
      </w:r>
      <w:r w:rsidRPr="00F05179">
        <w:rPr>
          <w:rFonts w:ascii="Times New Roman" w:eastAsia="Times New Roman" w:hAnsi="Times New Roman" w:cs="Times New Roman"/>
          <w:noProof/>
          <w:color w:val="000000"/>
          <w:spacing w:val="1"/>
          <w:sz w:val="24"/>
          <w:szCs w:val="24"/>
        </w:rPr>
        <w:t xml:space="preserve"> </w:t>
      </w:r>
      <w:r w:rsidRPr="00F05179">
        <w:rPr>
          <w:rFonts w:ascii="Times New Roman" w:eastAsia="Times New Roman" w:hAnsi="Times New Roman" w:cs="Times New Roman"/>
          <w:noProof/>
          <w:color w:val="000000"/>
          <w:spacing w:val="-1"/>
          <w:sz w:val="24"/>
          <w:szCs w:val="24"/>
        </w:rPr>
        <w:t>specific access rights</w:t>
      </w:r>
      <w:r w:rsidRPr="00F05179">
        <w:rPr>
          <w:rFonts w:ascii="Times New Roman" w:eastAsia="Times New Roman" w:hAnsi="Times New Roman" w:cs="Times New Roman"/>
          <w:noProof/>
          <w:color w:val="000000"/>
          <w:sz w:val="24"/>
          <w:szCs w:val="24"/>
        </w:rPr>
        <w:t xml:space="preserve"> to </w:t>
      </w:r>
      <w:r w:rsidRPr="00F05179">
        <w:rPr>
          <w:rFonts w:ascii="Times New Roman" w:eastAsia="Times New Roman" w:hAnsi="Times New Roman" w:cs="Times New Roman"/>
          <w:noProof/>
          <w:color w:val="000000"/>
          <w:spacing w:val="-1"/>
          <w:sz w:val="24"/>
          <w:szCs w:val="24"/>
        </w:rPr>
        <w:t xml:space="preserve">database </w:t>
      </w:r>
      <w:r w:rsidRPr="00F05179">
        <w:rPr>
          <w:rFonts w:ascii="Times New Roman" w:eastAsia="Times New Roman" w:hAnsi="Times New Roman" w:cs="Times New Roman"/>
          <w:noProof/>
          <w:color w:val="000000"/>
          <w:sz w:val="24"/>
          <w:szCs w:val="24"/>
        </w:rPr>
        <w:t>objects.</w:t>
      </w:r>
    </w:p>
    <w:p w:rsidR="00330EB3" w:rsidRPr="00F05179" w:rsidRDefault="00330EB3" w:rsidP="00387827">
      <w:pPr>
        <w:pStyle w:val="ListParagraph"/>
        <w:numPr>
          <w:ilvl w:val="0"/>
          <w:numId w:val="16"/>
        </w:numPr>
        <w:tabs>
          <w:tab w:val="left" w:pos="2880"/>
        </w:tabs>
        <w:spacing w:before="334" w:line="480" w:lineRule="auto"/>
        <w:ind w:left="1800"/>
        <w:rPr>
          <w:rFonts w:ascii="Times New Roman" w:eastAsia="Times New Roman" w:hAnsi="Times New Roman" w:cs="Times New Roman"/>
          <w:noProof/>
          <w:color w:val="000000"/>
          <w:spacing w:val="4"/>
          <w:sz w:val="24"/>
          <w:szCs w:val="24"/>
        </w:rPr>
      </w:pPr>
      <w:r w:rsidRPr="00F05179">
        <w:rPr>
          <w:rFonts w:ascii="Times New Roman" w:eastAsia="Times New Roman" w:hAnsi="Times New Roman" w:cs="Times New Roman"/>
          <w:b/>
          <w:bCs/>
          <w:noProof/>
          <w:color w:val="000000"/>
          <w:spacing w:val="-1"/>
          <w:sz w:val="24"/>
          <w:szCs w:val="24"/>
        </w:rPr>
        <w:t>REVOKE</w:t>
      </w:r>
      <w:r w:rsidRPr="00F05179">
        <w:rPr>
          <w:rFonts w:ascii="Times New Roman" w:eastAsia="Times New Roman" w:hAnsi="Times New Roman" w:cs="Times New Roman"/>
          <w:noProof/>
          <w:color w:val="000000"/>
          <w:spacing w:val="-2"/>
          <w:sz w:val="24"/>
          <w:szCs w:val="24"/>
        </w:rPr>
        <w:t xml:space="preserve">: </w:t>
      </w:r>
      <w:r w:rsidRPr="00F05179">
        <w:rPr>
          <w:rFonts w:ascii="Times New Roman" w:eastAsia="Times New Roman" w:hAnsi="Times New Roman" w:cs="Times New Roman"/>
          <w:noProof/>
          <w:color w:val="000000"/>
          <w:spacing w:val="-9"/>
          <w:sz w:val="24"/>
          <w:szCs w:val="24"/>
        </w:rPr>
        <w:t>To</w:t>
      </w:r>
      <w:r w:rsidRPr="00F05179">
        <w:rPr>
          <w:rFonts w:ascii="Times New Roman" w:eastAsia="Times New Roman" w:hAnsi="Times New Roman" w:cs="Times New Roman"/>
          <w:noProof/>
          <w:color w:val="000000"/>
          <w:sz w:val="24"/>
          <w:szCs w:val="24"/>
        </w:rPr>
        <w:t xml:space="preserve"> remove previously</w:t>
      </w:r>
      <w:r w:rsidRPr="00F05179">
        <w:rPr>
          <w:rFonts w:ascii="Times New Roman" w:eastAsia="Times New Roman" w:hAnsi="Times New Roman" w:cs="Times New Roman"/>
          <w:noProof/>
          <w:color w:val="000000"/>
          <w:spacing w:val="-3"/>
          <w:sz w:val="24"/>
          <w:szCs w:val="24"/>
        </w:rPr>
        <w:t xml:space="preserve"> </w:t>
      </w:r>
      <w:r w:rsidRPr="00F05179">
        <w:rPr>
          <w:rFonts w:ascii="Times New Roman" w:eastAsia="Times New Roman" w:hAnsi="Times New Roman" w:cs="Times New Roman"/>
          <w:noProof/>
          <w:color w:val="000000"/>
          <w:spacing w:val="-1"/>
          <w:sz w:val="24"/>
          <w:szCs w:val="24"/>
        </w:rPr>
        <w:t>granted</w:t>
      </w:r>
      <w:r w:rsidRPr="00F05179">
        <w:rPr>
          <w:rFonts w:ascii="Times New Roman" w:eastAsia="Times New Roman" w:hAnsi="Times New Roman" w:cs="Times New Roman"/>
          <w:noProof/>
          <w:color w:val="000000"/>
          <w:sz w:val="24"/>
          <w:szCs w:val="24"/>
        </w:rPr>
        <w:t xml:space="preserve"> permissions.</w:t>
      </w:r>
    </w:p>
    <w:p w:rsidR="00330EB3" w:rsidRPr="00642D0A" w:rsidRDefault="00330EB3" w:rsidP="00387827">
      <w:pPr>
        <w:pStyle w:val="ListParagraph"/>
        <w:numPr>
          <w:ilvl w:val="1"/>
          <w:numId w:val="24"/>
        </w:numPr>
        <w:spacing w:before="157" w:line="480" w:lineRule="auto"/>
        <w:ind w:right="583"/>
        <w:jc w:val="both"/>
        <w:rPr>
          <w:rFonts w:ascii="Times New Roman" w:eastAsia="Times New Roman" w:hAnsi="Times New Roman" w:cs="Times New Roman"/>
          <w:noProof/>
          <w:color w:val="000000"/>
          <w:spacing w:val="-1"/>
          <w:sz w:val="24"/>
          <w:szCs w:val="24"/>
        </w:rPr>
      </w:pPr>
      <w:r w:rsidRPr="00642D0A">
        <w:rPr>
          <w:rFonts w:ascii="Times New Roman" w:eastAsia="Times New Roman" w:hAnsi="Times New Roman" w:cs="Times New Roman"/>
          <w:b/>
          <w:bCs/>
          <w:noProof/>
          <w:color w:val="000000"/>
          <w:sz w:val="24"/>
          <w:szCs w:val="24"/>
        </w:rPr>
        <w:t>TCL</w:t>
      </w:r>
      <w:r w:rsidRPr="00642D0A">
        <w:rPr>
          <w:rFonts w:ascii="Times New Roman" w:eastAsia="Times New Roman" w:hAnsi="Times New Roman" w:cs="Times New Roman"/>
          <w:b/>
          <w:bCs/>
          <w:noProof/>
          <w:color w:val="000000"/>
          <w:spacing w:val="-3"/>
          <w:sz w:val="24"/>
          <w:szCs w:val="24"/>
        </w:rPr>
        <w:t xml:space="preserve"> </w:t>
      </w:r>
      <w:r w:rsidRPr="00642D0A">
        <w:rPr>
          <w:rFonts w:ascii="Times New Roman" w:eastAsia="Times New Roman" w:hAnsi="Times New Roman" w:cs="Times New Roman"/>
          <w:b/>
          <w:bCs/>
          <w:noProof/>
          <w:color w:val="000000"/>
          <w:spacing w:val="-2"/>
          <w:sz w:val="24"/>
          <w:szCs w:val="24"/>
        </w:rPr>
        <w:t>(Transaction</w:t>
      </w:r>
      <w:r w:rsidRPr="00642D0A">
        <w:rPr>
          <w:rFonts w:ascii="Times New Roman" w:eastAsia="Times New Roman" w:hAnsi="Times New Roman" w:cs="Times New Roman"/>
          <w:b/>
          <w:bCs/>
          <w:noProof/>
          <w:color w:val="000000"/>
          <w:spacing w:val="5"/>
          <w:sz w:val="24"/>
          <w:szCs w:val="24"/>
        </w:rPr>
        <w:t xml:space="preserve"> </w:t>
      </w:r>
      <w:r w:rsidRPr="00642D0A">
        <w:rPr>
          <w:rFonts w:ascii="Times New Roman" w:eastAsia="Times New Roman" w:hAnsi="Times New Roman" w:cs="Times New Roman"/>
          <w:b/>
          <w:bCs/>
          <w:noProof/>
          <w:color w:val="000000"/>
          <w:spacing w:val="-1"/>
          <w:sz w:val="24"/>
          <w:szCs w:val="24"/>
        </w:rPr>
        <w:t>Control</w:t>
      </w:r>
      <w:r w:rsidRPr="00642D0A">
        <w:rPr>
          <w:rFonts w:ascii="Times New Roman" w:eastAsia="Times New Roman" w:hAnsi="Times New Roman" w:cs="Times New Roman"/>
          <w:b/>
          <w:bCs/>
          <w:noProof/>
          <w:color w:val="000000"/>
          <w:spacing w:val="5"/>
          <w:sz w:val="24"/>
          <w:szCs w:val="24"/>
        </w:rPr>
        <w:t xml:space="preserve"> </w:t>
      </w:r>
      <w:r w:rsidRPr="00642D0A">
        <w:rPr>
          <w:rFonts w:ascii="Times New Roman" w:eastAsia="Times New Roman" w:hAnsi="Times New Roman" w:cs="Times New Roman"/>
          <w:b/>
          <w:bCs/>
          <w:noProof/>
          <w:color w:val="000000"/>
          <w:spacing w:val="1"/>
          <w:sz w:val="24"/>
          <w:szCs w:val="24"/>
        </w:rPr>
        <w:t>Language):</w:t>
      </w:r>
      <w:r w:rsidRPr="00642D0A">
        <w:rPr>
          <w:rFonts w:ascii="Times New Roman" w:eastAsia="Times New Roman" w:hAnsi="Times New Roman" w:cs="Times New Roman"/>
          <w:b/>
          <w:bCs/>
          <w:noProof/>
          <w:color w:val="000000"/>
          <w:spacing w:val="2"/>
          <w:sz w:val="24"/>
          <w:szCs w:val="24"/>
        </w:rPr>
        <w:t xml:space="preserve"> </w:t>
      </w:r>
      <w:r w:rsidRPr="00642D0A">
        <w:rPr>
          <w:rFonts w:ascii="Times New Roman" w:eastAsia="Times New Roman" w:hAnsi="Times New Roman" w:cs="Times New Roman"/>
          <w:noProof/>
          <w:color w:val="000000"/>
          <w:spacing w:val="1"/>
          <w:sz w:val="24"/>
          <w:szCs w:val="24"/>
        </w:rPr>
        <w:t>TCL</w:t>
      </w:r>
      <w:r w:rsidRPr="00642D0A">
        <w:rPr>
          <w:rFonts w:ascii="Times New Roman" w:eastAsia="Times New Roman" w:hAnsi="Times New Roman" w:cs="Times New Roman"/>
          <w:noProof/>
          <w:color w:val="000000"/>
          <w:spacing w:val="-3"/>
          <w:sz w:val="24"/>
          <w:szCs w:val="24"/>
        </w:rPr>
        <w:t xml:space="preserve"> </w:t>
      </w:r>
      <w:r w:rsidRPr="00642D0A">
        <w:rPr>
          <w:rFonts w:ascii="Times New Roman" w:eastAsia="Times New Roman" w:hAnsi="Times New Roman" w:cs="Times New Roman"/>
          <w:noProof/>
          <w:color w:val="000000"/>
          <w:spacing w:val="-2"/>
          <w:sz w:val="24"/>
          <w:szCs w:val="24"/>
        </w:rPr>
        <w:t>is</w:t>
      </w:r>
      <w:r w:rsidRPr="00642D0A">
        <w:rPr>
          <w:rFonts w:ascii="Times New Roman" w:eastAsia="Times New Roman" w:hAnsi="Times New Roman" w:cs="Times New Roman"/>
          <w:noProof/>
          <w:color w:val="000000"/>
          <w:spacing w:val="7"/>
          <w:sz w:val="24"/>
          <w:szCs w:val="24"/>
        </w:rPr>
        <w:t xml:space="preserve"> </w:t>
      </w:r>
      <w:r w:rsidRPr="00642D0A">
        <w:rPr>
          <w:rFonts w:ascii="Times New Roman" w:eastAsia="Times New Roman" w:hAnsi="Times New Roman" w:cs="Times New Roman"/>
          <w:noProof/>
          <w:color w:val="000000"/>
          <w:spacing w:val="1"/>
          <w:sz w:val="24"/>
          <w:szCs w:val="24"/>
        </w:rPr>
        <w:t>used</w:t>
      </w:r>
      <w:r w:rsidRPr="00642D0A">
        <w:rPr>
          <w:rFonts w:ascii="Times New Roman" w:eastAsia="Times New Roman" w:hAnsi="Times New Roman" w:cs="Times New Roman"/>
          <w:noProof/>
          <w:color w:val="000000"/>
          <w:spacing w:val="5"/>
          <w:sz w:val="24"/>
          <w:szCs w:val="24"/>
        </w:rPr>
        <w:t xml:space="preserve"> </w:t>
      </w:r>
      <w:r w:rsidRPr="00642D0A">
        <w:rPr>
          <w:rFonts w:ascii="Times New Roman" w:eastAsia="Times New Roman" w:hAnsi="Times New Roman" w:cs="Times New Roman"/>
          <w:noProof/>
          <w:color w:val="000000"/>
          <w:spacing w:val="2"/>
          <w:sz w:val="24"/>
          <w:szCs w:val="24"/>
        </w:rPr>
        <w:t>to</w:t>
      </w:r>
      <w:r w:rsidRPr="00642D0A">
        <w:rPr>
          <w:rFonts w:ascii="Times New Roman" w:eastAsia="Times New Roman" w:hAnsi="Times New Roman" w:cs="Times New Roman"/>
          <w:noProof/>
          <w:color w:val="000000"/>
          <w:spacing w:val="5"/>
          <w:sz w:val="24"/>
          <w:szCs w:val="24"/>
        </w:rPr>
        <w:t xml:space="preserve"> </w:t>
      </w:r>
      <w:r w:rsidRPr="00642D0A">
        <w:rPr>
          <w:rFonts w:ascii="Times New Roman" w:eastAsia="Times New Roman" w:hAnsi="Times New Roman" w:cs="Times New Roman"/>
          <w:noProof/>
          <w:color w:val="000000"/>
          <w:sz w:val="24"/>
          <w:szCs w:val="24"/>
        </w:rPr>
        <w:t>manage</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z w:val="24"/>
          <w:szCs w:val="24"/>
        </w:rPr>
        <w:t>transactions</w:t>
      </w:r>
      <w:r w:rsidRPr="00642D0A">
        <w:rPr>
          <w:rFonts w:ascii="Times New Roman" w:eastAsia="Times New Roman" w:hAnsi="Times New Roman" w:cs="Times New Roman"/>
          <w:noProof/>
          <w:color w:val="000000"/>
          <w:spacing w:val="5"/>
          <w:sz w:val="24"/>
          <w:szCs w:val="24"/>
        </w:rPr>
        <w:t xml:space="preserve"> </w:t>
      </w:r>
      <w:r w:rsidRPr="00642D0A">
        <w:rPr>
          <w:rFonts w:ascii="Times New Roman" w:eastAsia="Times New Roman" w:hAnsi="Times New Roman" w:cs="Times New Roman"/>
          <w:noProof/>
          <w:color w:val="000000"/>
          <w:spacing w:val="2"/>
          <w:sz w:val="24"/>
          <w:szCs w:val="24"/>
        </w:rPr>
        <w:t>in</w:t>
      </w:r>
      <w:r w:rsidRPr="00642D0A">
        <w:rPr>
          <w:rFonts w:ascii="Times New Roman" w:eastAsia="Times New Roman" w:hAnsi="Times New Roman" w:cs="Times New Roman"/>
          <w:noProof/>
          <w:color w:val="000000"/>
          <w:spacing w:val="5"/>
          <w:sz w:val="24"/>
          <w:szCs w:val="24"/>
        </w:rPr>
        <w:t xml:space="preserve"> </w:t>
      </w:r>
      <w:r w:rsidRPr="00642D0A">
        <w:rPr>
          <w:rFonts w:ascii="Times New Roman" w:eastAsia="Times New Roman" w:hAnsi="Times New Roman" w:cs="Times New Roman"/>
          <w:noProof/>
          <w:color w:val="000000"/>
          <w:spacing w:val="2"/>
          <w:sz w:val="24"/>
          <w:szCs w:val="24"/>
        </w:rPr>
        <w:t xml:space="preserve">a </w:t>
      </w:r>
      <w:r w:rsidRPr="00642D0A">
        <w:rPr>
          <w:rFonts w:ascii="Times New Roman" w:eastAsia="Times New Roman" w:hAnsi="Times New Roman" w:cs="Times New Roman"/>
          <w:noProof/>
          <w:color w:val="000000"/>
          <w:spacing w:val="-1"/>
          <w:sz w:val="24"/>
          <w:szCs w:val="24"/>
        </w:rPr>
        <w:t>database.</w:t>
      </w:r>
      <w:r w:rsidRPr="00642D0A">
        <w:rPr>
          <w:rFonts w:ascii="Times New Roman" w:eastAsia="Times New Roman" w:hAnsi="Times New Roman" w:cs="Times New Roman"/>
          <w:noProof/>
          <w:color w:val="000000"/>
          <w:spacing w:val="-8"/>
          <w:sz w:val="24"/>
          <w:szCs w:val="24"/>
        </w:rPr>
        <w:t xml:space="preserve"> A </w:t>
      </w:r>
      <w:r w:rsidRPr="00642D0A">
        <w:rPr>
          <w:rFonts w:ascii="Times New Roman" w:eastAsia="Times New Roman" w:hAnsi="Times New Roman" w:cs="Times New Roman"/>
          <w:noProof/>
          <w:color w:val="000000"/>
          <w:spacing w:val="-1"/>
          <w:sz w:val="24"/>
          <w:szCs w:val="24"/>
        </w:rPr>
        <w:t>transaction</w:t>
      </w:r>
      <w:r w:rsidRPr="00642D0A">
        <w:rPr>
          <w:rFonts w:ascii="Times New Roman" w:eastAsia="Times New Roman" w:hAnsi="Times New Roman" w:cs="Times New Roman"/>
          <w:noProof/>
          <w:color w:val="000000"/>
          <w:spacing w:val="-2"/>
          <w:sz w:val="24"/>
          <w:szCs w:val="24"/>
        </w:rPr>
        <w:t xml:space="preserve"> </w:t>
      </w:r>
      <w:r w:rsidRPr="00642D0A">
        <w:rPr>
          <w:rFonts w:ascii="Times New Roman" w:eastAsia="Times New Roman" w:hAnsi="Times New Roman" w:cs="Times New Roman"/>
          <w:noProof/>
          <w:color w:val="000000"/>
          <w:spacing w:val="-1"/>
          <w:sz w:val="24"/>
          <w:szCs w:val="24"/>
        </w:rPr>
        <w:t xml:space="preserve">is </w:t>
      </w:r>
      <w:r w:rsidRPr="00642D0A">
        <w:rPr>
          <w:rFonts w:ascii="Times New Roman" w:eastAsia="Times New Roman" w:hAnsi="Times New Roman" w:cs="Times New Roman"/>
          <w:noProof/>
          <w:color w:val="000000"/>
          <w:spacing w:val="-2"/>
          <w:sz w:val="24"/>
          <w:szCs w:val="24"/>
        </w:rPr>
        <w:t xml:space="preserve">a </w:t>
      </w:r>
      <w:r w:rsidRPr="00642D0A">
        <w:rPr>
          <w:rFonts w:ascii="Times New Roman" w:eastAsia="Times New Roman" w:hAnsi="Times New Roman" w:cs="Times New Roman"/>
          <w:noProof/>
          <w:color w:val="000000"/>
          <w:spacing w:val="-1"/>
          <w:sz w:val="24"/>
          <w:szCs w:val="24"/>
        </w:rPr>
        <w:t>sequence</w:t>
      </w:r>
      <w:r w:rsidRPr="00642D0A">
        <w:rPr>
          <w:rFonts w:ascii="Times New Roman" w:eastAsia="Times New Roman" w:hAnsi="Times New Roman" w:cs="Times New Roman"/>
          <w:noProof/>
          <w:color w:val="000000"/>
          <w:spacing w:val="-2"/>
          <w:sz w:val="24"/>
          <w:szCs w:val="24"/>
        </w:rPr>
        <w:t xml:space="preserve"> </w:t>
      </w:r>
      <w:r w:rsidRPr="00642D0A">
        <w:rPr>
          <w:rFonts w:ascii="Times New Roman" w:eastAsia="Times New Roman" w:hAnsi="Times New Roman" w:cs="Times New Roman"/>
          <w:noProof/>
          <w:color w:val="000000"/>
          <w:spacing w:val="-1"/>
          <w:sz w:val="24"/>
          <w:szCs w:val="24"/>
        </w:rPr>
        <w:t>of</w:t>
      </w:r>
      <w:r w:rsidRPr="00642D0A">
        <w:rPr>
          <w:rFonts w:ascii="Times New Roman" w:eastAsia="Times New Roman" w:hAnsi="Times New Roman" w:cs="Times New Roman"/>
          <w:noProof/>
          <w:color w:val="000000"/>
          <w:spacing w:val="-2"/>
          <w:sz w:val="24"/>
          <w:szCs w:val="24"/>
        </w:rPr>
        <w:t xml:space="preserve"> </w:t>
      </w:r>
      <w:r w:rsidRPr="00642D0A">
        <w:rPr>
          <w:rFonts w:ascii="Times New Roman" w:eastAsia="Times New Roman" w:hAnsi="Times New Roman" w:cs="Times New Roman"/>
          <w:noProof/>
          <w:color w:val="000000"/>
          <w:spacing w:val="-1"/>
          <w:sz w:val="24"/>
          <w:szCs w:val="24"/>
        </w:rPr>
        <w:t>operations</w:t>
      </w:r>
      <w:r w:rsidRPr="00642D0A">
        <w:rPr>
          <w:rFonts w:ascii="Times New Roman" w:eastAsia="Times New Roman" w:hAnsi="Times New Roman" w:cs="Times New Roman"/>
          <w:noProof/>
          <w:color w:val="000000"/>
          <w:sz w:val="24"/>
          <w:szCs w:val="24"/>
        </w:rPr>
        <w:t xml:space="preserve"> </w:t>
      </w:r>
      <w:r w:rsidRPr="00642D0A">
        <w:rPr>
          <w:rFonts w:ascii="Times New Roman" w:eastAsia="Times New Roman" w:hAnsi="Times New Roman" w:cs="Times New Roman"/>
          <w:noProof/>
          <w:color w:val="000000"/>
          <w:spacing w:val="-1"/>
          <w:sz w:val="24"/>
          <w:szCs w:val="24"/>
        </w:rPr>
        <w:t>performed</w:t>
      </w:r>
      <w:r w:rsidRPr="00642D0A">
        <w:rPr>
          <w:rFonts w:ascii="Times New Roman" w:eastAsia="Times New Roman" w:hAnsi="Times New Roman" w:cs="Times New Roman"/>
          <w:noProof/>
          <w:color w:val="000000"/>
          <w:spacing w:val="-2"/>
          <w:sz w:val="24"/>
          <w:szCs w:val="24"/>
        </w:rPr>
        <w:t xml:space="preserve"> as a </w:t>
      </w:r>
      <w:r w:rsidRPr="00642D0A">
        <w:rPr>
          <w:rFonts w:ascii="Times New Roman" w:eastAsia="Times New Roman" w:hAnsi="Times New Roman" w:cs="Times New Roman"/>
          <w:noProof/>
          <w:color w:val="000000"/>
          <w:spacing w:val="-1"/>
          <w:sz w:val="24"/>
          <w:szCs w:val="24"/>
        </w:rPr>
        <w:t>single</w:t>
      </w:r>
      <w:r w:rsidRPr="00642D0A">
        <w:rPr>
          <w:rFonts w:ascii="Times New Roman" w:eastAsia="Times New Roman" w:hAnsi="Times New Roman" w:cs="Times New Roman"/>
          <w:noProof/>
          <w:color w:val="000000"/>
          <w:spacing w:val="-2"/>
          <w:sz w:val="24"/>
          <w:szCs w:val="24"/>
        </w:rPr>
        <w:t xml:space="preserve"> </w:t>
      </w:r>
      <w:r w:rsidRPr="00642D0A">
        <w:rPr>
          <w:rFonts w:ascii="Times New Roman" w:eastAsia="Times New Roman" w:hAnsi="Times New Roman" w:cs="Times New Roman"/>
          <w:noProof/>
          <w:color w:val="000000"/>
          <w:sz w:val="24"/>
          <w:szCs w:val="24"/>
        </w:rPr>
        <w:t>unit.</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pacing w:val="-1"/>
          <w:sz w:val="24"/>
          <w:szCs w:val="24"/>
        </w:rPr>
        <w:t>TCL ensures</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pacing w:val="1"/>
          <w:sz w:val="24"/>
          <w:szCs w:val="24"/>
        </w:rPr>
        <w:t>that</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z w:val="24"/>
          <w:szCs w:val="24"/>
        </w:rPr>
        <w:t>transactions</w:t>
      </w:r>
      <w:r w:rsidRPr="00642D0A">
        <w:rPr>
          <w:rFonts w:ascii="Times New Roman" w:eastAsia="Times New Roman" w:hAnsi="Times New Roman" w:cs="Times New Roman"/>
          <w:noProof/>
          <w:color w:val="000000"/>
          <w:spacing w:val="5"/>
          <w:sz w:val="24"/>
          <w:szCs w:val="24"/>
        </w:rPr>
        <w:t xml:space="preserve"> </w:t>
      </w:r>
      <w:r w:rsidRPr="00642D0A">
        <w:rPr>
          <w:rFonts w:ascii="Times New Roman" w:eastAsia="Times New Roman" w:hAnsi="Times New Roman" w:cs="Times New Roman"/>
          <w:noProof/>
          <w:color w:val="000000"/>
          <w:spacing w:val="1"/>
          <w:sz w:val="24"/>
          <w:szCs w:val="24"/>
        </w:rPr>
        <w:t>are</w:t>
      </w:r>
      <w:r w:rsidRPr="00642D0A">
        <w:rPr>
          <w:rFonts w:ascii="Times New Roman" w:eastAsia="Times New Roman" w:hAnsi="Times New Roman" w:cs="Times New Roman"/>
          <w:noProof/>
          <w:color w:val="000000"/>
          <w:spacing w:val="3"/>
          <w:sz w:val="24"/>
          <w:szCs w:val="24"/>
        </w:rPr>
        <w:t xml:space="preserve"> </w:t>
      </w:r>
      <w:r w:rsidRPr="00642D0A">
        <w:rPr>
          <w:rFonts w:ascii="Times New Roman" w:eastAsia="Times New Roman" w:hAnsi="Times New Roman" w:cs="Times New Roman"/>
          <w:noProof/>
          <w:color w:val="000000"/>
          <w:sz w:val="24"/>
          <w:szCs w:val="24"/>
        </w:rPr>
        <w:t>handled</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pacing w:val="-2"/>
          <w:sz w:val="24"/>
          <w:szCs w:val="24"/>
        </w:rPr>
        <w:t>properly,</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z w:val="24"/>
          <w:szCs w:val="24"/>
        </w:rPr>
        <w:t>preserving</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z w:val="24"/>
          <w:szCs w:val="24"/>
        </w:rPr>
        <w:t>data</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pacing w:val="-2"/>
          <w:sz w:val="24"/>
          <w:szCs w:val="24"/>
        </w:rPr>
        <w:t>integrity.</w:t>
      </w:r>
      <w:r w:rsidRPr="00642D0A">
        <w:rPr>
          <w:rFonts w:ascii="Times New Roman" w:eastAsia="Times New Roman" w:hAnsi="Times New Roman" w:cs="Times New Roman"/>
          <w:noProof/>
          <w:color w:val="000000"/>
          <w:spacing w:val="4"/>
          <w:sz w:val="24"/>
          <w:szCs w:val="24"/>
        </w:rPr>
        <w:t xml:space="preserve"> </w:t>
      </w:r>
      <w:r w:rsidRPr="00642D0A">
        <w:rPr>
          <w:rFonts w:ascii="Times New Roman" w:eastAsia="Times New Roman" w:hAnsi="Times New Roman" w:cs="Times New Roman"/>
          <w:noProof/>
          <w:color w:val="000000"/>
          <w:spacing w:val="1"/>
          <w:sz w:val="24"/>
          <w:szCs w:val="24"/>
        </w:rPr>
        <w:t>Key</w:t>
      </w:r>
      <w:r w:rsidRPr="00642D0A">
        <w:rPr>
          <w:rFonts w:ascii="Times New Roman" w:eastAsia="Times New Roman" w:hAnsi="Times New Roman" w:cs="Times New Roman"/>
          <w:noProof/>
          <w:color w:val="000000"/>
          <w:sz w:val="24"/>
          <w:szCs w:val="24"/>
        </w:rPr>
        <w:t xml:space="preserve"> </w:t>
      </w:r>
      <w:r w:rsidRPr="00642D0A">
        <w:rPr>
          <w:rFonts w:ascii="Times New Roman" w:eastAsia="Times New Roman" w:hAnsi="Times New Roman" w:cs="Times New Roman"/>
          <w:noProof/>
          <w:color w:val="000000"/>
          <w:spacing w:val="1"/>
          <w:sz w:val="24"/>
          <w:szCs w:val="24"/>
        </w:rPr>
        <w:t xml:space="preserve">TCL </w:t>
      </w:r>
      <w:r w:rsidRPr="00642D0A">
        <w:rPr>
          <w:rFonts w:ascii="Times New Roman" w:eastAsia="Times New Roman" w:hAnsi="Times New Roman" w:cs="Times New Roman"/>
          <w:noProof/>
          <w:color w:val="000000"/>
          <w:spacing w:val="2"/>
          <w:sz w:val="24"/>
          <w:szCs w:val="24"/>
        </w:rPr>
        <w:t>commands</w:t>
      </w:r>
      <w:r w:rsidRPr="00642D0A">
        <w:rPr>
          <w:rFonts w:ascii="Times New Roman" w:eastAsia="Times New Roman" w:hAnsi="Times New Roman" w:cs="Times New Roman"/>
          <w:noProof/>
          <w:color w:val="000000"/>
          <w:spacing w:val="12"/>
          <w:sz w:val="24"/>
          <w:szCs w:val="24"/>
        </w:rPr>
        <w:t xml:space="preserve"> </w:t>
      </w:r>
      <w:r w:rsidRPr="00642D0A">
        <w:rPr>
          <w:rFonts w:ascii="Times New Roman" w:eastAsia="Times New Roman" w:hAnsi="Times New Roman" w:cs="Times New Roman"/>
          <w:noProof/>
          <w:color w:val="000000"/>
          <w:spacing w:val="1"/>
          <w:sz w:val="24"/>
          <w:szCs w:val="24"/>
        </w:rPr>
        <w:t>include:</w:t>
      </w:r>
    </w:p>
    <w:p w:rsidR="00330EB3" w:rsidRPr="00AB5741" w:rsidRDefault="00330EB3" w:rsidP="00387827">
      <w:pPr>
        <w:pStyle w:val="ListParagraph"/>
        <w:numPr>
          <w:ilvl w:val="2"/>
          <w:numId w:val="18"/>
        </w:numPr>
        <w:tabs>
          <w:tab w:val="left" w:pos="2880"/>
        </w:tabs>
        <w:spacing w:before="334" w:line="480" w:lineRule="auto"/>
        <w:ind w:left="1800"/>
        <w:rPr>
          <w:rFonts w:ascii="Times New Roman" w:eastAsia="Times New Roman" w:hAnsi="Times New Roman" w:cs="Times New Roman"/>
          <w:noProof/>
          <w:color w:val="000000"/>
          <w:spacing w:val="-5"/>
          <w:sz w:val="24"/>
          <w:szCs w:val="24"/>
        </w:rPr>
      </w:pPr>
      <w:r w:rsidRPr="00AB5741">
        <w:rPr>
          <w:rFonts w:ascii="Times New Roman" w:eastAsia="Times New Roman" w:hAnsi="Times New Roman" w:cs="Times New Roman"/>
          <w:b/>
          <w:bCs/>
          <w:noProof/>
          <w:color w:val="000000"/>
          <w:spacing w:val="-1"/>
          <w:sz w:val="24"/>
          <w:szCs w:val="24"/>
        </w:rPr>
        <w:t>COMMIT</w:t>
      </w:r>
      <w:r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9"/>
          <w:sz w:val="24"/>
          <w:szCs w:val="24"/>
        </w:rPr>
        <w:t>To</w:t>
      </w:r>
      <w:r w:rsidRPr="00AB5741">
        <w:rPr>
          <w:rFonts w:ascii="Times New Roman" w:eastAsia="Times New Roman" w:hAnsi="Times New Roman" w:cs="Times New Roman"/>
          <w:noProof/>
          <w:color w:val="000000"/>
          <w:sz w:val="24"/>
          <w:szCs w:val="24"/>
        </w:rPr>
        <w:t xml:space="preserve"> </w:t>
      </w:r>
      <w:r w:rsidRPr="00AB5741">
        <w:rPr>
          <w:rFonts w:ascii="Times New Roman" w:eastAsia="Times New Roman" w:hAnsi="Times New Roman" w:cs="Times New Roman"/>
          <w:noProof/>
          <w:color w:val="000000"/>
          <w:spacing w:val="-1"/>
          <w:sz w:val="24"/>
          <w:szCs w:val="24"/>
        </w:rPr>
        <w:t>save</w:t>
      </w:r>
      <w:r w:rsidRPr="00AB5741">
        <w:rPr>
          <w:rFonts w:ascii="Times New Roman" w:eastAsia="Times New Roman" w:hAnsi="Times New Roman" w:cs="Times New Roman"/>
          <w:noProof/>
          <w:color w:val="000000"/>
          <w:spacing w:val="1"/>
          <w:sz w:val="24"/>
          <w:szCs w:val="24"/>
        </w:rPr>
        <w:t xml:space="preserve"> </w:t>
      </w:r>
      <w:r w:rsidRPr="00AB5741">
        <w:rPr>
          <w:rFonts w:ascii="Times New Roman" w:eastAsia="Times New Roman" w:hAnsi="Times New Roman" w:cs="Times New Roman"/>
          <w:noProof/>
          <w:color w:val="000000"/>
          <w:spacing w:val="-1"/>
          <w:sz w:val="24"/>
          <w:szCs w:val="24"/>
        </w:rPr>
        <w:t>all</w:t>
      </w:r>
      <w:r w:rsidRPr="00AB5741">
        <w:rPr>
          <w:rFonts w:ascii="Times New Roman" w:eastAsia="Times New Roman" w:hAnsi="Times New Roman" w:cs="Times New Roman"/>
          <w:noProof/>
          <w:color w:val="000000"/>
          <w:spacing w:val="1"/>
          <w:sz w:val="24"/>
          <w:szCs w:val="24"/>
        </w:rPr>
        <w:t xml:space="preserve"> </w:t>
      </w:r>
      <w:r w:rsidRPr="00AB5741">
        <w:rPr>
          <w:rFonts w:ascii="Times New Roman" w:eastAsia="Times New Roman" w:hAnsi="Times New Roman" w:cs="Times New Roman"/>
          <w:noProof/>
          <w:color w:val="000000"/>
          <w:spacing w:val="-1"/>
          <w:sz w:val="24"/>
          <w:szCs w:val="24"/>
        </w:rPr>
        <w:t>changes</w:t>
      </w:r>
      <w:r w:rsidRPr="00AB5741">
        <w:rPr>
          <w:rFonts w:ascii="Times New Roman" w:eastAsia="Times New Roman" w:hAnsi="Times New Roman" w:cs="Times New Roman"/>
          <w:noProof/>
          <w:color w:val="000000"/>
          <w:sz w:val="24"/>
          <w:szCs w:val="24"/>
        </w:rPr>
        <w:t xml:space="preserve"> made</w:t>
      </w:r>
      <w:r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z w:val="24"/>
          <w:szCs w:val="24"/>
        </w:rPr>
        <w:t>during</w:t>
      </w:r>
      <w:r w:rsidRPr="00AB5741">
        <w:rPr>
          <w:rFonts w:ascii="Times New Roman" w:eastAsia="Times New Roman" w:hAnsi="Times New Roman" w:cs="Times New Roman"/>
          <w:noProof/>
          <w:color w:val="000000"/>
          <w:spacing w:val="-3"/>
          <w:sz w:val="24"/>
          <w:szCs w:val="24"/>
        </w:rPr>
        <w:t xml:space="preserve"> </w:t>
      </w:r>
      <w:r w:rsidRPr="00AB5741">
        <w:rPr>
          <w:rFonts w:ascii="Times New Roman" w:eastAsia="Times New Roman" w:hAnsi="Times New Roman" w:cs="Times New Roman"/>
          <w:noProof/>
          <w:color w:val="000000"/>
          <w:spacing w:val="1"/>
          <w:sz w:val="24"/>
          <w:szCs w:val="24"/>
        </w:rPr>
        <w:t>the</w:t>
      </w:r>
      <w:r w:rsidRPr="00AB5741">
        <w:rPr>
          <w:rFonts w:ascii="Times New Roman" w:eastAsia="Times New Roman" w:hAnsi="Times New Roman" w:cs="Times New Roman"/>
          <w:noProof/>
          <w:color w:val="000000"/>
          <w:spacing w:val="-1"/>
          <w:sz w:val="24"/>
          <w:szCs w:val="24"/>
        </w:rPr>
        <w:t xml:space="preserve"> transaction.</w:t>
      </w:r>
    </w:p>
    <w:p w:rsidR="00330EB3" w:rsidRPr="00AB5741" w:rsidRDefault="00330EB3" w:rsidP="00387827">
      <w:pPr>
        <w:pStyle w:val="ListParagraph"/>
        <w:numPr>
          <w:ilvl w:val="2"/>
          <w:numId w:val="18"/>
        </w:numPr>
        <w:tabs>
          <w:tab w:val="left" w:pos="2880"/>
          <w:tab w:val="left" w:pos="4750"/>
          <w:tab w:val="left" w:pos="5323"/>
          <w:tab w:val="left" w:pos="6187"/>
          <w:tab w:val="left" w:pos="6799"/>
          <w:tab w:val="left" w:pos="7518"/>
          <w:tab w:val="left" w:pos="7907"/>
          <w:tab w:val="left" w:pos="9051"/>
          <w:tab w:val="left" w:pos="9291"/>
          <w:tab w:val="left" w:pos="9610"/>
        </w:tabs>
        <w:spacing w:before="334" w:line="480" w:lineRule="auto"/>
        <w:ind w:left="1800"/>
        <w:rPr>
          <w:rFonts w:ascii="Times New Roman" w:eastAsia="Times New Roman" w:hAnsi="Times New Roman" w:cs="Times New Roman"/>
          <w:noProof/>
          <w:color w:val="000000"/>
          <w:spacing w:val="-1"/>
          <w:sz w:val="24"/>
          <w:szCs w:val="24"/>
        </w:rPr>
      </w:pPr>
      <w:r w:rsidRPr="00AB5741">
        <w:rPr>
          <w:rFonts w:ascii="Times New Roman" w:eastAsia="Times New Roman" w:hAnsi="Times New Roman" w:cs="Times New Roman"/>
          <w:b/>
          <w:bCs/>
          <w:noProof/>
          <w:color w:val="000000"/>
          <w:sz w:val="24"/>
          <w:szCs w:val="24"/>
        </w:rPr>
        <w:t>ROLLBACK</w:t>
      </w:r>
      <w:r w:rsidRPr="00AB5741">
        <w:rPr>
          <w:rFonts w:ascii="Times New Roman" w:eastAsia="Times New Roman" w:hAnsi="Times New Roman" w:cs="Times New Roman"/>
          <w:noProof/>
          <w:color w:val="000000"/>
          <w:spacing w:val="13"/>
          <w:sz w:val="24"/>
          <w:szCs w:val="24"/>
        </w:rPr>
        <w:t xml:space="preserve">: </w:t>
      </w:r>
      <w:r w:rsidRPr="00AB5741">
        <w:rPr>
          <w:rFonts w:ascii="Times New Roman" w:eastAsia="Times New Roman" w:hAnsi="Times New Roman" w:cs="Times New Roman"/>
          <w:noProof/>
          <w:color w:val="000000"/>
          <w:spacing w:val="-9"/>
          <w:sz w:val="24"/>
          <w:szCs w:val="24"/>
        </w:rPr>
        <w:t>To</w:t>
      </w:r>
      <w:r w:rsidR="003B0BF5" w:rsidRPr="00AB5741">
        <w:rPr>
          <w:rFonts w:ascii="Times New Roman" w:eastAsia="Times New Roman" w:hAnsi="Times New Roman" w:cs="Times New Roman"/>
          <w:noProof/>
          <w:color w:val="000000"/>
          <w:spacing w:val="-18"/>
          <w:sz w:val="24"/>
          <w:szCs w:val="24"/>
        </w:rPr>
        <w:t xml:space="preserve"> </w:t>
      </w:r>
      <w:r w:rsidR="003B0BF5" w:rsidRPr="00AB5741">
        <w:rPr>
          <w:rFonts w:ascii="Times New Roman" w:eastAsia="Times New Roman" w:hAnsi="Times New Roman" w:cs="Times New Roman"/>
          <w:noProof/>
          <w:color w:val="000000"/>
          <w:sz w:val="24"/>
          <w:szCs w:val="24"/>
        </w:rPr>
        <w:t xml:space="preserve">undo </w:t>
      </w:r>
      <w:r w:rsidRPr="00AB5741">
        <w:rPr>
          <w:rFonts w:ascii="Times New Roman" w:eastAsia="Times New Roman" w:hAnsi="Times New Roman" w:cs="Times New Roman"/>
          <w:noProof/>
          <w:color w:val="000000"/>
          <w:spacing w:val="-1"/>
          <w:sz w:val="24"/>
          <w:szCs w:val="24"/>
        </w:rPr>
        <w:t>changes</w:t>
      </w:r>
      <w:r w:rsidR="003B0BF5" w:rsidRPr="00AB5741">
        <w:rPr>
          <w:rFonts w:ascii="Times New Roman" w:eastAsia="Times New Roman" w:hAnsi="Times New Roman" w:cs="Times New Roman"/>
          <w:noProof/>
          <w:color w:val="000000"/>
          <w:spacing w:val="-5"/>
          <w:sz w:val="24"/>
          <w:szCs w:val="24"/>
        </w:rPr>
        <w:t xml:space="preserve"> </w:t>
      </w:r>
      <w:r w:rsidRPr="00AB5741">
        <w:rPr>
          <w:rFonts w:ascii="Times New Roman" w:eastAsia="Times New Roman" w:hAnsi="Times New Roman" w:cs="Times New Roman"/>
          <w:noProof/>
          <w:color w:val="000000"/>
          <w:sz w:val="24"/>
          <w:szCs w:val="24"/>
        </w:rPr>
        <w:t>made</w:t>
      </w:r>
      <w:r w:rsidR="003B0BF5"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z w:val="24"/>
          <w:szCs w:val="24"/>
        </w:rPr>
        <w:t>during</w:t>
      </w:r>
      <w:r w:rsidR="006333E3"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1"/>
          <w:sz w:val="24"/>
          <w:szCs w:val="24"/>
        </w:rPr>
        <w:t>the</w:t>
      </w:r>
      <w:r w:rsidR="006333E3"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1"/>
          <w:sz w:val="24"/>
          <w:szCs w:val="24"/>
        </w:rPr>
        <w:t>transaction</w:t>
      </w:r>
      <w:r w:rsidR="006333E3" w:rsidRPr="00AB5741">
        <w:rPr>
          <w:rFonts w:ascii="Times New Roman" w:eastAsia="Times New Roman" w:hAnsi="Times New Roman" w:cs="Times New Roman"/>
          <w:noProof/>
          <w:color w:val="000000"/>
          <w:spacing w:val="-5"/>
          <w:sz w:val="24"/>
          <w:szCs w:val="24"/>
        </w:rPr>
        <w:t xml:space="preserve"> </w:t>
      </w:r>
      <w:r w:rsidRPr="00AB5741">
        <w:rPr>
          <w:rFonts w:ascii="Times New Roman" w:eastAsia="Times New Roman" w:hAnsi="Times New Roman" w:cs="Times New Roman"/>
          <w:noProof/>
          <w:color w:val="000000"/>
          <w:spacing w:val="-1"/>
          <w:sz w:val="24"/>
          <w:szCs w:val="24"/>
        </w:rPr>
        <w:t>an</w:t>
      </w:r>
      <w:r w:rsidR="00063C5D" w:rsidRPr="00AB5741">
        <w:rPr>
          <w:rFonts w:ascii="Times New Roman" w:eastAsia="Times New Roman" w:hAnsi="Times New Roman" w:cs="Times New Roman"/>
          <w:noProof/>
          <w:color w:val="000000"/>
          <w:spacing w:val="-2"/>
          <w:sz w:val="24"/>
          <w:szCs w:val="24"/>
        </w:rPr>
        <w:t xml:space="preserve"> </w:t>
      </w:r>
      <w:r w:rsidRPr="00AB5741">
        <w:rPr>
          <w:rFonts w:ascii="Times New Roman" w:eastAsia="Times New Roman" w:hAnsi="Times New Roman" w:cs="Times New Roman"/>
          <w:noProof/>
          <w:color w:val="000000"/>
          <w:spacing w:val="-1"/>
          <w:sz w:val="24"/>
          <w:szCs w:val="24"/>
        </w:rPr>
        <w:t>error</w:t>
      </w:r>
      <w:r w:rsidR="00063C5D" w:rsidRPr="00AB5741">
        <w:rPr>
          <w:rFonts w:ascii="Times New Roman" w:eastAsia="Times New Roman" w:hAnsi="Times New Roman" w:cs="Times New Roman"/>
          <w:noProof/>
          <w:color w:val="000000"/>
          <w:spacing w:val="-1"/>
          <w:sz w:val="24"/>
          <w:szCs w:val="24"/>
        </w:rPr>
        <w:t xml:space="preserve"> </w:t>
      </w:r>
      <w:r w:rsidRPr="00AB5741">
        <w:rPr>
          <w:rFonts w:ascii="Times New Roman" w:eastAsia="Times New Roman" w:hAnsi="Times New Roman" w:cs="Times New Roman"/>
          <w:noProof/>
          <w:color w:val="000000"/>
          <w:spacing w:val="-1"/>
          <w:sz w:val="24"/>
          <w:szCs w:val="24"/>
        </w:rPr>
        <w:t>occurs.</w:t>
      </w:r>
    </w:p>
    <w:p w:rsidR="00330EB3" w:rsidRPr="00AB5741" w:rsidRDefault="00330EB3" w:rsidP="00387827">
      <w:pPr>
        <w:pStyle w:val="ListParagraph"/>
        <w:numPr>
          <w:ilvl w:val="1"/>
          <w:numId w:val="17"/>
        </w:numPr>
        <w:spacing w:before="166" w:line="480" w:lineRule="auto"/>
        <w:ind w:left="1800" w:right="603"/>
        <w:rPr>
          <w:rFonts w:ascii="Times New Roman" w:eastAsia="Times New Roman" w:hAnsi="Times New Roman" w:cs="Times New Roman"/>
          <w:noProof/>
          <w:color w:val="000000"/>
          <w:spacing w:val="-1"/>
          <w:sz w:val="24"/>
          <w:szCs w:val="24"/>
        </w:rPr>
      </w:pPr>
      <w:r w:rsidRPr="00AB5741">
        <w:rPr>
          <w:rFonts w:ascii="Times New Roman" w:eastAsia="Times New Roman" w:hAnsi="Times New Roman" w:cs="Times New Roman"/>
          <w:b/>
          <w:bCs/>
          <w:noProof/>
          <w:color w:val="000000"/>
          <w:spacing w:val="-4"/>
          <w:sz w:val="24"/>
          <w:szCs w:val="24"/>
        </w:rPr>
        <w:t>SAVEPOINT</w:t>
      </w:r>
      <w:r w:rsidRPr="00AB5741">
        <w:rPr>
          <w:rFonts w:ascii="Times New Roman" w:eastAsia="Times New Roman" w:hAnsi="Times New Roman" w:cs="Times New Roman"/>
          <w:noProof/>
          <w:color w:val="000000"/>
          <w:spacing w:val="-12"/>
          <w:sz w:val="24"/>
          <w:szCs w:val="24"/>
        </w:rPr>
        <w:t xml:space="preserve">:  </w:t>
      </w:r>
      <w:r w:rsidRPr="00AB5741">
        <w:rPr>
          <w:rFonts w:ascii="Times New Roman" w:eastAsia="Times New Roman" w:hAnsi="Times New Roman" w:cs="Times New Roman"/>
          <w:noProof/>
          <w:color w:val="000000"/>
          <w:spacing w:val="-9"/>
          <w:sz w:val="24"/>
          <w:szCs w:val="24"/>
        </w:rPr>
        <w:t>To</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set</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5"/>
          <w:sz w:val="24"/>
          <w:szCs w:val="24"/>
        </w:rPr>
        <w:t xml:space="preserve">a </w:t>
      </w:r>
      <w:r w:rsidRPr="00AB5741">
        <w:rPr>
          <w:rFonts w:ascii="Times New Roman" w:eastAsia="Times New Roman" w:hAnsi="Times New Roman" w:cs="Times New Roman"/>
          <w:noProof/>
          <w:color w:val="000000"/>
          <w:spacing w:val="-1"/>
          <w:sz w:val="24"/>
          <w:szCs w:val="24"/>
        </w:rPr>
        <w:t>point</w:t>
      </w:r>
      <w:r w:rsidRPr="00AB5741">
        <w:rPr>
          <w:rFonts w:ascii="Times New Roman" w:eastAsia="Times New Roman" w:hAnsi="Times New Roman" w:cs="Times New Roman"/>
          <w:noProof/>
          <w:color w:val="000000"/>
          <w:spacing w:val="32"/>
          <w:sz w:val="24"/>
          <w:szCs w:val="24"/>
        </w:rPr>
        <w:t xml:space="preserve"> </w:t>
      </w:r>
      <w:r w:rsidRPr="00AB5741">
        <w:rPr>
          <w:rFonts w:ascii="Times New Roman" w:eastAsia="Times New Roman" w:hAnsi="Times New Roman" w:cs="Times New Roman"/>
          <w:noProof/>
          <w:color w:val="000000"/>
          <w:sz w:val="24"/>
          <w:szCs w:val="24"/>
        </w:rPr>
        <w:t>within</w:t>
      </w:r>
      <w:r w:rsidRPr="00AB5741">
        <w:rPr>
          <w:rFonts w:ascii="Times New Roman" w:eastAsia="Times New Roman" w:hAnsi="Times New Roman" w:cs="Times New Roman"/>
          <w:noProof/>
          <w:color w:val="000000"/>
          <w:spacing w:val="-16"/>
          <w:sz w:val="24"/>
          <w:szCs w:val="24"/>
        </w:rPr>
        <w:t xml:space="preserve">  </w:t>
      </w:r>
      <w:r w:rsidRPr="00AB5741">
        <w:rPr>
          <w:rFonts w:ascii="Times New Roman" w:eastAsia="Times New Roman" w:hAnsi="Times New Roman" w:cs="Times New Roman"/>
          <w:noProof/>
          <w:color w:val="000000"/>
          <w:spacing w:val="-11"/>
          <w:sz w:val="24"/>
          <w:szCs w:val="24"/>
        </w:rPr>
        <w:t xml:space="preserve">a  </w:t>
      </w:r>
      <w:r w:rsidRPr="00AB5741">
        <w:rPr>
          <w:rFonts w:ascii="Times New Roman" w:eastAsia="Times New Roman" w:hAnsi="Times New Roman" w:cs="Times New Roman"/>
          <w:noProof/>
          <w:color w:val="000000"/>
          <w:spacing w:val="-1"/>
          <w:sz w:val="24"/>
          <w:szCs w:val="24"/>
        </w:rPr>
        <w:t>transaction</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to</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which</w:t>
      </w:r>
      <w:r w:rsidRPr="00AB5741">
        <w:rPr>
          <w:rFonts w:ascii="Times New Roman" w:eastAsia="Times New Roman" w:hAnsi="Times New Roman" w:cs="Times New Roman"/>
          <w:noProof/>
          <w:color w:val="000000"/>
          <w:spacing w:val="33"/>
          <w:sz w:val="24"/>
          <w:szCs w:val="24"/>
        </w:rPr>
        <w:t xml:space="preserve"> </w:t>
      </w:r>
      <w:r w:rsidRPr="00AB5741">
        <w:rPr>
          <w:rFonts w:ascii="Times New Roman" w:eastAsia="Times New Roman" w:hAnsi="Times New Roman" w:cs="Times New Roman"/>
          <w:noProof/>
          <w:color w:val="000000"/>
          <w:spacing w:val="-4"/>
          <w:sz w:val="24"/>
          <w:szCs w:val="24"/>
        </w:rPr>
        <w:t>you</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can</w:t>
      </w:r>
      <w:r w:rsidRPr="00AB5741">
        <w:rPr>
          <w:rFonts w:ascii="Times New Roman" w:eastAsia="Times New Roman" w:hAnsi="Times New Roman" w:cs="Times New Roman"/>
          <w:noProof/>
          <w:color w:val="000000"/>
          <w:spacing w:val="31"/>
          <w:sz w:val="24"/>
          <w:szCs w:val="24"/>
        </w:rPr>
        <w:t xml:space="preserve"> </w:t>
      </w:r>
      <w:r w:rsidRPr="00AB5741">
        <w:rPr>
          <w:rFonts w:ascii="Times New Roman" w:eastAsia="Times New Roman" w:hAnsi="Times New Roman" w:cs="Times New Roman"/>
          <w:noProof/>
          <w:color w:val="000000"/>
          <w:spacing w:val="-1"/>
          <w:sz w:val="24"/>
          <w:szCs w:val="24"/>
        </w:rPr>
        <w:t xml:space="preserve">roll </w:t>
      </w:r>
      <w:r w:rsidRPr="00AB5741">
        <w:rPr>
          <w:rFonts w:ascii="Times New Roman" w:eastAsia="Times New Roman" w:hAnsi="Times New Roman" w:cs="Times New Roman"/>
          <w:noProof/>
          <w:color w:val="000000"/>
          <w:spacing w:val="2"/>
          <w:sz w:val="24"/>
          <w:szCs w:val="24"/>
        </w:rPr>
        <w:t>back.</w:t>
      </w:r>
    </w:p>
    <w:p w:rsidR="00330EB3" w:rsidRPr="004A542B" w:rsidRDefault="00330EB3" w:rsidP="00387827">
      <w:pPr>
        <w:pStyle w:val="ListParagraph"/>
        <w:numPr>
          <w:ilvl w:val="1"/>
          <w:numId w:val="17"/>
        </w:numPr>
        <w:tabs>
          <w:tab w:val="left" w:pos="2880"/>
        </w:tabs>
        <w:spacing w:before="334" w:line="480" w:lineRule="auto"/>
        <w:ind w:left="1800"/>
        <w:rPr>
          <w:rFonts w:ascii="Times New Roman" w:eastAsia="Times New Roman" w:hAnsi="Times New Roman" w:cs="Times New Roman"/>
          <w:b/>
          <w:bCs/>
          <w:noProof/>
          <w:color w:val="000000"/>
          <w:spacing w:val="2"/>
          <w:sz w:val="28"/>
          <w:szCs w:val="28"/>
        </w:rPr>
      </w:pPr>
      <w:r w:rsidRPr="004A542B">
        <w:rPr>
          <w:rFonts w:ascii="Times New Roman" w:eastAsia="Times New Roman" w:hAnsi="Times New Roman" w:cs="Times New Roman"/>
          <w:b/>
          <w:bCs/>
          <w:noProof/>
          <w:color w:val="000000"/>
          <w:spacing w:val="1"/>
          <w:sz w:val="24"/>
          <w:szCs w:val="24"/>
        </w:rPr>
        <w:t>SET</w:t>
      </w:r>
      <w:r w:rsidRPr="004A542B">
        <w:rPr>
          <w:rFonts w:ascii="Times New Roman" w:eastAsia="Times New Roman" w:hAnsi="Times New Roman" w:cs="Times New Roman"/>
          <w:b/>
          <w:bCs/>
          <w:noProof/>
          <w:color w:val="000000"/>
          <w:spacing w:val="-9"/>
          <w:sz w:val="24"/>
          <w:szCs w:val="24"/>
        </w:rPr>
        <w:t xml:space="preserve"> </w:t>
      </w:r>
      <w:r w:rsidRPr="004A542B">
        <w:rPr>
          <w:rFonts w:ascii="Times New Roman" w:eastAsia="Times New Roman" w:hAnsi="Times New Roman" w:cs="Times New Roman"/>
          <w:b/>
          <w:bCs/>
          <w:noProof/>
          <w:color w:val="000000"/>
          <w:sz w:val="24"/>
          <w:szCs w:val="24"/>
        </w:rPr>
        <w:t>TRANSACTION</w:t>
      </w:r>
      <w:r w:rsidRPr="004A542B">
        <w:rPr>
          <w:rFonts w:ascii="Times New Roman" w:eastAsia="Times New Roman" w:hAnsi="Times New Roman" w:cs="Times New Roman"/>
          <w:noProof/>
          <w:color w:val="000000"/>
          <w:spacing w:val="-4"/>
          <w:sz w:val="24"/>
          <w:szCs w:val="24"/>
        </w:rPr>
        <w:t xml:space="preserve">: </w:t>
      </w:r>
      <w:r w:rsidRPr="004A542B">
        <w:rPr>
          <w:rFonts w:ascii="Times New Roman" w:eastAsia="Times New Roman" w:hAnsi="Times New Roman" w:cs="Times New Roman"/>
          <w:noProof/>
          <w:color w:val="000000"/>
          <w:spacing w:val="-9"/>
          <w:sz w:val="24"/>
          <w:szCs w:val="24"/>
        </w:rPr>
        <w:t>To</w:t>
      </w:r>
      <w:r w:rsidRPr="004A542B">
        <w:rPr>
          <w:rFonts w:ascii="Times New Roman" w:eastAsia="Times New Roman" w:hAnsi="Times New Roman" w:cs="Times New Roman"/>
          <w:noProof/>
          <w:color w:val="000000"/>
          <w:sz w:val="24"/>
          <w:szCs w:val="24"/>
        </w:rPr>
        <w:t xml:space="preserve"> </w:t>
      </w:r>
      <w:r w:rsidRPr="004A542B">
        <w:rPr>
          <w:rFonts w:ascii="Times New Roman" w:eastAsia="Times New Roman" w:hAnsi="Times New Roman" w:cs="Times New Roman"/>
          <w:noProof/>
          <w:color w:val="000000"/>
          <w:spacing w:val="-1"/>
          <w:sz w:val="24"/>
          <w:szCs w:val="24"/>
        </w:rPr>
        <w:t>configure</w:t>
      </w:r>
      <w:r w:rsidRPr="004A542B">
        <w:rPr>
          <w:rFonts w:ascii="Times New Roman" w:eastAsia="Times New Roman" w:hAnsi="Times New Roman" w:cs="Times New Roman"/>
          <w:noProof/>
          <w:color w:val="000000"/>
          <w:spacing w:val="-2"/>
          <w:sz w:val="24"/>
          <w:szCs w:val="24"/>
        </w:rPr>
        <w:t xml:space="preserve"> </w:t>
      </w:r>
      <w:r w:rsidRPr="004A542B">
        <w:rPr>
          <w:rFonts w:ascii="Times New Roman" w:eastAsia="Times New Roman" w:hAnsi="Times New Roman" w:cs="Times New Roman"/>
          <w:noProof/>
          <w:color w:val="000000"/>
          <w:spacing w:val="-1"/>
          <w:sz w:val="24"/>
          <w:szCs w:val="24"/>
        </w:rPr>
        <w:t>transaction</w:t>
      </w:r>
      <w:r w:rsidRPr="004A542B">
        <w:rPr>
          <w:rFonts w:ascii="Times New Roman" w:eastAsia="Times New Roman" w:hAnsi="Times New Roman" w:cs="Times New Roman"/>
          <w:noProof/>
          <w:color w:val="000000"/>
          <w:spacing w:val="2"/>
          <w:sz w:val="24"/>
          <w:szCs w:val="24"/>
        </w:rPr>
        <w:t xml:space="preserve"> </w:t>
      </w:r>
      <w:r w:rsidR="00A138D9" w:rsidRPr="004A542B">
        <w:rPr>
          <w:rFonts w:ascii="Times New Roman" w:eastAsia="Times New Roman" w:hAnsi="Times New Roman" w:cs="Times New Roman"/>
          <w:noProof/>
          <w:color w:val="000000"/>
          <w:spacing w:val="-1"/>
          <w:sz w:val="24"/>
          <w:szCs w:val="24"/>
        </w:rPr>
        <w:t>properties</w:t>
      </w:r>
    </w:p>
    <w:p w:rsidR="00330EB3" w:rsidRDefault="00330EB3" w:rsidP="004D6F65">
      <w:pPr>
        <w:spacing w:before="281" w:line="480" w:lineRule="auto"/>
        <w:ind w:firstLine="720"/>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MySQL</w:t>
      </w:r>
    </w:p>
    <w:p w:rsidR="00330EB3" w:rsidRDefault="00330EB3" w:rsidP="004D6F65">
      <w:pPr>
        <w:spacing w:before="175" w:line="480" w:lineRule="auto"/>
        <w:ind w:left="72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2"/>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system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and </w:t>
      </w:r>
      <w:r>
        <w:rPr>
          <w:rFonts w:ascii="Times New Roman" w:eastAsia="Times New Roman" w:hAnsi="Times New Roman" w:cs="Times New Roman"/>
          <w:noProof/>
          <w:color w:val="000000"/>
          <w:spacing w:val="-1"/>
          <w:sz w:val="24"/>
          <w:szCs w:val="24"/>
        </w:rPr>
        <w:t>maintained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AB,</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1"/>
          <w:sz w:val="24"/>
          <w:szCs w:val="24"/>
        </w:rPr>
        <w:t>Swedish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company.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known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fast,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reliable,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easy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both</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small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businesses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 xml:space="preserve">enterprises.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advantages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contribute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growing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popularity:</w:t>
      </w:r>
    </w:p>
    <w:p w:rsidR="00F66512" w:rsidRPr="004564D4" w:rsidRDefault="00330EB3" w:rsidP="00387827">
      <w:pPr>
        <w:pStyle w:val="ListParagraph"/>
        <w:numPr>
          <w:ilvl w:val="1"/>
          <w:numId w:val="20"/>
        </w:numPr>
        <w:spacing w:before="334" w:line="480" w:lineRule="auto"/>
        <w:ind w:left="720" w:right="606"/>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z w:val="24"/>
          <w:szCs w:val="24"/>
        </w:rPr>
        <w:t>Open</w:t>
      </w:r>
      <w:r w:rsidRPr="004564D4">
        <w:rPr>
          <w:rFonts w:ascii="Times New Roman" w:eastAsia="Times New Roman" w:hAnsi="Times New Roman" w:cs="Times New Roman"/>
          <w:b/>
          <w:bCs/>
          <w:noProof/>
          <w:color w:val="000000"/>
          <w:spacing w:val="-1"/>
          <w:sz w:val="24"/>
          <w:szCs w:val="24"/>
        </w:rPr>
        <w:t xml:space="preserve"> </w:t>
      </w:r>
      <w:r w:rsidRPr="004564D4">
        <w:rPr>
          <w:rFonts w:ascii="Times New Roman" w:eastAsia="Times New Roman" w:hAnsi="Times New Roman" w:cs="Times New Roman"/>
          <w:b/>
          <w:bCs/>
          <w:noProof/>
          <w:color w:val="000000"/>
          <w:spacing w:val="-2"/>
          <w:sz w:val="24"/>
          <w:szCs w:val="24"/>
        </w:rPr>
        <w:t>Source:</w:t>
      </w:r>
      <w:r w:rsidRPr="004564D4">
        <w:rPr>
          <w:rFonts w:ascii="Times New Roman" w:eastAsia="Times New Roman" w:hAnsi="Times New Roman" w:cs="Times New Roman"/>
          <w:b/>
          <w:bCs/>
          <w:noProof/>
          <w:color w:val="000000"/>
          <w:spacing w:val="-1"/>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8"/>
          <w:sz w:val="24"/>
          <w:szCs w:val="24"/>
        </w:rPr>
        <w:t xml:space="preserve"> </w:t>
      </w:r>
      <w:r w:rsidRPr="004564D4">
        <w:rPr>
          <w:rFonts w:ascii="Times New Roman" w:eastAsia="Times New Roman" w:hAnsi="Times New Roman" w:cs="Times New Roman"/>
          <w:noProof/>
          <w:color w:val="000000"/>
          <w:spacing w:val="-4"/>
          <w:sz w:val="24"/>
          <w:szCs w:val="24"/>
        </w:rPr>
        <w:t>is</w:t>
      </w:r>
      <w:r w:rsidRPr="004564D4">
        <w:rPr>
          <w:rFonts w:ascii="Times New Roman" w:eastAsia="Times New Roman" w:hAnsi="Times New Roman" w:cs="Times New Roman"/>
          <w:noProof/>
          <w:color w:val="000000"/>
          <w:sz w:val="24"/>
          <w:szCs w:val="24"/>
        </w:rPr>
        <w:t xml:space="preserve"> </w:t>
      </w:r>
      <w:r w:rsidRPr="004564D4">
        <w:rPr>
          <w:rFonts w:ascii="Times New Roman" w:eastAsia="Times New Roman" w:hAnsi="Times New Roman" w:cs="Times New Roman"/>
          <w:noProof/>
          <w:color w:val="000000"/>
          <w:spacing w:val="-1"/>
          <w:sz w:val="24"/>
          <w:szCs w:val="24"/>
        </w:rPr>
        <w:t>released</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under</w:t>
      </w:r>
      <w:r w:rsidRPr="004564D4">
        <w:rPr>
          <w:rFonts w:ascii="Times New Roman" w:eastAsia="Times New Roman" w:hAnsi="Times New Roman" w:cs="Times New Roman"/>
          <w:noProof/>
          <w:color w:val="000000"/>
          <w:spacing w:val="-2"/>
          <w:sz w:val="24"/>
          <w:szCs w:val="24"/>
        </w:rPr>
        <w:t xml:space="preserve"> an </w:t>
      </w:r>
      <w:r w:rsidRPr="004564D4">
        <w:rPr>
          <w:rFonts w:ascii="Times New Roman" w:eastAsia="Times New Roman" w:hAnsi="Times New Roman" w:cs="Times New Roman"/>
          <w:noProof/>
          <w:color w:val="000000"/>
          <w:sz w:val="24"/>
          <w:szCs w:val="24"/>
        </w:rPr>
        <w:t>open-source</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license,</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z w:val="24"/>
          <w:szCs w:val="24"/>
        </w:rPr>
        <w:t>meaning</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2"/>
          <w:sz w:val="24"/>
          <w:szCs w:val="24"/>
        </w:rPr>
        <w:t>it</w:t>
      </w:r>
      <w:r w:rsidRPr="004564D4">
        <w:rPr>
          <w:rFonts w:ascii="Times New Roman" w:eastAsia="Times New Roman" w:hAnsi="Times New Roman" w:cs="Times New Roman"/>
          <w:noProof/>
          <w:color w:val="000000"/>
          <w:spacing w:val="-1"/>
          <w:sz w:val="24"/>
          <w:szCs w:val="24"/>
        </w:rPr>
        <w:t xml:space="preserve"> is free </w:t>
      </w:r>
      <w:r w:rsidRPr="004564D4">
        <w:rPr>
          <w:rFonts w:ascii="Times New Roman" w:eastAsia="Times New Roman" w:hAnsi="Times New Roman" w:cs="Times New Roman"/>
          <w:noProof/>
          <w:color w:val="000000"/>
          <w:spacing w:val="4"/>
          <w:sz w:val="24"/>
          <w:szCs w:val="24"/>
        </w:rPr>
        <w:t>to</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3"/>
          <w:sz w:val="24"/>
          <w:szCs w:val="24"/>
        </w:rPr>
        <w:t>use</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2"/>
          <w:sz w:val="24"/>
          <w:szCs w:val="24"/>
        </w:rPr>
        <w:t>and</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2"/>
          <w:sz w:val="24"/>
          <w:szCs w:val="24"/>
        </w:rPr>
        <w:t>modify.</w:t>
      </w:r>
    </w:p>
    <w:p w:rsidR="00330EB3" w:rsidRPr="004564D4" w:rsidRDefault="00330EB3" w:rsidP="00387827">
      <w:pPr>
        <w:pStyle w:val="ListParagraph"/>
        <w:numPr>
          <w:ilvl w:val="2"/>
          <w:numId w:val="20"/>
        </w:numPr>
        <w:spacing w:before="334" w:line="480" w:lineRule="auto"/>
        <w:ind w:left="1440" w:right="606"/>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z w:val="24"/>
          <w:szCs w:val="24"/>
        </w:rPr>
        <w:t>Powerful:</w:t>
      </w:r>
      <w:r w:rsidRPr="004564D4">
        <w:rPr>
          <w:rFonts w:ascii="Times New Roman" w:eastAsia="Times New Roman" w:hAnsi="Times New Roman" w:cs="Times New Roman"/>
          <w:b/>
          <w:bCs/>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Despite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z w:val="24"/>
          <w:szCs w:val="24"/>
        </w:rPr>
        <w:t xml:space="preserve">being </w:t>
      </w:r>
      <w:r w:rsidRPr="004564D4">
        <w:rPr>
          <w:rFonts w:ascii="Times New Roman" w:eastAsia="Times New Roman" w:hAnsi="Times New Roman" w:cs="Times New Roman"/>
          <w:noProof/>
          <w:color w:val="000000"/>
          <w:spacing w:val="-1"/>
          <w:sz w:val="24"/>
          <w:szCs w:val="24"/>
        </w:rPr>
        <w:t xml:space="preserve">free, </w:t>
      </w:r>
      <w:r w:rsidRPr="004564D4">
        <w:rPr>
          <w:rFonts w:ascii="Times New Roman" w:eastAsia="Times New Roman" w:hAnsi="Times New Roman" w:cs="Times New Roman"/>
          <w:noProof/>
          <w:color w:val="000000"/>
          <w:sz w:val="24"/>
          <w:szCs w:val="24"/>
        </w:rPr>
        <w:t>MySQL</w:t>
      </w:r>
      <w:r w:rsidRPr="004564D4">
        <w:rPr>
          <w:rFonts w:ascii="Times New Roman" w:eastAsia="Times New Roman" w:hAnsi="Times New Roman" w:cs="Times New Roman"/>
          <w:noProof/>
          <w:color w:val="000000"/>
          <w:spacing w:val="-15"/>
          <w:sz w:val="24"/>
          <w:szCs w:val="24"/>
        </w:rPr>
        <w:t xml:space="preserve"> </w:t>
      </w:r>
      <w:r w:rsidRPr="004564D4">
        <w:rPr>
          <w:rFonts w:ascii="Times New Roman" w:eastAsia="Times New Roman" w:hAnsi="Times New Roman" w:cs="Times New Roman"/>
          <w:noProof/>
          <w:color w:val="000000"/>
          <w:sz w:val="24"/>
          <w:szCs w:val="24"/>
        </w:rPr>
        <w:t>provides</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1"/>
          <w:sz w:val="24"/>
          <w:szCs w:val="24"/>
        </w:rPr>
        <w:t>a range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of</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features</w:t>
      </w:r>
      <w:r w:rsidRPr="004564D4">
        <w:rPr>
          <w:rFonts w:ascii="Times New Roman" w:eastAsia="Times New Roman" w:hAnsi="Times New Roman" w:cs="Times New Roman"/>
          <w:noProof/>
          <w:color w:val="000000"/>
          <w:sz w:val="24"/>
          <w:szCs w:val="24"/>
        </w:rPr>
        <w:t xml:space="preserve"> </w:t>
      </w:r>
      <w:r w:rsidRPr="004564D4">
        <w:rPr>
          <w:rFonts w:ascii="Times New Roman" w:eastAsia="Times New Roman" w:hAnsi="Times New Roman" w:cs="Times New Roman"/>
          <w:noProof/>
          <w:color w:val="000000"/>
          <w:spacing w:val="-1"/>
          <w:sz w:val="24"/>
          <w:szCs w:val="24"/>
        </w:rPr>
        <w:t>that</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1"/>
          <w:sz w:val="24"/>
          <w:szCs w:val="24"/>
        </w:rPr>
        <w:t>rival</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some</w:t>
      </w:r>
      <w:r w:rsidRPr="004564D4">
        <w:rPr>
          <w:rFonts w:ascii="Times New Roman" w:eastAsia="Times New Roman" w:hAnsi="Times New Roman" w:cs="Times New Roman"/>
          <w:noProof/>
          <w:color w:val="000000"/>
          <w:sz w:val="24"/>
          <w:szCs w:val="24"/>
        </w:rPr>
        <w:t>of</w:t>
      </w:r>
      <w:r w:rsidRPr="004564D4">
        <w:rPr>
          <w:rFonts w:ascii="Times New Roman" w:eastAsia="Times New Roman" w:hAnsi="Times New Roman" w:cs="Times New Roman"/>
          <w:noProof/>
          <w:color w:val="000000"/>
          <w:spacing w:val="-18"/>
          <w:sz w:val="24"/>
          <w:szCs w:val="24"/>
        </w:rPr>
        <w:t xml:space="preserve">  </w:t>
      </w:r>
      <w:r w:rsidRPr="004564D4">
        <w:rPr>
          <w:rFonts w:ascii="Times New Roman" w:eastAsia="Times New Roman" w:hAnsi="Times New Roman" w:cs="Times New Roman"/>
          <w:noProof/>
          <w:color w:val="000000"/>
          <w:spacing w:val="-1"/>
          <w:sz w:val="24"/>
          <w:szCs w:val="24"/>
        </w:rPr>
        <w:t>the</w:t>
      </w:r>
      <w:r w:rsidRPr="004564D4">
        <w:rPr>
          <w:rFonts w:ascii="Times New Roman" w:eastAsia="Times New Roman" w:hAnsi="Times New Roman" w:cs="Times New Roman"/>
          <w:noProof/>
          <w:color w:val="000000"/>
          <w:spacing w:val="-18"/>
          <w:sz w:val="24"/>
          <w:szCs w:val="24"/>
        </w:rPr>
        <w:t xml:space="preserve">  </w:t>
      </w:r>
      <w:r w:rsidRPr="004564D4">
        <w:rPr>
          <w:rFonts w:ascii="Times New Roman" w:eastAsia="Times New Roman" w:hAnsi="Times New Roman" w:cs="Times New Roman"/>
          <w:noProof/>
          <w:color w:val="000000"/>
          <w:spacing w:val="1"/>
          <w:sz w:val="24"/>
          <w:szCs w:val="24"/>
        </w:rPr>
        <w:t>most</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pacing w:val="-1"/>
          <w:sz w:val="24"/>
          <w:szCs w:val="24"/>
        </w:rPr>
        <w:t>expensive</w:t>
      </w:r>
      <w:r w:rsidRPr="004564D4">
        <w:rPr>
          <w:rFonts w:ascii="Times New Roman" w:eastAsia="Times New Roman" w:hAnsi="Times New Roman" w:cs="Times New Roman"/>
          <w:noProof/>
          <w:color w:val="000000"/>
          <w:spacing w:val="-18"/>
          <w:sz w:val="24"/>
          <w:szCs w:val="24"/>
        </w:rPr>
        <w:t xml:space="preserve">  </w:t>
      </w:r>
      <w:r w:rsidRPr="004564D4">
        <w:rPr>
          <w:rFonts w:ascii="Times New Roman" w:eastAsia="Times New Roman" w:hAnsi="Times New Roman" w:cs="Times New Roman"/>
          <w:noProof/>
          <w:color w:val="000000"/>
          <w:sz w:val="24"/>
          <w:szCs w:val="24"/>
        </w:rPr>
        <w:t>commercial</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pacing w:val="-1"/>
          <w:sz w:val="24"/>
          <w:szCs w:val="24"/>
        </w:rPr>
        <w:t>database</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z w:val="24"/>
          <w:szCs w:val="24"/>
        </w:rPr>
        <w:t>management</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z w:val="24"/>
          <w:szCs w:val="24"/>
        </w:rPr>
        <w:t>systems.</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2"/>
          <w:sz w:val="24"/>
          <w:szCs w:val="24"/>
        </w:rPr>
        <w:t>It</w:t>
      </w:r>
      <w:r w:rsidRPr="004564D4">
        <w:rPr>
          <w:rFonts w:ascii="Times New Roman" w:eastAsia="Times New Roman" w:hAnsi="Times New Roman" w:cs="Times New Roman"/>
          <w:noProof/>
          <w:color w:val="000000"/>
          <w:spacing w:val="-17"/>
          <w:sz w:val="24"/>
          <w:szCs w:val="24"/>
        </w:rPr>
        <w:t xml:space="preserve">  </w:t>
      </w:r>
      <w:r w:rsidRPr="004564D4">
        <w:rPr>
          <w:rFonts w:ascii="Times New Roman" w:eastAsia="Times New Roman" w:hAnsi="Times New Roman" w:cs="Times New Roman"/>
          <w:noProof/>
          <w:color w:val="000000"/>
          <w:spacing w:val="-1"/>
          <w:sz w:val="24"/>
          <w:szCs w:val="24"/>
        </w:rPr>
        <w:t>can</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pacing w:val="-1"/>
          <w:sz w:val="24"/>
          <w:szCs w:val="24"/>
        </w:rPr>
        <w:t xml:space="preserve">handle </w:t>
      </w:r>
      <w:r w:rsidRPr="004564D4">
        <w:rPr>
          <w:rFonts w:ascii="Times New Roman" w:eastAsia="Times New Roman" w:hAnsi="Times New Roman" w:cs="Times New Roman"/>
          <w:noProof/>
          <w:color w:val="000000"/>
          <w:sz w:val="24"/>
          <w:szCs w:val="24"/>
        </w:rPr>
        <w:t>substantial</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databases</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2"/>
          <w:sz w:val="24"/>
          <w:szCs w:val="24"/>
        </w:rPr>
        <w:t xml:space="preserve">a </w:t>
      </w:r>
      <w:r w:rsidRPr="004564D4">
        <w:rPr>
          <w:rFonts w:ascii="Times New Roman" w:eastAsia="Times New Roman" w:hAnsi="Times New Roman" w:cs="Times New Roman"/>
          <w:noProof/>
          <w:color w:val="000000"/>
          <w:sz w:val="24"/>
          <w:szCs w:val="24"/>
        </w:rPr>
        <w:t>variety</w:t>
      </w:r>
      <w:r w:rsidRPr="004564D4">
        <w:rPr>
          <w:rFonts w:ascii="Times New Roman" w:eastAsia="Times New Roman" w:hAnsi="Times New Roman" w:cs="Times New Roman"/>
          <w:noProof/>
          <w:color w:val="000000"/>
          <w:spacing w:val="1"/>
          <w:sz w:val="24"/>
          <w:szCs w:val="24"/>
        </w:rPr>
        <w:t xml:space="preserve"> of</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data</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z w:val="24"/>
          <w:szCs w:val="24"/>
        </w:rPr>
        <w:t>processing</w:t>
      </w:r>
      <w:r w:rsidRPr="004564D4">
        <w:rPr>
          <w:rFonts w:ascii="Times New Roman" w:eastAsia="Times New Roman" w:hAnsi="Times New Roman" w:cs="Times New Roman"/>
          <w:noProof/>
          <w:color w:val="000000"/>
          <w:spacing w:val="3"/>
          <w:sz w:val="24"/>
          <w:szCs w:val="24"/>
        </w:rPr>
        <w:t xml:space="preserve"> </w:t>
      </w:r>
      <w:r w:rsidR="00FB3522" w:rsidRPr="004564D4">
        <w:rPr>
          <w:rFonts w:ascii="Times New Roman" w:eastAsia="Times New Roman" w:hAnsi="Times New Roman" w:cs="Times New Roman"/>
          <w:noProof/>
          <w:color w:val="000000"/>
          <w:spacing w:val="1"/>
          <w:sz w:val="24"/>
          <w:szCs w:val="24"/>
        </w:rPr>
        <w:t>task</w:t>
      </w:r>
      <w:r w:rsidR="00152EF8" w:rsidRPr="004564D4">
        <w:rPr>
          <w:rFonts w:ascii="Times New Roman" w:eastAsia="Times New Roman" w:hAnsi="Times New Roman" w:cs="Times New Roman"/>
          <w:noProof/>
          <w:color w:val="000000"/>
          <w:spacing w:val="1"/>
          <w:sz w:val="24"/>
          <w:szCs w:val="24"/>
        </w:rPr>
        <w:t>s</w:t>
      </w:r>
      <w:bookmarkStart w:id="19" w:name="17"/>
      <w:bookmarkEnd w:id="19"/>
      <w:r>
        <w:rPr>
          <w:noProof/>
          <w:lang w:eastAsia="en-IN"/>
        </w:rPr>
        <mc:AlternateContent>
          <mc:Choice Requires="wps">
            <w:drawing>
              <wp:anchor distT="0" distB="0" distL="114300" distR="114300" simplePos="0" relativeHeight="251694080"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7" name="Freeform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1DAA8" id="Freeform 17" o:spid="_x0000_s1026" style="position:absolute;margin-left:0;margin-top:0;width:50pt;height:50pt;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LkiWGX+AgAAqAYAAA4AAAAAAAAAAAAAAAAALgIAAGRycy9lMm9Eb2MueG1sUEsBAi0AFAAGAAgA&#10;AAAhAIk6v7TZAAAABQEAAA8AAAAAAAAAAAAAAAAAWAUAAGRycy9kb3ducmV2LnhtbFBLBQYAAAAA&#10;BAAEAPMAAABeBg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5" name="Freeform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B32DD" id="Freeform 15" o:spid="_x0000_s1026" style="position:absolute;margin-left:0;margin-top:0;width:50pt;height:5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BmnMT+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13" name="Freeform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DB35A" id="Freeform 13" o:spid="_x0000_s1026" style="position:absolute;margin-left:0;margin-top:0;width:50pt;height:50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HZBgj+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11" name="Freeform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31928" id="Freeform 11" o:spid="_x0000_s1026" style="position:absolute;margin-left:0;margin-top:0;width:50pt;height:50pt;z-index:25170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S&#10;IixX/AIAALQGAAAOAAAAAAAAAAAAAAAAAC4CAABkcnMvZTJvRG9jLnhtbFBLAQItABQABgAIAAAA&#10;IQCJOr+02QAAAAUBAAAPAAAAAAAAAAAAAAAAAFYFAABkcnMvZG93bnJldi54bWxQSwUGAAAAAAQA&#10;BADzAAAAXAYAAAAA&#10;" path="m,5r11263,e">
                <v:stroke joinstyle="miter"/>
                <v:path o:connecttype="custom" o:connectlocs="0,975233000;635000,975233000" o:connectangles="0,0"/>
                <o:lock v:ext="edit" selection="t"/>
              </v:shape>
            </w:pict>
          </mc:Fallback>
        </mc:AlternateContent>
      </w:r>
    </w:p>
    <w:p w:rsidR="00330EB3" w:rsidRPr="004564D4" w:rsidRDefault="00330EB3" w:rsidP="00387827">
      <w:pPr>
        <w:pStyle w:val="ListParagraph"/>
        <w:numPr>
          <w:ilvl w:val="2"/>
          <w:numId w:val="20"/>
        </w:numPr>
        <w:spacing w:before="73" w:line="480" w:lineRule="auto"/>
        <w:ind w:left="1440" w:right="606"/>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z w:val="24"/>
          <w:szCs w:val="24"/>
        </w:rPr>
        <w:t>Standardized</w:t>
      </w:r>
      <w:r w:rsidRPr="004564D4">
        <w:rPr>
          <w:rFonts w:ascii="Times New Roman" w:eastAsia="Times New Roman" w:hAnsi="Times New Roman" w:cs="Times New Roman"/>
          <w:b/>
          <w:bCs/>
          <w:noProof/>
          <w:color w:val="000000"/>
          <w:spacing w:val="32"/>
          <w:sz w:val="24"/>
          <w:szCs w:val="24"/>
        </w:rPr>
        <w:t xml:space="preserve"> </w:t>
      </w:r>
      <w:r w:rsidRPr="004564D4">
        <w:rPr>
          <w:rFonts w:ascii="Times New Roman" w:eastAsia="Times New Roman" w:hAnsi="Times New Roman" w:cs="Times New Roman"/>
          <w:b/>
          <w:bCs/>
          <w:noProof/>
          <w:color w:val="000000"/>
          <w:sz w:val="24"/>
          <w:szCs w:val="24"/>
        </w:rPr>
        <w:t>SQL</w:t>
      </w:r>
      <w:r w:rsidRPr="004564D4">
        <w:rPr>
          <w:rFonts w:ascii="Times New Roman" w:eastAsia="Times New Roman" w:hAnsi="Times New Roman" w:cs="Times New Roman"/>
          <w:b/>
          <w:bCs/>
          <w:noProof/>
          <w:color w:val="000000"/>
          <w:spacing w:val="9"/>
          <w:sz w:val="24"/>
          <w:szCs w:val="24"/>
        </w:rPr>
        <w:t xml:space="preserve"> </w:t>
      </w:r>
      <w:r w:rsidRPr="004564D4">
        <w:rPr>
          <w:rFonts w:ascii="Times New Roman" w:eastAsia="Times New Roman" w:hAnsi="Times New Roman" w:cs="Times New Roman"/>
          <w:b/>
          <w:bCs/>
          <w:noProof/>
          <w:color w:val="000000"/>
          <w:spacing w:val="1"/>
          <w:sz w:val="24"/>
          <w:szCs w:val="24"/>
        </w:rPr>
        <w:t>Support:</w:t>
      </w:r>
      <w:r w:rsidRPr="004564D4">
        <w:rPr>
          <w:rFonts w:ascii="Times New Roman" w:eastAsia="Times New Roman" w:hAnsi="Times New Roman" w:cs="Times New Roman"/>
          <w:b/>
          <w:bCs/>
          <w:noProof/>
          <w:color w:val="000000"/>
          <w:spacing w:val="33"/>
          <w:sz w:val="24"/>
          <w:szCs w:val="24"/>
        </w:rPr>
        <w:t xml:space="preserve"> </w:t>
      </w:r>
      <w:r w:rsidRPr="004564D4">
        <w:rPr>
          <w:rFonts w:ascii="Times New Roman" w:eastAsia="Times New Roman" w:hAnsi="Times New Roman" w:cs="Times New Roman"/>
          <w:noProof/>
          <w:color w:val="000000"/>
          <w:sz w:val="24"/>
          <w:szCs w:val="24"/>
        </w:rPr>
        <w:t>MySQL</w:t>
      </w:r>
      <w:r w:rsidRPr="004564D4">
        <w:rPr>
          <w:rFonts w:ascii="Times New Roman" w:eastAsia="Times New Roman" w:hAnsi="Times New Roman" w:cs="Times New Roman"/>
          <w:noProof/>
          <w:color w:val="000000"/>
          <w:spacing w:val="-20"/>
          <w:sz w:val="24"/>
          <w:szCs w:val="24"/>
        </w:rPr>
        <w:t xml:space="preserve">  </w:t>
      </w:r>
      <w:r w:rsidRPr="004564D4">
        <w:rPr>
          <w:rFonts w:ascii="Times New Roman" w:eastAsia="Times New Roman" w:hAnsi="Times New Roman" w:cs="Times New Roman"/>
          <w:noProof/>
          <w:color w:val="000000"/>
          <w:spacing w:val="-1"/>
          <w:sz w:val="24"/>
          <w:szCs w:val="24"/>
        </w:rPr>
        <w:t>uses</w:t>
      </w:r>
      <w:r w:rsidRPr="004564D4">
        <w:rPr>
          <w:rFonts w:ascii="Times New Roman" w:eastAsia="Times New Roman" w:hAnsi="Times New Roman" w:cs="Times New Roman"/>
          <w:noProof/>
          <w:color w:val="000000"/>
          <w:spacing w:val="34"/>
          <w:sz w:val="24"/>
          <w:szCs w:val="24"/>
        </w:rPr>
        <w:t xml:space="preserve"> </w:t>
      </w:r>
      <w:r w:rsidRPr="004564D4">
        <w:rPr>
          <w:rFonts w:ascii="Times New Roman" w:eastAsia="Times New Roman" w:hAnsi="Times New Roman" w:cs="Times New Roman"/>
          <w:noProof/>
          <w:color w:val="000000"/>
          <w:spacing w:val="15"/>
          <w:sz w:val="24"/>
          <w:szCs w:val="24"/>
        </w:rPr>
        <w:t xml:space="preserve">a </w:t>
      </w:r>
      <w:r w:rsidRPr="004564D4">
        <w:rPr>
          <w:rFonts w:ascii="Times New Roman" w:eastAsia="Times New Roman" w:hAnsi="Times New Roman" w:cs="Times New Roman"/>
          <w:noProof/>
          <w:color w:val="000000"/>
          <w:sz w:val="24"/>
          <w:szCs w:val="24"/>
        </w:rPr>
        <w:t>standard</w:t>
      </w:r>
      <w:r w:rsidRPr="004564D4">
        <w:rPr>
          <w:rFonts w:ascii="Times New Roman" w:eastAsia="Times New Roman" w:hAnsi="Times New Roman" w:cs="Times New Roman"/>
          <w:noProof/>
          <w:color w:val="000000"/>
          <w:spacing w:val="30"/>
          <w:sz w:val="24"/>
          <w:szCs w:val="24"/>
        </w:rPr>
        <w:t xml:space="preserve"> </w:t>
      </w:r>
      <w:r w:rsidRPr="004564D4">
        <w:rPr>
          <w:rFonts w:ascii="Times New Roman" w:eastAsia="Times New Roman" w:hAnsi="Times New Roman" w:cs="Times New Roman"/>
          <w:noProof/>
          <w:color w:val="000000"/>
          <w:spacing w:val="1"/>
          <w:sz w:val="24"/>
          <w:szCs w:val="24"/>
        </w:rPr>
        <w:t>form</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of</w:t>
      </w:r>
      <w:r w:rsidRPr="004564D4">
        <w:rPr>
          <w:rFonts w:ascii="Times New Roman" w:eastAsia="Times New Roman" w:hAnsi="Times New Roman" w:cs="Times New Roman"/>
          <w:noProof/>
          <w:color w:val="000000"/>
          <w:spacing w:val="32"/>
          <w:sz w:val="24"/>
          <w:szCs w:val="24"/>
        </w:rPr>
        <w:t xml:space="preserve"> </w:t>
      </w:r>
      <w:r w:rsidRPr="004564D4">
        <w:rPr>
          <w:rFonts w:ascii="Times New Roman" w:eastAsia="Times New Roman" w:hAnsi="Times New Roman" w:cs="Times New Roman"/>
          <w:noProof/>
          <w:color w:val="000000"/>
          <w:sz w:val="24"/>
          <w:szCs w:val="24"/>
        </w:rPr>
        <w:t>SQL,</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making</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pacing w:val="-1"/>
          <w:sz w:val="24"/>
          <w:szCs w:val="24"/>
        </w:rPr>
        <w:t xml:space="preserve">it </w:t>
      </w:r>
      <w:r w:rsidRPr="004564D4">
        <w:rPr>
          <w:rFonts w:ascii="Times New Roman" w:eastAsia="Times New Roman" w:hAnsi="Times New Roman" w:cs="Times New Roman"/>
          <w:noProof/>
          <w:color w:val="000000"/>
          <w:spacing w:val="1"/>
          <w:sz w:val="24"/>
          <w:szCs w:val="24"/>
        </w:rPr>
        <w:t>compatible</w:t>
      </w:r>
      <w:r w:rsidRPr="004564D4">
        <w:rPr>
          <w:rFonts w:ascii="Times New Roman" w:eastAsia="Times New Roman" w:hAnsi="Times New Roman" w:cs="Times New Roman"/>
          <w:noProof/>
          <w:color w:val="000000"/>
          <w:spacing w:val="6"/>
          <w:sz w:val="24"/>
          <w:szCs w:val="24"/>
        </w:rPr>
        <w:t xml:space="preserve"> </w:t>
      </w:r>
      <w:r w:rsidRPr="004564D4">
        <w:rPr>
          <w:rFonts w:ascii="Times New Roman" w:eastAsia="Times New Roman" w:hAnsi="Times New Roman" w:cs="Times New Roman"/>
          <w:noProof/>
          <w:color w:val="000000"/>
          <w:spacing w:val="1"/>
          <w:sz w:val="24"/>
          <w:szCs w:val="24"/>
        </w:rPr>
        <w:t>with</w:t>
      </w:r>
      <w:r w:rsidRPr="004564D4">
        <w:rPr>
          <w:rFonts w:ascii="Times New Roman" w:eastAsia="Times New Roman" w:hAnsi="Times New Roman" w:cs="Times New Roman"/>
          <w:noProof/>
          <w:color w:val="000000"/>
          <w:spacing w:val="7"/>
          <w:sz w:val="24"/>
          <w:szCs w:val="24"/>
        </w:rPr>
        <w:t xml:space="preserve"> </w:t>
      </w:r>
      <w:r w:rsidRPr="004564D4">
        <w:rPr>
          <w:rFonts w:ascii="Times New Roman" w:eastAsia="Times New Roman" w:hAnsi="Times New Roman" w:cs="Times New Roman"/>
          <w:noProof/>
          <w:color w:val="000000"/>
          <w:spacing w:val="3"/>
          <w:sz w:val="24"/>
          <w:szCs w:val="24"/>
        </w:rPr>
        <w:t>most</w:t>
      </w:r>
      <w:r w:rsidRPr="004564D4">
        <w:rPr>
          <w:rFonts w:ascii="Times New Roman" w:eastAsia="Times New Roman" w:hAnsi="Times New Roman" w:cs="Times New Roman"/>
          <w:noProof/>
          <w:color w:val="000000"/>
          <w:spacing w:val="7"/>
          <w:sz w:val="24"/>
          <w:szCs w:val="24"/>
        </w:rPr>
        <w:t xml:space="preserve"> </w:t>
      </w:r>
      <w:r w:rsidRPr="004564D4">
        <w:rPr>
          <w:rFonts w:ascii="Times New Roman" w:eastAsia="Times New Roman" w:hAnsi="Times New Roman" w:cs="Times New Roman"/>
          <w:noProof/>
          <w:color w:val="000000"/>
          <w:sz w:val="24"/>
          <w:szCs w:val="24"/>
        </w:rPr>
        <w:t>database</w:t>
      </w:r>
      <w:r w:rsidRPr="004564D4">
        <w:rPr>
          <w:rFonts w:ascii="Times New Roman" w:eastAsia="Times New Roman" w:hAnsi="Times New Roman" w:cs="Times New Roman"/>
          <w:noProof/>
          <w:color w:val="000000"/>
          <w:spacing w:val="6"/>
          <w:sz w:val="24"/>
          <w:szCs w:val="24"/>
        </w:rPr>
        <w:t xml:space="preserve"> </w:t>
      </w:r>
      <w:r w:rsidRPr="004564D4">
        <w:rPr>
          <w:rFonts w:ascii="Times New Roman" w:eastAsia="Times New Roman" w:hAnsi="Times New Roman" w:cs="Times New Roman"/>
          <w:noProof/>
          <w:color w:val="000000"/>
          <w:sz w:val="24"/>
          <w:szCs w:val="24"/>
        </w:rPr>
        <w:t>applications.</w:t>
      </w:r>
    </w:p>
    <w:p w:rsidR="00330EB3" w:rsidRPr="004564D4" w:rsidRDefault="00330EB3" w:rsidP="00387827">
      <w:pPr>
        <w:pStyle w:val="ListParagraph"/>
        <w:numPr>
          <w:ilvl w:val="2"/>
          <w:numId w:val="20"/>
        </w:numPr>
        <w:spacing w:before="159" w:line="480" w:lineRule="auto"/>
        <w:ind w:left="1440" w:right="598"/>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pacing w:val="-1"/>
          <w:sz w:val="24"/>
          <w:szCs w:val="24"/>
        </w:rPr>
        <w:t>Cross-Platform</w:t>
      </w:r>
      <w:r w:rsidRPr="004564D4">
        <w:rPr>
          <w:rFonts w:ascii="Times New Roman" w:eastAsia="Times New Roman" w:hAnsi="Times New Roman" w:cs="Times New Roman"/>
          <w:b/>
          <w:bCs/>
          <w:noProof/>
          <w:color w:val="000000"/>
          <w:spacing w:val="-17"/>
          <w:sz w:val="24"/>
          <w:szCs w:val="24"/>
        </w:rPr>
        <w:t xml:space="preserve">  </w:t>
      </w:r>
      <w:r w:rsidRPr="004564D4">
        <w:rPr>
          <w:rFonts w:ascii="Times New Roman" w:eastAsia="Times New Roman" w:hAnsi="Times New Roman" w:cs="Times New Roman"/>
          <w:b/>
          <w:bCs/>
          <w:noProof/>
          <w:color w:val="000000"/>
          <w:sz w:val="24"/>
          <w:szCs w:val="24"/>
        </w:rPr>
        <w:t>Compatibility:</w:t>
      </w:r>
      <w:r w:rsidRPr="004564D4">
        <w:rPr>
          <w:rFonts w:ascii="Times New Roman" w:eastAsia="Times New Roman" w:hAnsi="Times New Roman" w:cs="Times New Roman"/>
          <w:b/>
          <w:bCs/>
          <w:noProof/>
          <w:color w:val="000000"/>
          <w:spacing w:val="33"/>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2"/>
          <w:sz w:val="24"/>
          <w:szCs w:val="24"/>
        </w:rPr>
        <w:t>can</w:t>
      </w:r>
      <w:r w:rsidRPr="004564D4">
        <w:rPr>
          <w:rFonts w:ascii="Times New Roman" w:eastAsia="Times New Roman" w:hAnsi="Times New Roman" w:cs="Times New Roman"/>
          <w:noProof/>
          <w:color w:val="000000"/>
          <w:spacing w:val="33"/>
          <w:sz w:val="24"/>
          <w:szCs w:val="24"/>
        </w:rPr>
        <w:t xml:space="preserve"> </w:t>
      </w:r>
      <w:r w:rsidRPr="004564D4">
        <w:rPr>
          <w:rFonts w:ascii="Times New Roman" w:eastAsia="Times New Roman" w:hAnsi="Times New Roman" w:cs="Times New Roman"/>
          <w:noProof/>
          <w:color w:val="000000"/>
          <w:sz w:val="24"/>
          <w:szCs w:val="24"/>
        </w:rPr>
        <w:t>run</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on</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various</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operating</w:t>
      </w:r>
      <w:r w:rsidRPr="004564D4">
        <w:rPr>
          <w:rFonts w:ascii="Times New Roman" w:eastAsia="Times New Roman" w:hAnsi="Times New Roman" w:cs="Times New Roman"/>
          <w:noProof/>
          <w:color w:val="000000"/>
          <w:spacing w:val="-16"/>
          <w:sz w:val="24"/>
          <w:szCs w:val="24"/>
        </w:rPr>
        <w:t xml:space="preserve">  </w:t>
      </w:r>
      <w:r w:rsidRPr="004564D4">
        <w:rPr>
          <w:rFonts w:ascii="Times New Roman" w:eastAsia="Times New Roman" w:hAnsi="Times New Roman" w:cs="Times New Roman"/>
          <w:noProof/>
          <w:color w:val="000000"/>
          <w:sz w:val="24"/>
          <w:szCs w:val="24"/>
        </w:rPr>
        <w:t xml:space="preserve">systems, </w:t>
      </w:r>
      <w:r w:rsidRPr="004564D4">
        <w:rPr>
          <w:rFonts w:ascii="Times New Roman" w:eastAsia="Times New Roman" w:hAnsi="Times New Roman" w:cs="Times New Roman"/>
          <w:noProof/>
          <w:color w:val="000000"/>
          <w:spacing w:val="-1"/>
          <w:sz w:val="24"/>
          <w:szCs w:val="24"/>
        </w:rPr>
        <w:t>including</w:t>
      </w:r>
      <w:r w:rsidRPr="004564D4">
        <w:rPr>
          <w:rFonts w:ascii="Times New Roman" w:eastAsia="Times New Roman" w:hAnsi="Times New Roman" w:cs="Times New Roman"/>
          <w:noProof/>
          <w:color w:val="000000"/>
          <w:spacing w:val="60"/>
          <w:sz w:val="24"/>
          <w:szCs w:val="24"/>
        </w:rPr>
        <w:t xml:space="preserve"> </w:t>
      </w:r>
      <w:r w:rsidRPr="004564D4">
        <w:rPr>
          <w:rFonts w:ascii="Times New Roman" w:eastAsia="Times New Roman" w:hAnsi="Times New Roman" w:cs="Times New Roman"/>
          <w:noProof/>
          <w:color w:val="000000"/>
          <w:spacing w:val="-1"/>
          <w:sz w:val="24"/>
          <w:szCs w:val="24"/>
        </w:rPr>
        <w:t>Windows,</w:t>
      </w:r>
      <w:r w:rsidRPr="004564D4">
        <w:rPr>
          <w:rFonts w:ascii="Times New Roman" w:eastAsia="Times New Roman" w:hAnsi="Times New Roman" w:cs="Times New Roman"/>
          <w:noProof/>
          <w:color w:val="000000"/>
          <w:spacing w:val="72"/>
          <w:sz w:val="24"/>
          <w:szCs w:val="24"/>
        </w:rPr>
        <w:t xml:space="preserve"> </w:t>
      </w:r>
      <w:r w:rsidRPr="004564D4">
        <w:rPr>
          <w:rFonts w:ascii="Times New Roman" w:eastAsia="Times New Roman" w:hAnsi="Times New Roman" w:cs="Times New Roman"/>
          <w:noProof/>
          <w:color w:val="000000"/>
          <w:spacing w:val="-1"/>
          <w:sz w:val="24"/>
          <w:szCs w:val="24"/>
        </w:rPr>
        <w:t>Linux,</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z w:val="24"/>
          <w:szCs w:val="24"/>
        </w:rPr>
        <w:t>macOS,</w:t>
      </w:r>
      <w:r w:rsidRPr="004564D4">
        <w:rPr>
          <w:rFonts w:ascii="Times New Roman" w:eastAsia="Times New Roman" w:hAnsi="Times New Roman" w:cs="Times New Roman"/>
          <w:noProof/>
          <w:color w:val="000000"/>
          <w:spacing w:val="70"/>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z w:val="24"/>
          <w:szCs w:val="24"/>
        </w:rPr>
        <w:t>supports</w:t>
      </w:r>
      <w:r w:rsidRPr="004564D4">
        <w:rPr>
          <w:rFonts w:ascii="Times New Roman" w:eastAsia="Times New Roman" w:hAnsi="Times New Roman" w:cs="Times New Roman"/>
          <w:noProof/>
          <w:color w:val="000000"/>
          <w:spacing w:val="70"/>
          <w:sz w:val="24"/>
          <w:szCs w:val="24"/>
        </w:rPr>
        <w:t xml:space="preserve"> </w:t>
      </w:r>
      <w:r w:rsidRPr="004564D4">
        <w:rPr>
          <w:rFonts w:ascii="Times New Roman" w:eastAsia="Times New Roman" w:hAnsi="Times New Roman" w:cs="Times New Roman"/>
          <w:noProof/>
          <w:color w:val="000000"/>
          <w:sz w:val="24"/>
          <w:szCs w:val="24"/>
        </w:rPr>
        <w:t>multiple</w:t>
      </w:r>
      <w:r w:rsidRPr="004564D4">
        <w:rPr>
          <w:rFonts w:ascii="Times New Roman" w:eastAsia="Times New Roman" w:hAnsi="Times New Roman" w:cs="Times New Roman"/>
          <w:noProof/>
          <w:color w:val="000000"/>
          <w:spacing w:val="69"/>
          <w:sz w:val="24"/>
          <w:szCs w:val="24"/>
        </w:rPr>
        <w:t xml:space="preserve"> </w:t>
      </w:r>
      <w:r w:rsidRPr="004564D4">
        <w:rPr>
          <w:rFonts w:ascii="Times New Roman" w:eastAsia="Times New Roman" w:hAnsi="Times New Roman" w:cs="Times New Roman"/>
          <w:noProof/>
          <w:color w:val="000000"/>
          <w:spacing w:val="1"/>
          <w:sz w:val="24"/>
          <w:szCs w:val="24"/>
        </w:rPr>
        <w:t xml:space="preserve">programming </w:t>
      </w:r>
      <w:r w:rsidRPr="004564D4">
        <w:rPr>
          <w:rFonts w:ascii="Times New Roman" w:eastAsia="Times New Roman" w:hAnsi="Times New Roman" w:cs="Times New Roman"/>
          <w:noProof/>
          <w:color w:val="000000"/>
          <w:spacing w:val="-1"/>
          <w:sz w:val="24"/>
          <w:szCs w:val="24"/>
        </w:rPr>
        <w:t>languages</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like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6"/>
          <w:sz w:val="24"/>
          <w:szCs w:val="24"/>
        </w:rPr>
        <w:t>PHP,</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z w:val="24"/>
          <w:szCs w:val="24"/>
        </w:rPr>
        <w:t>PERL,</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C,</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C++,</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and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Java.</w:t>
      </w:r>
    </w:p>
    <w:p w:rsidR="00330EB3" w:rsidRPr="004564D4" w:rsidRDefault="00330EB3" w:rsidP="00387827">
      <w:pPr>
        <w:pStyle w:val="ListParagraph"/>
        <w:numPr>
          <w:ilvl w:val="2"/>
          <w:numId w:val="20"/>
        </w:numPr>
        <w:spacing w:before="166" w:line="480" w:lineRule="auto"/>
        <w:ind w:left="1440" w:right="603"/>
        <w:jc w:val="both"/>
        <w:rPr>
          <w:rFonts w:ascii="Times New Roman" w:eastAsia="Times New Roman" w:hAnsi="Times New Roman" w:cs="Times New Roman"/>
          <w:noProof/>
          <w:color w:val="000000"/>
          <w:spacing w:val="-4"/>
          <w:sz w:val="24"/>
          <w:szCs w:val="24"/>
        </w:rPr>
      </w:pPr>
      <w:r w:rsidRPr="004564D4">
        <w:rPr>
          <w:rFonts w:ascii="Times New Roman" w:eastAsia="Times New Roman" w:hAnsi="Times New Roman" w:cs="Times New Roman"/>
          <w:b/>
          <w:bCs/>
          <w:noProof/>
          <w:color w:val="000000"/>
          <w:sz w:val="24"/>
          <w:szCs w:val="24"/>
        </w:rPr>
        <w:lastRenderedPageBreak/>
        <w:t>Speed:</w:t>
      </w:r>
      <w:r w:rsidRPr="004564D4">
        <w:rPr>
          <w:rFonts w:ascii="Times New Roman" w:eastAsia="Times New Roman" w:hAnsi="Times New Roman" w:cs="Times New Roman"/>
          <w:b/>
          <w:bCs/>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8"/>
          <w:sz w:val="24"/>
          <w:szCs w:val="24"/>
        </w:rPr>
        <w:t xml:space="preserve"> </w:t>
      </w:r>
      <w:r w:rsidRPr="004564D4">
        <w:rPr>
          <w:rFonts w:ascii="Times New Roman" w:eastAsia="Times New Roman" w:hAnsi="Times New Roman" w:cs="Times New Roman"/>
          <w:noProof/>
          <w:color w:val="000000"/>
          <w:spacing w:val="-4"/>
          <w:sz w:val="24"/>
          <w:szCs w:val="24"/>
        </w:rPr>
        <w:t>is</w:t>
      </w:r>
      <w:r w:rsidRPr="004564D4">
        <w:rPr>
          <w:rFonts w:ascii="Times New Roman" w:eastAsia="Times New Roman" w:hAnsi="Times New Roman" w:cs="Times New Roman"/>
          <w:noProof/>
          <w:color w:val="000000"/>
          <w:sz w:val="24"/>
          <w:szCs w:val="24"/>
        </w:rPr>
        <w:t xml:space="preserve"> known</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for</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its</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 xml:space="preserve">quick </w:t>
      </w:r>
      <w:r w:rsidRPr="004564D4">
        <w:rPr>
          <w:rFonts w:ascii="Times New Roman" w:eastAsia="Times New Roman" w:hAnsi="Times New Roman" w:cs="Times New Roman"/>
          <w:noProof/>
          <w:color w:val="000000"/>
          <w:sz w:val="24"/>
          <w:szCs w:val="24"/>
        </w:rPr>
        <w:t>performance,</w:t>
      </w:r>
      <w:r w:rsidRPr="004564D4">
        <w:rPr>
          <w:rFonts w:ascii="Times New Roman" w:eastAsia="Times New Roman" w:hAnsi="Times New Roman" w:cs="Times New Roman"/>
          <w:noProof/>
          <w:color w:val="000000"/>
          <w:spacing w:val="-2"/>
          <w:sz w:val="24"/>
          <w:szCs w:val="24"/>
        </w:rPr>
        <w:t xml:space="preserve"> </w:t>
      </w:r>
      <w:r w:rsidRPr="004564D4">
        <w:rPr>
          <w:rFonts w:ascii="Times New Roman" w:eastAsia="Times New Roman" w:hAnsi="Times New Roman" w:cs="Times New Roman"/>
          <w:noProof/>
          <w:color w:val="000000"/>
          <w:spacing w:val="-1"/>
          <w:sz w:val="24"/>
          <w:szCs w:val="24"/>
        </w:rPr>
        <w:t>especially</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 xml:space="preserve">with </w:t>
      </w:r>
      <w:r w:rsidRPr="004564D4">
        <w:rPr>
          <w:rFonts w:ascii="Times New Roman" w:eastAsia="Times New Roman" w:hAnsi="Times New Roman" w:cs="Times New Roman"/>
          <w:noProof/>
          <w:color w:val="000000"/>
          <w:spacing w:val="-2"/>
          <w:sz w:val="24"/>
          <w:szCs w:val="24"/>
        </w:rPr>
        <w:t>large</w:t>
      </w:r>
      <w:r w:rsidRPr="004564D4">
        <w:rPr>
          <w:rFonts w:ascii="Times New Roman" w:eastAsia="Times New Roman" w:hAnsi="Times New Roman" w:cs="Times New Roman"/>
          <w:noProof/>
          <w:color w:val="000000"/>
          <w:spacing w:val="1"/>
          <w:sz w:val="24"/>
          <w:szCs w:val="24"/>
        </w:rPr>
        <w:t xml:space="preserve"> </w:t>
      </w:r>
      <w:r w:rsidRPr="004564D4">
        <w:rPr>
          <w:rFonts w:ascii="Times New Roman" w:eastAsia="Times New Roman" w:hAnsi="Times New Roman" w:cs="Times New Roman"/>
          <w:noProof/>
          <w:color w:val="000000"/>
          <w:spacing w:val="-1"/>
          <w:sz w:val="24"/>
          <w:szCs w:val="24"/>
        </w:rPr>
        <w:t xml:space="preserve">datasets. </w:t>
      </w:r>
      <w:r w:rsidRPr="004564D4">
        <w:rPr>
          <w:rFonts w:ascii="Times New Roman" w:eastAsia="Times New Roman" w:hAnsi="Times New Roman" w:cs="Times New Roman"/>
          <w:noProof/>
          <w:color w:val="000000"/>
          <w:spacing w:val="1"/>
          <w:sz w:val="24"/>
          <w:szCs w:val="24"/>
        </w:rPr>
        <w:t>It</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3"/>
          <w:sz w:val="24"/>
          <w:szCs w:val="24"/>
        </w:rPr>
        <w:t>is</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optimized</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2"/>
          <w:sz w:val="24"/>
          <w:szCs w:val="24"/>
        </w:rPr>
        <w:t>for</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z w:val="24"/>
          <w:szCs w:val="24"/>
        </w:rPr>
        <w:t>high-speed</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z w:val="24"/>
          <w:szCs w:val="24"/>
        </w:rPr>
        <w:t>operations.</w:t>
      </w:r>
    </w:p>
    <w:p w:rsidR="00330EB3" w:rsidRPr="004564D4" w:rsidRDefault="00330EB3" w:rsidP="00387827">
      <w:pPr>
        <w:pStyle w:val="ListParagraph"/>
        <w:numPr>
          <w:ilvl w:val="2"/>
          <w:numId w:val="20"/>
        </w:numPr>
        <w:spacing w:before="157" w:line="480" w:lineRule="auto"/>
        <w:ind w:left="1440" w:right="600"/>
        <w:jc w:val="both"/>
        <w:rPr>
          <w:rFonts w:ascii="Times New Roman" w:eastAsia="Times New Roman" w:hAnsi="Times New Roman" w:cs="Times New Roman"/>
          <w:noProof/>
          <w:color w:val="000000"/>
          <w:sz w:val="24"/>
          <w:szCs w:val="24"/>
        </w:rPr>
      </w:pPr>
      <w:r w:rsidRPr="004564D4">
        <w:rPr>
          <w:rFonts w:ascii="Times New Roman" w:eastAsia="Times New Roman" w:hAnsi="Times New Roman" w:cs="Times New Roman"/>
          <w:b/>
          <w:bCs/>
          <w:noProof/>
          <w:color w:val="000000"/>
          <w:sz w:val="24"/>
          <w:szCs w:val="24"/>
        </w:rPr>
        <w:t>Scalability:</w:t>
      </w:r>
      <w:r w:rsidRPr="004564D4">
        <w:rPr>
          <w:rFonts w:ascii="Times New Roman" w:eastAsia="Times New Roman" w:hAnsi="Times New Roman" w:cs="Times New Roman"/>
          <w:b/>
          <w:bCs/>
          <w:noProof/>
          <w:color w:val="000000"/>
          <w:spacing w:val="32"/>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3"/>
          <w:sz w:val="24"/>
          <w:szCs w:val="24"/>
        </w:rPr>
        <w:t>can</w:t>
      </w:r>
      <w:r w:rsidRPr="004564D4">
        <w:rPr>
          <w:rFonts w:ascii="Times New Roman" w:eastAsia="Times New Roman" w:hAnsi="Times New Roman" w:cs="Times New Roman"/>
          <w:noProof/>
          <w:color w:val="000000"/>
          <w:spacing w:val="33"/>
          <w:sz w:val="24"/>
          <w:szCs w:val="24"/>
        </w:rPr>
        <w:t xml:space="preserve"> </w:t>
      </w:r>
      <w:r w:rsidRPr="004564D4">
        <w:rPr>
          <w:rFonts w:ascii="Times New Roman" w:eastAsia="Times New Roman" w:hAnsi="Times New Roman" w:cs="Times New Roman"/>
          <w:noProof/>
          <w:color w:val="000000"/>
          <w:spacing w:val="-1"/>
          <w:sz w:val="24"/>
          <w:szCs w:val="24"/>
        </w:rPr>
        <w:t>handle</w:t>
      </w:r>
      <w:r w:rsidRPr="004564D4">
        <w:rPr>
          <w:rFonts w:ascii="Times New Roman" w:eastAsia="Times New Roman" w:hAnsi="Times New Roman" w:cs="Times New Roman"/>
          <w:noProof/>
          <w:color w:val="000000"/>
          <w:spacing w:val="30"/>
          <w:sz w:val="24"/>
          <w:szCs w:val="24"/>
        </w:rPr>
        <w:t xml:space="preserve"> </w:t>
      </w:r>
      <w:r w:rsidRPr="004564D4">
        <w:rPr>
          <w:rFonts w:ascii="Times New Roman" w:eastAsia="Times New Roman" w:hAnsi="Times New Roman" w:cs="Times New Roman"/>
          <w:noProof/>
          <w:color w:val="000000"/>
          <w:spacing w:val="-2"/>
          <w:sz w:val="24"/>
          <w:szCs w:val="24"/>
        </w:rPr>
        <w:t>large</w:t>
      </w:r>
      <w:r w:rsidRPr="004564D4">
        <w:rPr>
          <w:rFonts w:ascii="Times New Roman" w:eastAsia="Times New Roman" w:hAnsi="Times New Roman" w:cs="Times New Roman"/>
          <w:noProof/>
          <w:color w:val="000000"/>
          <w:spacing w:val="30"/>
          <w:sz w:val="24"/>
          <w:szCs w:val="24"/>
        </w:rPr>
        <w:t xml:space="preserve"> </w:t>
      </w:r>
      <w:r w:rsidRPr="004564D4">
        <w:rPr>
          <w:rFonts w:ascii="Times New Roman" w:eastAsia="Times New Roman" w:hAnsi="Times New Roman" w:cs="Times New Roman"/>
          <w:noProof/>
          <w:color w:val="000000"/>
          <w:spacing w:val="-1"/>
          <w:sz w:val="24"/>
          <w:szCs w:val="24"/>
        </w:rPr>
        <w:t>databases</w:t>
      </w:r>
      <w:r w:rsidRPr="004564D4">
        <w:rPr>
          <w:rFonts w:ascii="Times New Roman" w:eastAsia="Times New Roman" w:hAnsi="Times New Roman" w:cs="Times New Roman"/>
          <w:noProof/>
          <w:color w:val="000000"/>
          <w:spacing w:val="34"/>
          <w:sz w:val="24"/>
          <w:szCs w:val="24"/>
        </w:rPr>
        <w:t xml:space="preserve"> </w:t>
      </w:r>
      <w:r w:rsidRPr="004564D4">
        <w:rPr>
          <w:rFonts w:ascii="Times New Roman" w:eastAsia="Times New Roman" w:hAnsi="Times New Roman" w:cs="Times New Roman"/>
          <w:noProof/>
          <w:color w:val="000000"/>
          <w:spacing w:val="-1"/>
          <w:sz w:val="24"/>
          <w:szCs w:val="24"/>
        </w:rPr>
        <w:t>with</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ease.</w:t>
      </w:r>
      <w:r w:rsidRPr="004564D4">
        <w:rPr>
          <w:rFonts w:ascii="Times New Roman" w:eastAsia="Times New Roman" w:hAnsi="Times New Roman" w:cs="Times New Roman"/>
          <w:noProof/>
          <w:color w:val="000000"/>
          <w:spacing w:val="33"/>
          <w:sz w:val="24"/>
          <w:szCs w:val="24"/>
        </w:rPr>
        <w:t xml:space="preserve"> </w:t>
      </w:r>
      <w:r w:rsidRPr="004564D4">
        <w:rPr>
          <w:rFonts w:ascii="Times New Roman" w:eastAsia="Times New Roman" w:hAnsi="Times New Roman" w:cs="Times New Roman"/>
          <w:noProof/>
          <w:color w:val="000000"/>
          <w:spacing w:val="-2"/>
          <w:sz w:val="24"/>
          <w:szCs w:val="24"/>
        </w:rPr>
        <w:t>It</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supports</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up</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pacing w:val="-1"/>
          <w:sz w:val="24"/>
          <w:szCs w:val="24"/>
        </w:rPr>
        <w:t>to</w:t>
      </w:r>
      <w:r w:rsidRPr="004564D4">
        <w:rPr>
          <w:rFonts w:ascii="Times New Roman" w:eastAsia="Times New Roman" w:hAnsi="Times New Roman" w:cs="Times New Roman"/>
          <w:noProof/>
          <w:color w:val="000000"/>
          <w:spacing w:val="31"/>
          <w:sz w:val="24"/>
          <w:szCs w:val="24"/>
        </w:rPr>
        <w:t xml:space="preserve"> </w:t>
      </w:r>
      <w:r w:rsidRPr="004564D4">
        <w:rPr>
          <w:rFonts w:ascii="Times New Roman" w:eastAsia="Times New Roman" w:hAnsi="Times New Roman" w:cs="Times New Roman"/>
          <w:noProof/>
          <w:color w:val="000000"/>
          <w:sz w:val="24"/>
          <w:szCs w:val="24"/>
        </w:rPr>
        <w:t>50 million</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rows</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per</w:t>
      </w:r>
      <w:r w:rsidRPr="004564D4">
        <w:rPr>
          <w:rFonts w:ascii="Times New Roman" w:eastAsia="Times New Roman" w:hAnsi="Times New Roman" w:cs="Times New Roman"/>
          <w:noProof/>
          <w:color w:val="000000"/>
          <w:spacing w:val="57"/>
          <w:sz w:val="24"/>
          <w:szCs w:val="24"/>
        </w:rPr>
        <w:t xml:space="preserve"> </w:t>
      </w:r>
      <w:r w:rsidRPr="004564D4">
        <w:rPr>
          <w:rFonts w:ascii="Times New Roman" w:eastAsia="Times New Roman" w:hAnsi="Times New Roman" w:cs="Times New Roman"/>
          <w:noProof/>
          <w:color w:val="000000"/>
          <w:spacing w:val="-1"/>
          <w:sz w:val="24"/>
          <w:szCs w:val="24"/>
        </w:rPr>
        <w:t>table,</w:t>
      </w:r>
      <w:r w:rsidRPr="004564D4">
        <w:rPr>
          <w:rFonts w:ascii="Times New Roman" w:eastAsia="Times New Roman" w:hAnsi="Times New Roman" w:cs="Times New Roman"/>
          <w:noProof/>
          <w:color w:val="000000"/>
          <w:spacing w:val="57"/>
          <w:sz w:val="24"/>
          <w:szCs w:val="24"/>
        </w:rPr>
        <w:t xml:space="preserve"> </w:t>
      </w:r>
      <w:r w:rsidRPr="004564D4">
        <w:rPr>
          <w:rFonts w:ascii="Times New Roman" w:eastAsia="Times New Roman" w:hAnsi="Times New Roman" w:cs="Times New Roman"/>
          <w:noProof/>
          <w:color w:val="000000"/>
          <w:spacing w:val="-1"/>
          <w:sz w:val="24"/>
          <w:szCs w:val="24"/>
        </w:rPr>
        <w:t>with</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the</w:t>
      </w:r>
      <w:r w:rsidRPr="004564D4">
        <w:rPr>
          <w:rFonts w:ascii="Times New Roman" w:eastAsia="Times New Roman" w:hAnsi="Times New Roman" w:cs="Times New Roman"/>
          <w:noProof/>
          <w:color w:val="000000"/>
          <w:spacing w:val="57"/>
          <w:sz w:val="24"/>
          <w:szCs w:val="24"/>
        </w:rPr>
        <w:t xml:space="preserve"> </w:t>
      </w:r>
      <w:r w:rsidRPr="004564D4">
        <w:rPr>
          <w:rFonts w:ascii="Times New Roman" w:eastAsia="Times New Roman" w:hAnsi="Times New Roman" w:cs="Times New Roman"/>
          <w:noProof/>
          <w:color w:val="000000"/>
          <w:spacing w:val="-1"/>
          <w:sz w:val="24"/>
          <w:szCs w:val="24"/>
        </w:rPr>
        <w:t>theoretical</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file</w:t>
      </w:r>
      <w:r w:rsidRPr="004564D4">
        <w:rPr>
          <w:rFonts w:ascii="Times New Roman" w:eastAsia="Times New Roman" w:hAnsi="Times New Roman" w:cs="Times New Roman"/>
          <w:noProof/>
          <w:color w:val="000000"/>
          <w:spacing w:val="56"/>
          <w:sz w:val="24"/>
          <w:szCs w:val="24"/>
        </w:rPr>
        <w:t xml:space="preserve"> </w:t>
      </w:r>
      <w:r w:rsidRPr="004564D4">
        <w:rPr>
          <w:rFonts w:ascii="Times New Roman" w:eastAsia="Times New Roman" w:hAnsi="Times New Roman" w:cs="Times New Roman"/>
          <w:noProof/>
          <w:color w:val="000000"/>
          <w:sz w:val="24"/>
          <w:szCs w:val="24"/>
        </w:rPr>
        <w:t>size</w:t>
      </w:r>
      <w:r w:rsidRPr="004564D4">
        <w:rPr>
          <w:rFonts w:ascii="Times New Roman" w:eastAsia="Times New Roman" w:hAnsi="Times New Roman" w:cs="Times New Roman"/>
          <w:noProof/>
          <w:color w:val="000000"/>
          <w:spacing w:val="56"/>
          <w:sz w:val="24"/>
          <w:szCs w:val="24"/>
        </w:rPr>
        <w:t xml:space="preserve"> </w:t>
      </w:r>
      <w:r w:rsidRPr="004564D4">
        <w:rPr>
          <w:rFonts w:ascii="Times New Roman" w:eastAsia="Times New Roman" w:hAnsi="Times New Roman" w:cs="Times New Roman"/>
          <w:noProof/>
          <w:color w:val="000000"/>
          <w:spacing w:val="1"/>
          <w:sz w:val="24"/>
          <w:szCs w:val="24"/>
        </w:rPr>
        <w:t>limit</w:t>
      </w:r>
      <w:r w:rsidRPr="004564D4">
        <w:rPr>
          <w:rFonts w:ascii="Times New Roman" w:eastAsia="Times New Roman" w:hAnsi="Times New Roman" w:cs="Times New Roman"/>
          <w:noProof/>
          <w:color w:val="000000"/>
          <w:spacing w:val="58"/>
          <w:sz w:val="24"/>
          <w:szCs w:val="24"/>
        </w:rPr>
        <w:t xml:space="preserve"> </w:t>
      </w:r>
      <w:r w:rsidRPr="004564D4">
        <w:rPr>
          <w:rFonts w:ascii="Times New Roman" w:eastAsia="Times New Roman" w:hAnsi="Times New Roman" w:cs="Times New Roman"/>
          <w:noProof/>
          <w:color w:val="000000"/>
          <w:spacing w:val="-1"/>
          <w:sz w:val="24"/>
          <w:szCs w:val="24"/>
        </w:rPr>
        <w:t>reaching</w:t>
      </w:r>
      <w:r w:rsidRPr="004564D4">
        <w:rPr>
          <w:rFonts w:ascii="Times New Roman" w:eastAsia="Times New Roman" w:hAnsi="Times New Roman" w:cs="Times New Roman"/>
          <w:noProof/>
          <w:color w:val="000000"/>
          <w:spacing w:val="55"/>
          <w:sz w:val="24"/>
          <w:szCs w:val="24"/>
        </w:rPr>
        <w:t xml:space="preserve"> </w:t>
      </w:r>
      <w:r w:rsidRPr="004564D4">
        <w:rPr>
          <w:rFonts w:ascii="Times New Roman" w:eastAsia="Times New Roman" w:hAnsi="Times New Roman" w:cs="Times New Roman"/>
          <w:noProof/>
          <w:color w:val="000000"/>
          <w:spacing w:val="30"/>
          <w:sz w:val="24"/>
          <w:szCs w:val="24"/>
        </w:rPr>
        <w:t xml:space="preserve">8 </w:t>
      </w:r>
      <w:r w:rsidRPr="004564D4">
        <w:rPr>
          <w:rFonts w:ascii="Times New Roman" w:eastAsia="Times New Roman" w:hAnsi="Times New Roman" w:cs="Times New Roman"/>
          <w:noProof/>
          <w:color w:val="000000"/>
          <w:sz w:val="24"/>
          <w:szCs w:val="24"/>
        </w:rPr>
        <w:t xml:space="preserve">million </w:t>
      </w:r>
      <w:r w:rsidRPr="004564D4">
        <w:rPr>
          <w:rFonts w:ascii="Times New Roman" w:eastAsia="Times New Roman" w:hAnsi="Times New Roman" w:cs="Times New Roman"/>
          <w:noProof/>
          <w:color w:val="000000"/>
          <w:spacing w:val="1"/>
          <w:sz w:val="24"/>
          <w:szCs w:val="24"/>
        </w:rPr>
        <w:t>terabytes.</w:t>
      </w:r>
    </w:p>
    <w:p w:rsidR="00C65D0A" w:rsidRPr="004564D4" w:rsidRDefault="00330EB3" w:rsidP="00387827">
      <w:pPr>
        <w:pStyle w:val="ListParagraph"/>
        <w:numPr>
          <w:ilvl w:val="2"/>
          <w:numId w:val="20"/>
        </w:numPr>
        <w:spacing w:before="169" w:line="480" w:lineRule="auto"/>
        <w:ind w:left="1440" w:right="599"/>
        <w:jc w:val="both"/>
        <w:rPr>
          <w:rFonts w:ascii="Times New Roman" w:eastAsia="Times New Roman" w:hAnsi="Times New Roman" w:cs="Times New Roman"/>
          <w:noProof/>
          <w:color w:val="000000"/>
          <w:spacing w:val="-3"/>
          <w:sz w:val="24"/>
          <w:szCs w:val="24"/>
        </w:rPr>
      </w:pPr>
      <w:r w:rsidRPr="004564D4">
        <w:rPr>
          <w:rFonts w:ascii="Times New Roman" w:eastAsia="Times New Roman" w:hAnsi="Times New Roman" w:cs="Times New Roman"/>
          <w:b/>
          <w:bCs/>
          <w:noProof/>
          <w:color w:val="000000"/>
          <w:spacing w:val="-1"/>
          <w:sz w:val="24"/>
          <w:szCs w:val="24"/>
        </w:rPr>
        <w:t>PHP</w:t>
      </w:r>
      <w:r w:rsidRPr="004564D4">
        <w:rPr>
          <w:rFonts w:ascii="Times New Roman" w:eastAsia="Times New Roman" w:hAnsi="Times New Roman" w:cs="Times New Roman"/>
          <w:b/>
          <w:bCs/>
          <w:noProof/>
          <w:color w:val="000000"/>
          <w:spacing w:val="-13"/>
          <w:sz w:val="24"/>
          <w:szCs w:val="24"/>
        </w:rPr>
        <w:t xml:space="preserve"> </w:t>
      </w:r>
      <w:r w:rsidRPr="004564D4">
        <w:rPr>
          <w:rFonts w:ascii="Times New Roman" w:eastAsia="Times New Roman" w:hAnsi="Times New Roman" w:cs="Times New Roman"/>
          <w:b/>
          <w:bCs/>
          <w:noProof/>
          <w:color w:val="000000"/>
          <w:spacing w:val="-1"/>
          <w:sz w:val="24"/>
          <w:szCs w:val="24"/>
        </w:rPr>
        <w:t>Integration:</w:t>
      </w:r>
      <w:r w:rsidRPr="004564D4">
        <w:rPr>
          <w:rFonts w:ascii="Times New Roman" w:eastAsia="Times New Roman" w:hAnsi="Times New Roman" w:cs="Times New Roman"/>
          <w:b/>
          <w:bCs/>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10"/>
          <w:sz w:val="24"/>
          <w:szCs w:val="24"/>
        </w:rPr>
        <w:t xml:space="preserve"> </w:t>
      </w:r>
      <w:r w:rsidRPr="004564D4">
        <w:rPr>
          <w:rFonts w:ascii="Times New Roman" w:eastAsia="Times New Roman" w:hAnsi="Times New Roman" w:cs="Times New Roman"/>
          <w:noProof/>
          <w:color w:val="000000"/>
          <w:spacing w:val="-5"/>
          <w:sz w:val="24"/>
          <w:szCs w:val="24"/>
        </w:rPr>
        <w:t>is</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often</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used</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1"/>
          <w:sz w:val="24"/>
          <w:szCs w:val="24"/>
        </w:rPr>
        <w:t>alongside</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7"/>
          <w:sz w:val="24"/>
          <w:szCs w:val="24"/>
        </w:rPr>
        <w:t>PHP,</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making</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3"/>
          <w:sz w:val="24"/>
          <w:szCs w:val="24"/>
        </w:rPr>
        <w:t>it</w:t>
      </w:r>
      <w:r w:rsidRPr="004564D4">
        <w:rPr>
          <w:rFonts w:ascii="Times New Roman" w:eastAsia="Times New Roman" w:hAnsi="Times New Roman" w:cs="Times New Roman"/>
          <w:noProof/>
          <w:color w:val="000000"/>
          <w:spacing w:val="-4"/>
          <w:sz w:val="24"/>
          <w:szCs w:val="24"/>
        </w:rPr>
        <w:t xml:space="preserve"> a </w:t>
      </w:r>
      <w:r w:rsidRPr="004564D4">
        <w:rPr>
          <w:rFonts w:ascii="Times New Roman" w:eastAsia="Times New Roman" w:hAnsi="Times New Roman" w:cs="Times New Roman"/>
          <w:noProof/>
          <w:color w:val="000000"/>
          <w:spacing w:val="-1"/>
          <w:sz w:val="24"/>
          <w:szCs w:val="24"/>
        </w:rPr>
        <w:t>popular</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2"/>
          <w:sz w:val="24"/>
          <w:szCs w:val="24"/>
        </w:rPr>
        <w:t xml:space="preserve">choice </w:t>
      </w:r>
      <w:r w:rsidRPr="004564D4">
        <w:rPr>
          <w:rFonts w:ascii="Times New Roman" w:eastAsia="Times New Roman" w:hAnsi="Times New Roman" w:cs="Times New Roman"/>
          <w:noProof/>
          <w:color w:val="000000"/>
          <w:spacing w:val="4"/>
          <w:sz w:val="24"/>
          <w:szCs w:val="24"/>
        </w:rPr>
        <w:t>for</w:t>
      </w:r>
      <w:r w:rsidRPr="004564D4">
        <w:rPr>
          <w:rFonts w:ascii="Times New Roman" w:eastAsia="Times New Roman" w:hAnsi="Times New Roman" w:cs="Times New Roman"/>
          <w:noProof/>
          <w:color w:val="000000"/>
          <w:spacing w:val="11"/>
          <w:sz w:val="24"/>
          <w:szCs w:val="24"/>
        </w:rPr>
        <w:t xml:space="preserve"> </w:t>
      </w:r>
      <w:r w:rsidRPr="004564D4">
        <w:rPr>
          <w:rFonts w:ascii="Times New Roman" w:eastAsia="Times New Roman" w:hAnsi="Times New Roman" w:cs="Times New Roman"/>
          <w:noProof/>
          <w:color w:val="000000"/>
          <w:spacing w:val="3"/>
          <w:sz w:val="24"/>
          <w:szCs w:val="24"/>
        </w:rPr>
        <w:t>web</w:t>
      </w:r>
      <w:r w:rsidRPr="004564D4">
        <w:rPr>
          <w:rFonts w:ascii="Times New Roman" w:eastAsia="Times New Roman" w:hAnsi="Times New Roman" w:cs="Times New Roman"/>
          <w:noProof/>
          <w:color w:val="000000"/>
          <w:spacing w:val="12"/>
          <w:sz w:val="24"/>
          <w:szCs w:val="24"/>
        </w:rPr>
        <w:t xml:space="preserve"> </w:t>
      </w:r>
      <w:r w:rsidRPr="004564D4">
        <w:rPr>
          <w:rFonts w:ascii="Times New Roman" w:eastAsia="Times New Roman" w:hAnsi="Times New Roman" w:cs="Times New Roman"/>
          <w:noProof/>
          <w:color w:val="000000"/>
          <w:spacing w:val="1"/>
          <w:sz w:val="24"/>
          <w:szCs w:val="24"/>
        </w:rPr>
        <w:t>development.</w:t>
      </w:r>
    </w:p>
    <w:p w:rsidR="00330EB3" w:rsidRDefault="00330EB3" w:rsidP="00387827">
      <w:pPr>
        <w:pStyle w:val="ListParagraph"/>
        <w:numPr>
          <w:ilvl w:val="2"/>
          <w:numId w:val="20"/>
        </w:numPr>
        <w:spacing w:before="157" w:line="480" w:lineRule="auto"/>
        <w:ind w:left="1440" w:right="601"/>
        <w:jc w:val="both"/>
        <w:rPr>
          <w:rFonts w:ascii="Times New Roman" w:eastAsia="Times New Roman" w:hAnsi="Times New Roman" w:cs="Times New Roman"/>
          <w:noProof/>
          <w:color w:val="000000"/>
          <w:spacing w:val="1"/>
          <w:sz w:val="24"/>
          <w:szCs w:val="24"/>
        </w:rPr>
      </w:pPr>
      <w:r w:rsidRPr="004564D4">
        <w:rPr>
          <w:rFonts w:ascii="Times New Roman" w:eastAsia="Times New Roman" w:hAnsi="Times New Roman" w:cs="Times New Roman"/>
          <w:b/>
          <w:bCs/>
          <w:noProof/>
          <w:color w:val="000000"/>
          <w:spacing w:val="-1"/>
          <w:sz w:val="24"/>
          <w:szCs w:val="24"/>
        </w:rPr>
        <w:t>Customization:</w:t>
      </w:r>
      <w:r w:rsidRPr="004564D4">
        <w:rPr>
          <w:rFonts w:ascii="Times New Roman" w:eastAsia="Times New Roman" w:hAnsi="Times New Roman" w:cs="Times New Roman"/>
          <w:b/>
          <w:bCs/>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Being</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open</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source,</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MySQL</w:t>
      </w:r>
      <w:r w:rsidRPr="004564D4">
        <w:rPr>
          <w:rFonts w:ascii="Times New Roman" w:eastAsia="Times New Roman" w:hAnsi="Times New Roman" w:cs="Times New Roman"/>
          <w:noProof/>
          <w:color w:val="000000"/>
          <w:spacing w:val="-9"/>
          <w:sz w:val="24"/>
          <w:szCs w:val="24"/>
        </w:rPr>
        <w:t xml:space="preserve"> </w:t>
      </w:r>
      <w:r w:rsidRPr="004564D4">
        <w:rPr>
          <w:rFonts w:ascii="Times New Roman" w:eastAsia="Times New Roman" w:hAnsi="Times New Roman" w:cs="Times New Roman"/>
          <w:noProof/>
          <w:color w:val="000000"/>
          <w:spacing w:val="-4"/>
          <w:sz w:val="24"/>
          <w:szCs w:val="24"/>
        </w:rPr>
        <w:t>can</w:t>
      </w:r>
      <w:r w:rsidRPr="004564D4">
        <w:rPr>
          <w:rFonts w:ascii="Times New Roman" w:eastAsia="Times New Roman" w:hAnsi="Times New Roman" w:cs="Times New Roman"/>
          <w:noProof/>
          <w:color w:val="000000"/>
          <w:spacing w:val="-3"/>
          <w:sz w:val="24"/>
          <w:szCs w:val="24"/>
        </w:rPr>
        <w:t xml:space="preserve"> </w:t>
      </w:r>
      <w:r w:rsidRPr="004564D4">
        <w:rPr>
          <w:rFonts w:ascii="Times New Roman" w:eastAsia="Times New Roman" w:hAnsi="Times New Roman" w:cs="Times New Roman"/>
          <w:noProof/>
          <w:color w:val="000000"/>
          <w:spacing w:val="-2"/>
          <w:sz w:val="24"/>
          <w:szCs w:val="24"/>
        </w:rPr>
        <w:t>be</w:t>
      </w:r>
      <w:r w:rsidRPr="004564D4">
        <w:rPr>
          <w:rFonts w:ascii="Times New Roman" w:eastAsia="Times New Roman" w:hAnsi="Times New Roman" w:cs="Times New Roman"/>
          <w:noProof/>
          <w:color w:val="000000"/>
          <w:spacing w:val="-5"/>
          <w:sz w:val="24"/>
          <w:szCs w:val="24"/>
        </w:rPr>
        <w:t xml:space="preserve"> </w:t>
      </w:r>
      <w:r w:rsidRPr="004564D4">
        <w:rPr>
          <w:rFonts w:ascii="Times New Roman" w:eastAsia="Times New Roman" w:hAnsi="Times New Roman" w:cs="Times New Roman"/>
          <w:noProof/>
          <w:color w:val="000000"/>
          <w:spacing w:val="-1"/>
          <w:sz w:val="24"/>
          <w:szCs w:val="24"/>
        </w:rPr>
        <w:t>customized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and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extended</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2"/>
          <w:sz w:val="24"/>
          <w:szCs w:val="24"/>
        </w:rPr>
        <w:t>to</w:t>
      </w:r>
      <w:r w:rsidRPr="004564D4">
        <w:rPr>
          <w:rFonts w:ascii="Times New Roman" w:eastAsia="Times New Roman" w:hAnsi="Times New Roman" w:cs="Times New Roman"/>
          <w:noProof/>
          <w:color w:val="000000"/>
          <w:spacing w:val="-4"/>
          <w:sz w:val="24"/>
          <w:szCs w:val="24"/>
        </w:rPr>
        <w:t xml:space="preserve"> </w:t>
      </w:r>
      <w:r w:rsidRPr="004564D4">
        <w:rPr>
          <w:rFonts w:ascii="Times New Roman" w:eastAsia="Times New Roman" w:hAnsi="Times New Roman" w:cs="Times New Roman"/>
          <w:noProof/>
          <w:color w:val="000000"/>
          <w:spacing w:val="-1"/>
          <w:sz w:val="24"/>
          <w:szCs w:val="24"/>
        </w:rPr>
        <w:t>fit specific</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pacing w:val="-1"/>
          <w:sz w:val="24"/>
          <w:szCs w:val="24"/>
        </w:rPr>
        <w:t>needs.</w:t>
      </w:r>
      <w:r w:rsidRPr="004564D4">
        <w:rPr>
          <w:rFonts w:ascii="Times New Roman" w:eastAsia="Times New Roman" w:hAnsi="Times New Roman" w:cs="Times New Roman"/>
          <w:noProof/>
          <w:color w:val="000000"/>
          <w:spacing w:val="84"/>
          <w:sz w:val="24"/>
          <w:szCs w:val="24"/>
        </w:rPr>
        <w:t xml:space="preserve"> </w:t>
      </w:r>
      <w:r w:rsidRPr="004564D4">
        <w:rPr>
          <w:rFonts w:ascii="Times New Roman" w:eastAsia="Times New Roman" w:hAnsi="Times New Roman" w:cs="Times New Roman"/>
          <w:noProof/>
          <w:color w:val="000000"/>
          <w:spacing w:val="-1"/>
          <w:sz w:val="24"/>
          <w:szCs w:val="24"/>
        </w:rPr>
        <w:t>Developers</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pacing w:val="-1"/>
          <w:sz w:val="24"/>
          <w:szCs w:val="24"/>
        </w:rPr>
        <w:t>can</w:t>
      </w:r>
      <w:r w:rsidRPr="004564D4">
        <w:rPr>
          <w:rFonts w:ascii="Times New Roman" w:eastAsia="Times New Roman" w:hAnsi="Times New Roman" w:cs="Times New Roman"/>
          <w:noProof/>
          <w:color w:val="000000"/>
          <w:spacing w:val="84"/>
          <w:sz w:val="24"/>
          <w:szCs w:val="24"/>
        </w:rPr>
        <w:t xml:space="preserve"> </w:t>
      </w:r>
      <w:r w:rsidRPr="004564D4">
        <w:rPr>
          <w:rFonts w:ascii="Times New Roman" w:eastAsia="Times New Roman" w:hAnsi="Times New Roman" w:cs="Times New Roman"/>
          <w:noProof/>
          <w:color w:val="000000"/>
          <w:spacing w:val="1"/>
          <w:sz w:val="24"/>
          <w:szCs w:val="24"/>
        </w:rPr>
        <w:t>modify</w:t>
      </w:r>
      <w:r w:rsidRPr="004564D4">
        <w:rPr>
          <w:rFonts w:ascii="Times New Roman" w:eastAsia="Times New Roman" w:hAnsi="Times New Roman" w:cs="Times New Roman"/>
          <w:noProof/>
          <w:color w:val="000000"/>
          <w:spacing w:val="79"/>
          <w:sz w:val="24"/>
          <w:szCs w:val="24"/>
        </w:rPr>
        <w:t xml:space="preserve"> </w:t>
      </w:r>
      <w:r w:rsidRPr="004564D4">
        <w:rPr>
          <w:rFonts w:ascii="Times New Roman" w:eastAsia="Times New Roman" w:hAnsi="Times New Roman" w:cs="Times New Roman"/>
          <w:noProof/>
          <w:color w:val="000000"/>
          <w:spacing w:val="-1"/>
          <w:sz w:val="24"/>
          <w:szCs w:val="24"/>
        </w:rPr>
        <w:t>the</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z w:val="24"/>
          <w:szCs w:val="24"/>
        </w:rPr>
        <w:t>software</w:t>
      </w:r>
      <w:r w:rsidRPr="004564D4">
        <w:rPr>
          <w:rFonts w:ascii="Times New Roman" w:eastAsia="Times New Roman" w:hAnsi="Times New Roman" w:cs="Times New Roman"/>
          <w:noProof/>
          <w:color w:val="000000"/>
          <w:spacing w:val="82"/>
          <w:sz w:val="24"/>
          <w:szCs w:val="24"/>
        </w:rPr>
        <w:t xml:space="preserve"> </w:t>
      </w:r>
      <w:r w:rsidRPr="004564D4">
        <w:rPr>
          <w:rFonts w:ascii="Times New Roman" w:eastAsia="Times New Roman" w:hAnsi="Times New Roman" w:cs="Times New Roman"/>
          <w:noProof/>
          <w:color w:val="000000"/>
          <w:spacing w:val="-1"/>
          <w:sz w:val="24"/>
          <w:szCs w:val="24"/>
        </w:rPr>
        <w:t>to</w:t>
      </w:r>
      <w:r w:rsidRPr="004564D4">
        <w:rPr>
          <w:rFonts w:ascii="Times New Roman" w:eastAsia="Times New Roman" w:hAnsi="Times New Roman" w:cs="Times New Roman"/>
          <w:noProof/>
          <w:color w:val="000000"/>
          <w:spacing w:val="84"/>
          <w:sz w:val="24"/>
          <w:szCs w:val="24"/>
        </w:rPr>
        <w:t xml:space="preserve"> </w:t>
      </w:r>
      <w:r w:rsidRPr="004564D4">
        <w:rPr>
          <w:rFonts w:ascii="Times New Roman" w:eastAsia="Times New Roman" w:hAnsi="Times New Roman" w:cs="Times New Roman"/>
          <w:noProof/>
          <w:color w:val="000000"/>
          <w:spacing w:val="-1"/>
          <w:sz w:val="24"/>
          <w:szCs w:val="24"/>
        </w:rPr>
        <w:t>suit</w:t>
      </w:r>
      <w:r w:rsidRPr="004564D4">
        <w:rPr>
          <w:rFonts w:ascii="Times New Roman" w:eastAsia="Times New Roman" w:hAnsi="Times New Roman" w:cs="Times New Roman"/>
          <w:noProof/>
          <w:color w:val="000000"/>
          <w:spacing w:val="85"/>
          <w:sz w:val="24"/>
          <w:szCs w:val="24"/>
        </w:rPr>
        <w:t xml:space="preserve"> </w:t>
      </w:r>
      <w:r w:rsidRPr="004564D4">
        <w:rPr>
          <w:rFonts w:ascii="Times New Roman" w:eastAsia="Times New Roman" w:hAnsi="Times New Roman" w:cs="Times New Roman"/>
          <w:noProof/>
          <w:color w:val="000000"/>
          <w:spacing w:val="-1"/>
          <w:sz w:val="24"/>
          <w:szCs w:val="24"/>
        </w:rPr>
        <w:t>their</w:t>
      </w:r>
      <w:r w:rsidRPr="004564D4">
        <w:rPr>
          <w:rFonts w:ascii="Times New Roman" w:eastAsia="Times New Roman" w:hAnsi="Times New Roman" w:cs="Times New Roman"/>
          <w:noProof/>
          <w:color w:val="000000"/>
          <w:spacing w:val="83"/>
          <w:sz w:val="24"/>
          <w:szCs w:val="24"/>
        </w:rPr>
        <w:t xml:space="preserve"> </w:t>
      </w:r>
      <w:r w:rsidRPr="004564D4">
        <w:rPr>
          <w:rFonts w:ascii="Times New Roman" w:eastAsia="Times New Roman" w:hAnsi="Times New Roman" w:cs="Times New Roman"/>
          <w:noProof/>
          <w:color w:val="000000"/>
          <w:spacing w:val="-1"/>
          <w:sz w:val="24"/>
          <w:szCs w:val="24"/>
        </w:rPr>
        <w:t xml:space="preserve">particular </w:t>
      </w:r>
      <w:r w:rsidRPr="004564D4">
        <w:rPr>
          <w:rFonts w:ascii="Times New Roman" w:eastAsia="Times New Roman" w:hAnsi="Times New Roman" w:cs="Times New Roman"/>
          <w:noProof/>
          <w:color w:val="000000"/>
          <w:spacing w:val="1"/>
          <w:sz w:val="24"/>
          <w:szCs w:val="24"/>
        </w:rPr>
        <w:t>environment</w:t>
      </w:r>
      <w:r w:rsidRPr="004564D4">
        <w:rPr>
          <w:rFonts w:ascii="Times New Roman" w:eastAsia="Times New Roman" w:hAnsi="Times New Roman" w:cs="Times New Roman"/>
          <w:noProof/>
          <w:color w:val="000000"/>
          <w:spacing w:val="12"/>
          <w:sz w:val="24"/>
          <w:szCs w:val="24"/>
        </w:rPr>
        <w:t xml:space="preserve"> </w:t>
      </w:r>
      <w:r w:rsidRPr="004564D4">
        <w:rPr>
          <w:rFonts w:ascii="Times New Roman" w:eastAsia="Times New Roman" w:hAnsi="Times New Roman" w:cs="Times New Roman"/>
          <w:noProof/>
          <w:color w:val="000000"/>
          <w:spacing w:val="6"/>
          <w:sz w:val="24"/>
          <w:szCs w:val="24"/>
        </w:rPr>
        <w:t>or</w:t>
      </w:r>
      <w:r w:rsidRPr="004564D4">
        <w:rPr>
          <w:rFonts w:ascii="Times New Roman" w:eastAsia="Times New Roman" w:hAnsi="Times New Roman" w:cs="Times New Roman"/>
          <w:noProof/>
          <w:color w:val="000000"/>
          <w:spacing w:val="12"/>
          <w:sz w:val="24"/>
          <w:szCs w:val="24"/>
        </w:rPr>
        <w:t xml:space="preserve"> </w:t>
      </w:r>
      <w:r w:rsidRPr="004564D4">
        <w:rPr>
          <w:rFonts w:ascii="Times New Roman" w:eastAsia="Times New Roman" w:hAnsi="Times New Roman" w:cs="Times New Roman"/>
          <w:noProof/>
          <w:color w:val="000000"/>
          <w:spacing w:val="1"/>
          <w:sz w:val="24"/>
          <w:szCs w:val="24"/>
        </w:rPr>
        <w:t>requirements.</w:t>
      </w:r>
    </w:p>
    <w:p w:rsidR="0073069F" w:rsidRPr="00B359DA" w:rsidRDefault="004D6402" w:rsidP="00B359DA">
      <w:pPr>
        <w:rPr>
          <w:rFonts w:ascii="Times New Roman" w:eastAsia="Times New Roman" w:hAnsi="Times New Roman" w:cs="Times New Roman"/>
          <w:b/>
          <w:bCs/>
          <w:noProof/>
          <w:color w:val="000000"/>
          <w:spacing w:val="-1"/>
          <w:sz w:val="24"/>
          <w:szCs w:val="24"/>
        </w:rPr>
      </w:pPr>
      <w:r>
        <w:rPr>
          <w:rFonts w:ascii="Times New Roman" w:eastAsia="Times New Roman" w:hAnsi="Times New Roman" w:cs="Times New Roman"/>
          <w:b/>
          <w:bCs/>
          <w:noProof/>
          <w:color w:val="000000"/>
          <w:spacing w:val="-1"/>
          <w:sz w:val="24"/>
          <w:szCs w:val="24"/>
        </w:rPr>
        <w:br w:type="page"/>
      </w:r>
    </w:p>
    <w:p w:rsidR="0073069F" w:rsidRPr="005040AC" w:rsidRDefault="0073069F" w:rsidP="004E5A4C">
      <w:pPr>
        <w:pStyle w:val="ListParagraph"/>
        <w:numPr>
          <w:ilvl w:val="2"/>
          <w:numId w:val="24"/>
        </w:numPr>
        <w:spacing w:before="100" w:beforeAutospacing="1" w:after="100" w:afterAutospacing="1" w:line="480" w:lineRule="auto"/>
        <w:outlineLvl w:val="2"/>
        <w:rPr>
          <w:rFonts w:ascii="Times New Roman" w:eastAsia="Times New Roman" w:hAnsi="Times New Roman" w:cs="Times New Roman"/>
          <w:b/>
          <w:bCs/>
          <w:sz w:val="32"/>
          <w:szCs w:val="27"/>
          <w:u w:val="single"/>
          <w:lang w:eastAsia="en-IN"/>
        </w:rPr>
      </w:pPr>
      <w:r w:rsidRPr="005040AC">
        <w:rPr>
          <w:rFonts w:ascii="Times New Roman" w:eastAsia="Times New Roman" w:hAnsi="Times New Roman" w:cs="Times New Roman"/>
          <w:b/>
          <w:bCs/>
          <w:sz w:val="32"/>
          <w:szCs w:val="27"/>
          <w:u w:val="single"/>
          <w:lang w:eastAsia="en-IN"/>
        </w:rPr>
        <w:lastRenderedPageBreak/>
        <w:t>DEFINITION OF PROBLEM FOR CB RENTAL</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 xml:space="preserve">The </w:t>
      </w:r>
      <w:r w:rsidRPr="0073069F">
        <w:rPr>
          <w:rFonts w:ascii="Times New Roman" w:eastAsia="Times New Roman" w:hAnsi="Times New Roman" w:cs="Times New Roman"/>
          <w:b/>
          <w:bCs/>
          <w:sz w:val="24"/>
          <w:szCs w:val="24"/>
          <w:lang w:eastAsia="en-IN"/>
        </w:rPr>
        <w:t>CB Rental</w:t>
      </w:r>
      <w:r w:rsidRPr="0073069F">
        <w:rPr>
          <w:rFonts w:ascii="Times New Roman" w:eastAsia="Times New Roman" w:hAnsi="Times New Roman" w:cs="Times New Roman"/>
          <w:sz w:val="24"/>
          <w:szCs w:val="24"/>
          <w:lang w:eastAsia="en-IN"/>
        </w:rPr>
        <w:t xml:space="preserve"> project addresses several critical challenges related to online transportation services, user booking experiences, and fleet management operations. These problems span across multiple areas such as real-time availability checking, vehicle categorization, transaction security, and customer verification, all of which impact the platform's overall effectiveness. Below are the primary problems the system aims to resolve:</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1. User Experience and Interface:</w:t>
      </w:r>
    </w:p>
    <w:p w:rsidR="0073069F" w:rsidRPr="0073069F" w:rsidRDefault="0073069F" w:rsidP="004E5A4C">
      <w:pPr>
        <w:numPr>
          <w:ilvl w:val="0"/>
          <w:numId w:val="27"/>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Ensuring intuitive navigation for customers to easily switch between and browse specific vehicle categories (</w:t>
      </w:r>
      <w:r w:rsidRPr="0073069F">
        <w:rPr>
          <w:rFonts w:ascii="Times New Roman" w:eastAsia="Times New Roman" w:hAnsi="Times New Roman" w:cs="Times New Roman"/>
          <w:b/>
          <w:bCs/>
          <w:sz w:val="24"/>
          <w:szCs w:val="24"/>
          <w:lang w:eastAsia="en-IN"/>
        </w:rPr>
        <w:t>Cars vs. Bikes</w:t>
      </w:r>
      <w:r w:rsidRPr="0073069F">
        <w:rPr>
          <w:rFonts w:ascii="Times New Roman" w:eastAsia="Times New Roman" w:hAnsi="Times New Roman" w:cs="Times New Roman"/>
          <w:sz w:val="24"/>
          <w:szCs w:val="24"/>
          <w:lang w:eastAsia="en-IN"/>
        </w:rPr>
        <w:t>) depending on their travel needs.</w:t>
      </w:r>
    </w:p>
    <w:p w:rsidR="0073069F" w:rsidRPr="0073069F" w:rsidRDefault="0073069F" w:rsidP="004E5A4C">
      <w:pPr>
        <w:numPr>
          <w:ilvl w:val="0"/>
          <w:numId w:val="27"/>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Addressing complex booking forms that require excessive steps, creating a streamlined interface for selecting Pick-up/Drop-off locations and rental dates.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2. Vehicle Search and Availability Logic:</w:t>
      </w:r>
    </w:p>
    <w:p w:rsidR="0073069F" w:rsidRPr="0073069F" w:rsidRDefault="0073069F" w:rsidP="004E5A4C">
      <w:pPr>
        <w:numPr>
          <w:ilvl w:val="0"/>
          <w:numId w:val="28"/>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Ensuring accurate, real-time search results that only display vehicles available for the specific date range selected by the user to prevent double-booking.</w:t>
      </w:r>
    </w:p>
    <w:p w:rsidR="0073069F" w:rsidRPr="0073069F" w:rsidRDefault="0073069F" w:rsidP="004E5A4C">
      <w:pPr>
        <w:numPr>
          <w:ilvl w:val="0"/>
          <w:numId w:val="28"/>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Optimizing filtering mechanisms to allow customers to refine results based on price per day, seating capacity, fuel type, and brand.</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3. Fleet Inventory Accuracy:</w:t>
      </w:r>
    </w:p>
    <w:p w:rsidR="0073069F" w:rsidRPr="0073069F" w:rsidRDefault="0073069F" w:rsidP="004E5A4C">
      <w:pPr>
        <w:numPr>
          <w:ilvl w:val="0"/>
          <w:numId w:val="2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Keeping the digital inventory synchronized with the physical fleet to ensure that retired or maintenance-bound vehicles are not booked by customers.</w:t>
      </w:r>
    </w:p>
    <w:p w:rsidR="00F60B5D" w:rsidRDefault="0073069F" w:rsidP="00F60B5D">
      <w:pPr>
        <w:numPr>
          <w:ilvl w:val="0"/>
          <w:numId w:val="2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Implementing a streamlined process for administrators to add new cars and bikes to the database with detailed specifications (image, price, features) without touching the code.</w:t>
      </w:r>
    </w:p>
    <w:p w:rsidR="00F60B5D" w:rsidRPr="00F60B5D" w:rsidRDefault="00F60B5D" w:rsidP="00F60B5D">
      <w:pPr>
        <w:spacing w:before="100" w:beforeAutospacing="1" w:after="100" w:afterAutospacing="1" w:line="480" w:lineRule="auto"/>
        <w:ind w:left="720"/>
        <w:rPr>
          <w:rFonts w:ascii="Times New Roman" w:eastAsia="Times New Roman" w:hAnsi="Times New Roman" w:cs="Times New Roman"/>
          <w:sz w:val="24"/>
          <w:szCs w:val="24"/>
          <w:lang w:eastAsia="en-IN"/>
        </w:rPr>
      </w:pP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lastRenderedPageBreak/>
        <w:t>4. Database Management and Performance:</w:t>
      </w:r>
    </w:p>
    <w:p w:rsidR="0073069F" w:rsidRPr="0073069F" w:rsidRDefault="0073069F" w:rsidP="004E5A4C">
      <w:pPr>
        <w:numPr>
          <w:ilvl w:val="0"/>
          <w:numId w:val="30"/>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Ensuring that the database can efficiently handle complex queries regarding date overlaps and booking history without slowing down the website.</w:t>
      </w:r>
    </w:p>
    <w:p w:rsidR="0073069F" w:rsidRPr="0073069F" w:rsidRDefault="0073069F" w:rsidP="004E5A4C">
      <w:pPr>
        <w:numPr>
          <w:ilvl w:val="0"/>
          <w:numId w:val="30"/>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Managing high-resolution images of the vehicle fleet to ensure customers get a clear view of the product without compromising page load speeds.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5. Security and Customer Verification:</w:t>
      </w:r>
    </w:p>
    <w:p w:rsidR="0073069F" w:rsidRPr="0073069F" w:rsidRDefault="0073069F" w:rsidP="004E5A4C">
      <w:pPr>
        <w:numPr>
          <w:ilvl w:val="0"/>
          <w:numId w:val="31"/>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Protecting sensitive customer data, including driving license details, contact numbers, and travel itineraries.</w:t>
      </w:r>
    </w:p>
    <w:p w:rsidR="0073069F" w:rsidRPr="0073069F" w:rsidRDefault="0073069F" w:rsidP="004E5A4C">
      <w:pPr>
        <w:numPr>
          <w:ilvl w:val="0"/>
          <w:numId w:val="31"/>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Ensuring secure handling of authentication credentials (login/registration) to prevent unauthorized account access and fraudulent bookings.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6. Payment Calculation and Transaction Handling:</w:t>
      </w:r>
    </w:p>
    <w:p w:rsidR="0073069F" w:rsidRPr="0073069F" w:rsidRDefault="0073069F" w:rsidP="004E5A4C">
      <w:pPr>
        <w:numPr>
          <w:ilvl w:val="0"/>
          <w:numId w:val="32"/>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Addressing potential discrepancies in billing by automating the calculation of "Total Price" based on the number of days rented and the specific vehicle's daily rate.</w:t>
      </w:r>
    </w:p>
    <w:p w:rsidR="0073069F" w:rsidRPr="0073069F" w:rsidRDefault="0073069F" w:rsidP="004E5A4C">
      <w:pPr>
        <w:numPr>
          <w:ilvl w:val="0"/>
          <w:numId w:val="32"/>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Ensuring a clear and secure checkout pathway for users to confirm their bookings.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7. Booking Communication:</w:t>
      </w:r>
    </w:p>
    <w:p w:rsidR="0073069F" w:rsidRPr="0073069F" w:rsidRDefault="0073069F" w:rsidP="004E5A4C">
      <w:pPr>
        <w:numPr>
          <w:ilvl w:val="0"/>
          <w:numId w:val="33"/>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Streamlining the notification system to ensure customers receive immediate confirmation of their booking status (Pending vs. Confirmed).</w:t>
      </w:r>
    </w:p>
    <w:p w:rsidR="0073069F" w:rsidRPr="0073069F" w:rsidRDefault="0073069F" w:rsidP="004E5A4C">
      <w:pPr>
        <w:numPr>
          <w:ilvl w:val="0"/>
          <w:numId w:val="33"/>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Reducing the manual workload on administrators by automating the intake of booking requests.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8. Mobile Compatibility and Responsiveness:</w:t>
      </w:r>
    </w:p>
    <w:p w:rsidR="0073069F" w:rsidRPr="0073069F" w:rsidRDefault="0073069F" w:rsidP="004E5A4C">
      <w:pPr>
        <w:numPr>
          <w:ilvl w:val="0"/>
          <w:numId w:val="34"/>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Ensuring a seamless mobile experience, as travelers often book vehicles on-the-go using smartphones.</w:t>
      </w:r>
    </w:p>
    <w:p w:rsidR="0073069F" w:rsidRPr="0073069F" w:rsidRDefault="0073069F" w:rsidP="004E5A4C">
      <w:pPr>
        <w:numPr>
          <w:ilvl w:val="0"/>
          <w:numId w:val="34"/>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lastRenderedPageBreak/>
        <w:t>Maintaining layout integrity across devices, ensuring that the date pickers and vehicle sliders function correctly on touch screens.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9. System Reliability and Uptime:</w:t>
      </w:r>
    </w:p>
    <w:p w:rsidR="0073069F" w:rsidRPr="0073069F" w:rsidRDefault="0073069F" w:rsidP="004E5A4C">
      <w:pPr>
        <w:numPr>
          <w:ilvl w:val="0"/>
          <w:numId w:val="35"/>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Minimizing downtime during peak travel seasons when rental demand is highest.</w:t>
      </w:r>
    </w:p>
    <w:p w:rsidR="0073069F" w:rsidRPr="0073069F" w:rsidRDefault="0073069F" w:rsidP="004E5A4C">
      <w:pPr>
        <w:numPr>
          <w:ilvl w:val="0"/>
          <w:numId w:val="35"/>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Optimizing backend PHP scripts to handle concurrent booking requests efficiently.</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10. Customer Support and Issue Resolution:</w:t>
      </w:r>
    </w:p>
    <w:p w:rsidR="0073069F" w:rsidRPr="0073069F" w:rsidRDefault="0073069F" w:rsidP="004E5A4C">
      <w:pPr>
        <w:numPr>
          <w:ilvl w:val="0"/>
          <w:numId w:val="36"/>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Providing a transparent mechanism for users to view their booking history and contact administration regarding extensions or cancellations.</w:t>
      </w:r>
    </w:p>
    <w:p w:rsidR="0073069F" w:rsidRPr="0073069F" w:rsidRDefault="0073069F" w:rsidP="004E5A4C">
      <w:pPr>
        <w:numPr>
          <w:ilvl w:val="0"/>
          <w:numId w:val="36"/>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Empowering admins with a dashboard to view "Total Bookings" and "Total Users" at a glance to make informed business decisions.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 xml:space="preserve">In sum, </w:t>
      </w:r>
      <w:r w:rsidRPr="0073069F">
        <w:rPr>
          <w:rFonts w:ascii="Times New Roman" w:eastAsia="Times New Roman" w:hAnsi="Times New Roman" w:cs="Times New Roman"/>
          <w:b/>
          <w:bCs/>
          <w:sz w:val="24"/>
          <w:szCs w:val="24"/>
          <w:lang w:eastAsia="en-IN"/>
        </w:rPr>
        <w:t>CB Rental</w:t>
      </w:r>
      <w:r w:rsidRPr="0073069F">
        <w:rPr>
          <w:rFonts w:ascii="Times New Roman" w:eastAsia="Times New Roman" w:hAnsi="Times New Roman" w:cs="Times New Roman"/>
          <w:sz w:val="24"/>
          <w:szCs w:val="24"/>
          <w:lang w:eastAsia="en-IN"/>
        </w:rPr>
        <w:t xml:space="preserve"> needs to address the above problems to provide a smooth, secure, and effective vehicle rental platform. These challenges require a balanced approach to enhance the traveler's experience while streamlining the complex logistics of managing a mixed fleet of cars and bikes.</w:t>
      </w:r>
    </w:p>
    <w:p w:rsidR="0073069F" w:rsidRPr="0073069F" w:rsidRDefault="00073596" w:rsidP="007134B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73069F" w:rsidRPr="007134BA" w:rsidRDefault="0073069F" w:rsidP="007134BA">
      <w:pPr>
        <w:pStyle w:val="ListParagraph"/>
        <w:numPr>
          <w:ilvl w:val="1"/>
          <w:numId w:val="24"/>
        </w:numPr>
        <w:spacing w:before="100" w:beforeAutospacing="1" w:after="100" w:afterAutospacing="1" w:line="480" w:lineRule="auto"/>
        <w:jc w:val="center"/>
        <w:outlineLvl w:val="2"/>
        <w:rPr>
          <w:rFonts w:ascii="Times New Roman" w:eastAsia="Times New Roman" w:hAnsi="Times New Roman" w:cs="Times New Roman"/>
          <w:b/>
          <w:bCs/>
          <w:sz w:val="27"/>
          <w:szCs w:val="27"/>
          <w:lang w:eastAsia="en-IN"/>
        </w:rPr>
      </w:pPr>
      <w:r w:rsidRPr="007134BA">
        <w:rPr>
          <w:rFonts w:ascii="Times New Roman" w:eastAsia="Times New Roman" w:hAnsi="Times New Roman" w:cs="Times New Roman"/>
          <w:b/>
          <w:bCs/>
          <w:sz w:val="27"/>
          <w:szCs w:val="27"/>
          <w:lang w:eastAsia="en-IN"/>
        </w:rPr>
        <w:lastRenderedPageBreak/>
        <w:t xml:space="preserve"> </w:t>
      </w:r>
      <w:r w:rsidRPr="007134BA">
        <w:rPr>
          <w:rFonts w:ascii="Times New Roman" w:eastAsia="Times New Roman" w:hAnsi="Times New Roman" w:cs="Times New Roman"/>
          <w:b/>
          <w:bCs/>
          <w:sz w:val="32"/>
          <w:szCs w:val="27"/>
          <w:u w:val="single"/>
          <w:lang w:eastAsia="en-IN"/>
        </w:rPr>
        <w:t>SYSTEM ANALYSIS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 xml:space="preserve">System analysis for </w:t>
      </w:r>
      <w:r w:rsidRPr="0073069F">
        <w:rPr>
          <w:rFonts w:ascii="Times New Roman" w:eastAsia="Times New Roman" w:hAnsi="Times New Roman" w:cs="Times New Roman"/>
          <w:b/>
          <w:bCs/>
          <w:sz w:val="24"/>
          <w:szCs w:val="24"/>
          <w:lang w:eastAsia="en-IN"/>
        </w:rPr>
        <w:t>CB Rental</w:t>
      </w:r>
      <w:r w:rsidRPr="0073069F">
        <w:rPr>
          <w:rFonts w:ascii="Times New Roman" w:eastAsia="Times New Roman" w:hAnsi="Times New Roman" w:cs="Times New Roman"/>
          <w:sz w:val="24"/>
          <w:szCs w:val="24"/>
          <w:lang w:eastAsia="en-IN"/>
        </w:rPr>
        <w:t xml:space="preserve"> involves understanding the unique requirements of travelers (renters) and fleet owners (administrators). The system must provide a seamless booking experience while ensuring the logical integrity of rental periods and inventory management. The system analysis phase includes gathering requirements through analyzing similar rental platforms (like Zoomcar or local rental agencies) and identifying key functionalities that will make </w:t>
      </w:r>
      <w:r w:rsidRPr="0073069F">
        <w:rPr>
          <w:rFonts w:ascii="Times New Roman" w:eastAsia="Times New Roman" w:hAnsi="Times New Roman" w:cs="Times New Roman"/>
          <w:b/>
          <w:bCs/>
          <w:sz w:val="24"/>
          <w:szCs w:val="24"/>
          <w:lang w:eastAsia="en-IN"/>
        </w:rPr>
        <w:t>CB Rental</w:t>
      </w:r>
      <w:r w:rsidRPr="0073069F">
        <w:rPr>
          <w:rFonts w:ascii="Times New Roman" w:eastAsia="Times New Roman" w:hAnsi="Times New Roman" w:cs="Times New Roman"/>
          <w:sz w:val="24"/>
          <w:szCs w:val="24"/>
          <w:lang w:eastAsia="en-IN"/>
        </w:rPr>
        <w:t xml:space="preserve"> efficient and user-friendly.</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1. Problem Identification:</w:t>
      </w:r>
    </w:p>
    <w:p w:rsidR="0073069F" w:rsidRPr="0073069F" w:rsidRDefault="0073069F" w:rsidP="004E5A4C">
      <w:pPr>
        <w:numPr>
          <w:ilvl w:val="0"/>
          <w:numId w:val="37"/>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Traditional rental agencies often rely on manual phone bookings or spreadsheets, leading to errors in availability and pricing.</w:t>
      </w:r>
    </w:p>
    <w:p w:rsidR="0073069F" w:rsidRPr="0073069F" w:rsidRDefault="0073069F" w:rsidP="004E5A4C">
      <w:pPr>
        <w:numPr>
          <w:ilvl w:val="0"/>
          <w:numId w:val="37"/>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Users often struggle to find platforms that offer both Cars and Bikes under one roof with transparent pricing structures.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2. User Requirements:</w:t>
      </w:r>
    </w:p>
    <w:p w:rsidR="0073069F" w:rsidRPr="0073069F" w:rsidRDefault="0073069F" w:rsidP="004E5A4C">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Customers:</w:t>
      </w:r>
      <w:r w:rsidRPr="0073069F">
        <w:rPr>
          <w:rFonts w:ascii="Times New Roman" w:eastAsia="Times New Roman" w:hAnsi="Times New Roman" w:cs="Times New Roman"/>
          <w:sz w:val="24"/>
          <w:szCs w:val="24"/>
          <w:lang w:eastAsia="en-IN"/>
        </w:rPr>
        <w:t xml:space="preserve"> Need a platform that provides clear vehicle photos, transparent "Price Per Day," easy date selection for rental duration, and the ability to choose specific pick-up locations.</w:t>
      </w:r>
    </w:p>
    <w:p w:rsidR="0073069F" w:rsidRPr="0073069F" w:rsidRDefault="0073069F" w:rsidP="004E5A4C">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Administrators:</w:t>
      </w:r>
      <w:r w:rsidRPr="0073069F">
        <w:rPr>
          <w:rFonts w:ascii="Times New Roman" w:eastAsia="Times New Roman" w:hAnsi="Times New Roman" w:cs="Times New Roman"/>
          <w:sz w:val="24"/>
          <w:szCs w:val="24"/>
          <w:lang w:eastAsia="en-IN"/>
        </w:rPr>
        <w:t xml:space="preserve"> Require features for uploading new vehicles (Cars/Bikes) with images, monitoring incoming booking requests, and viewing overall business statistics (Total Revenue, Total Bookings).</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3. System Requirements:</w:t>
      </w:r>
    </w:p>
    <w:p w:rsidR="0073069F" w:rsidRPr="0073069F" w:rsidRDefault="0073069F" w:rsidP="004E5A4C">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Functional:</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User Authentication:</w:t>
      </w:r>
      <w:r w:rsidRPr="0073069F">
        <w:rPr>
          <w:rFonts w:ascii="Times New Roman" w:eastAsia="Times New Roman" w:hAnsi="Times New Roman" w:cs="Times New Roman"/>
          <w:sz w:val="24"/>
          <w:szCs w:val="24"/>
          <w:lang w:eastAsia="en-IN"/>
        </w:rPr>
        <w:t xml:space="preserve"> Secure Login and Registration system to manage customer profiles.</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Booking Engine:</w:t>
      </w:r>
      <w:r w:rsidRPr="0073069F">
        <w:rPr>
          <w:rFonts w:ascii="Times New Roman" w:eastAsia="Times New Roman" w:hAnsi="Times New Roman" w:cs="Times New Roman"/>
          <w:sz w:val="24"/>
          <w:szCs w:val="24"/>
          <w:lang w:eastAsia="en-IN"/>
        </w:rPr>
        <w:t xml:space="preserve"> A logic-driven interface where users select Start Date, End Date, and Location to view available vehicles.</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Inventory Management:</w:t>
      </w:r>
      <w:r w:rsidRPr="0073069F">
        <w:rPr>
          <w:rFonts w:ascii="Times New Roman" w:eastAsia="Times New Roman" w:hAnsi="Times New Roman" w:cs="Times New Roman"/>
          <w:sz w:val="24"/>
          <w:szCs w:val="24"/>
          <w:lang w:eastAsia="en-IN"/>
        </w:rPr>
        <w:t xml:space="preserve"> Admin modules specifically designed to </w:t>
      </w:r>
      <w:r w:rsidRPr="0073069F">
        <w:rPr>
          <w:rFonts w:ascii="Courier New" w:eastAsia="Times New Roman" w:hAnsi="Courier New" w:cs="Courier New"/>
          <w:sz w:val="20"/>
          <w:szCs w:val="20"/>
          <w:lang w:eastAsia="en-IN"/>
        </w:rPr>
        <w:t>Add Car</w:t>
      </w:r>
      <w:r w:rsidRPr="0073069F">
        <w:rPr>
          <w:rFonts w:ascii="Times New Roman" w:eastAsia="Times New Roman" w:hAnsi="Times New Roman" w:cs="Times New Roman"/>
          <w:sz w:val="24"/>
          <w:szCs w:val="24"/>
          <w:lang w:eastAsia="en-IN"/>
        </w:rPr>
        <w:t xml:space="preserve"> and </w:t>
      </w:r>
      <w:r w:rsidRPr="0073069F">
        <w:rPr>
          <w:rFonts w:ascii="Courier New" w:eastAsia="Times New Roman" w:hAnsi="Courier New" w:cs="Courier New"/>
          <w:sz w:val="20"/>
          <w:szCs w:val="20"/>
          <w:lang w:eastAsia="en-IN"/>
        </w:rPr>
        <w:t>Add Bike</w:t>
      </w:r>
      <w:r w:rsidRPr="0073069F">
        <w:rPr>
          <w:rFonts w:ascii="Times New Roman" w:eastAsia="Times New Roman" w:hAnsi="Times New Roman" w:cs="Times New Roman"/>
          <w:sz w:val="24"/>
          <w:szCs w:val="24"/>
          <w:lang w:eastAsia="en-IN"/>
        </w:rPr>
        <w:t xml:space="preserve"> to the database.</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lastRenderedPageBreak/>
        <w:t>Dashboard:</w:t>
      </w:r>
      <w:r w:rsidRPr="0073069F">
        <w:rPr>
          <w:rFonts w:ascii="Times New Roman" w:eastAsia="Times New Roman" w:hAnsi="Times New Roman" w:cs="Times New Roman"/>
          <w:sz w:val="24"/>
          <w:szCs w:val="24"/>
          <w:lang w:eastAsia="en-IN"/>
        </w:rPr>
        <w:t xml:space="preserve"> A central hub for admins to track the status of the business.</w:t>
      </w:r>
    </w:p>
    <w:p w:rsidR="0073069F" w:rsidRPr="0073069F" w:rsidRDefault="0073069F" w:rsidP="004E5A4C">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Non-Functional:</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Scalability:</w:t>
      </w:r>
      <w:r w:rsidRPr="0073069F">
        <w:rPr>
          <w:rFonts w:ascii="Times New Roman" w:eastAsia="Times New Roman" w:hAnsi="Times New Roman" w:cs="Times New Roman"/>
          <w:sz w:val="24"/>
          <w:szCs w:val="24"/>
          <w:lang w:eastAsia="en-IN"/>
        </w:rPr>
        <w:t xml:space="preserve"> The ability to add an unlimited number of vehicles to the fleet without system degradation.</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Usability:</w:t>
      </w:r>
      <w:r w:rsidRPr="0073069F">
        <w:rPr>
          <w:rFonts w:ascii="Times New Roman" w:eastAsia="Times New Roman" w:hAnsi="Times New Roman" w:cs="Times New Roman"/>
          <w:sz w:val="24"/>
          <w:szCs w:val="24"/>
          <w:lang w:eastAsia="en-IN"/>
        </w:rPr>
        <w:t xml:space="preserve"> A "Clean Design" philosophy using Bootstrap to ensure the site is easy to navigate for non-technical users.</w:t>
      </w:r>
    </w:p>
    <w:p w:rsidR="0073069F" w:rsidRPr="0073069F" w:rsidRDefault="0073069F" w:rsidP="004E5A4C">
      <w:pPr>
        <w:numPr>
          <w:ilvl w:val="1"/>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Performance:</w:t>
      </w:r>
      <w:r w:rsidRPr="0073069F">
        <w:rPr>
          <w:rFonts w:ascii="Times New Roman" w:eastAsia="Times New Roman" w:hAnsi="Times New Roman" w:cs="Times New Roman"/>
          <w:sz w:val="24"/>
          <w:szCs w:val="24"/>
          <w:lang w:eastAsia="en-IN"/>
        </w:rPr>
        <w:t xml:space="preserve"> Fast execution of PHP scripts to calculate rental costs and fetch database records instantly.</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4. System Architecture:</w:t>
      </w:r>
    </w:p>
    <w:p w:rsidR="0073069F" w:rsidRPr="0073069F" w:rsidRDefault="0073069F" w:rsidP="004E5A4C">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 xml:space="preserve">The system utilizes a structured architecture where the </w:t>
      </w:r>
      <w:r w:rsidRPr="0073069F">
        <w:rPr>
          <w:rFonts w:ascii="Times New Roman" w:eastAsia="Times New Roman" w:hAnsi="Times New Roman" w:cs="Times New Roman"/>
          <w:b/>
          <w:bCs/>
          <w:sz w:val="24"/>
          <w:szCs w:val="24"/>
          <w:lang w:eastAsia="en-IN"/>
        </w:rPr>
        <w:t>Frontend (View)</w:t>
      </w:r>
      <w:r w:rsidRPr="0073069F">
        <w:rPr>
          <w:rFonts w:ascii="Times New Roman" w:eastAsia="Times New Roman" w:hAnsi="Times New Roman" w:cs="Times New Roman"/>
          <w:sz w:val="24"/>
          <w:szCs w:val="24"/>
          <w:lang w:eastAsia="en-IN"/>
        </w:rPr>
        <w:t xml:space="preserve"> is separated from the </w:t>
      </w:r>
      <w:r w:rsidRPr="0073069F">
        <w:rPr>
          <w:rFonts w:ascii="Times New Roman" w:eastAsia="Times New Roman" w:hAnsi="Times New Roman" w:cs="Times New Roman"/>
          <w:b/>
          <w:bCs/>
          <w:sz w:val="24"/>
          <w:szCs w:val="24"/>
          <w:lang w:eastAsia="en-IN"/>
        </w:rPr>
        <w:t>Backend Logic (Control)</w:t>
      </w:r>
      <w:r w:rsidRPr="0073069F">
        <w:rPr>
          <w:rFonts w:ascii="Times New Roman" w:eastAsia="Times New Roman" w:hAnsi="Times New Roman" w:cs="Times New Roman"/>
          <w:sz w:val="24"/>
          <w:szCs w:val="24"/>
          <w:lang w:eastAsia="en-IN"/>
        </w:rPr>
        <w:t xml:space="preserve"> and </w:t>
      </w:r>
      <w:r w:rsidRPr="0073069F">
        <w:rPr>
          <w:rFonts w:ascii="Times New Roman" w:eastAsia="Times New Roman" w:hAnsi="Times New Roman" w:cs="Times New Roman"/>
          <w:b/>
          <w:bCs/>
          <w:sz w:val="24"/>
          <w:szCs w:val="24"/>
          <w:lang w:eastAsia="en-IN"/>
        </w:rPr>
        <w:t>Database (Model)</w:t>
      </w:r>
      <w:r w:rsidRPr="0073069F">
        <w:rPr>
          <w:rFonts w:ascii="Times New Roman" w:eastAsia="Times New Roman" w:hAnsi="Times New Roman" w:cs="Times New Roman"/>
          <w:sz w:val="24"/>
          <w:szCs w:val="24"/>
          <w:lang w:eastAsia="en-IN"/>
        </w:rPr>
        <w:t>.</w:t>
      </w:r>
    </w:p>
    <w:p w:rsidR="0073069F" w:rsidRPr="0073069F" w:rsidRDefault="0073069F" w:rsidP="004E5A4C">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Front-end:</w:t>
      </w:r>
      <w:r w:rsidRPr="0073069F">
        <w:rPr>
          <w:rFonts w:ascii="Times New Roman" w:eastAsia="Times New Roman" w:hAnsi="Times New Roman" w:cs="Times New Roman"/>
          <w:sz w:val="24"/>
          <w:szCs w:val="24"/>
          <w:lang w:eastAsia="en-IN"/>
        </w:rPr>
        <w:t xml:space="preserve"> Developed using </w:t>
      </w:r>
      <w:r w:rsidRPr="0073069F">
        <w:rPr>
          <w:rFonts w:ascii="Times New Roman" w:eastAsia="Times New Roman" w:hAnsi="Times New Roman" w:cs="Times New Roman"/>
          <w:b/>
          <w:bCs/>
          <w:sz w:val="24"/>
          <w:szCs w:val="24"/>
          <w:lang w:eastAsia="en-IN"/>
        </w:rPr>
        <w:t>HTML5, CSS3, Bootstrap 4, and JavaScript (jQuery)</w:t>
      </w:r>
      <w:r w:rsidRPr="0073069F">
        <w:rPr>
          <w:rFonts w:ascii="Times New Roman" w:eastAsia="Times New Roman" w:hAnsi="Times New Roman" w:cs="Times New Roman"/>
          <w:sz w:val="24"/>
          <w:szCs w:val="24"/>
          <w:lang w:eastAsia="en-IN"/>
        </w:rPr>
        <w:t xml:space="preserve">, incorporating components like </w:t>
      </w:r>
      <w:r w:rsidRPr="0073069F">
        <w:rPr>
          <w:rFonts w:ascii="Courier New" w:eastAsia="Times New Roman" w:hAnsi="Courier New" w:cs="Courier New"/>
          <w:sz w:val="20"/>
          <w:szCs w:val="20"/>
          <w:lang w:eastAsia="en-IN"/>
        </w:rPr>
        <w:t>Owl Carousel</w:t>
      </w:r>
      <w:r w:rsidRPr="0073069F">
        <w:rPr>
          <w:rFonts w:ascii="Times New Roman" w:eastAsia="Times New Roman" w:hAnsi="Times New Roman" w:cs="Times New Roman"/>
          <w:sz w:val="24"/>
          <w:szCs w:val="24"/>
          <w:lang w:eastAsia="en-IN"/>
        </w:rPr>
        <w:t xml:space="preserve"> for vehicle sliders to provide a modern, responsive user interface.</w:t>
      </w:r>
    </w:p>
    <w:p w:rsidR="0073069F" w:rsidRPr="0073069F" w:rsidRDefault="0073069F" w:rsidP="004E5A4C">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Back-end:</w:t>
      </w:r>
      <w:r w:rsidRPr="0073069F">
        <w:rPr>
          <w:rFonts w:ascii="Times New Roman" w:eastAsia="Times New Roman" w:hAnsi="Times New Roman" w:cs="Times New Roman"/>
          <w:sz w:val="24"/>
          <w:szCs w:val="24"/>
          <w:lang w:eastAsia="en-IN"/>
        </w:rPr>
        <w:t xml:space="preserve"> Developed using </w:t>
      </w:r>
      <w:r w:rsidRPr="0073069F">
        <w:rPr>
          <w:rFonts w:ascii="Times New Roman" w:eastAsia="Times New Roman" w:hAnsi="Times New Roman" w:cs="Times New Roman"/>
          <w:b/>
          <w:bCs/>
          <w:sz w:val="24"/>
          <w:szCs w:val="24"/>
          <w:lang w:eastAsia="en-IN"/>
        </w:rPr>
        <w:t>Native PHP</w:t>
      </w:r>
      <w:r w:rsidRPr="0073069F">
        <w:rPr>
          <w:rFonts w:ascii="Times New Roman" w:eastAsia="Times New Roman" w:hAnsi="Times New Roman" w:cs="Times New Roman"/>
          <w:sz w:val="24"/>
          <w:szCs w:val="24"/>
          <w:lang w:eastAsia="en-IN"/>
        </w:rPr>
        <w:t>, handling form submissions, session management, and logic for booking calculations.</w:t>
      </w:r>
    </w:p>
    <w:p w:rsidR="0073069F" w:rsidRPr="0073069F" w:rsidRDefault="0073069F" w:rsidP="004E5A4C">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Database:</w:t>
      </w:r>
      <w:r w:rsidRPr="0073069F">
        <w:rPr>
          <w:rFonts w:ascii="Times New Roman" w:eastAsia="Times New Roman" w:hAnsi="Times New Roman" w:cs="Times New Roman"/>
          <w:sz w:val="24"/>
          <w:szCs w:val="24"/>
          <w:lang w:eastAsia="en-IN"/>
        </w:rPr>
        <w:t xml:space="preserve"> Powered by </w:t>
      </w:r>
      <w:r w:rsidRPr="0073069F">
        <w:rPr>
          <w:rFonts w:ascii="Times New Roman" w:eastAsia="Times New Roman" w:hAnsi="Times New Roman" w:cs="Times New Roman"/>
          <w:b/>
          <w:bCs/>
          <w:sz w:val="24"/>
          <w:szCs w:val="24"/>
          <w:lang w:eastAsia="en-IN"/>
        </w:rPr>
        <w:t>MySQL</w:t>
      </w:r>
      <w:r w:rsidRPr="0073069F">
        <w:rPr>
          <w:rFonts w:ascii="Times New Roman" w:eastAsia="Times New Roman" w:hAnsi="Times New Roman" w:cs="Times New Roman"/>
          <w:sz w:val="24"/>
          <w:szCs w:val="24"/>
          <w:lang w:eastAsia="en-IN"/>
        </w:rPr>
        <w:t>, utilizing relational tables (</w:t>
      </w:r>
      <w:r w:rsidRPr="0073069F">
        <w:rPr>
          <w:rFonts w:ascii="Courier New" w:eastAsia="Times New Roman" w:hAnsi="Courier New" w:cs="Courier New"/>
          <w:sz w:val="20"/>
          <w:szCs w:val="20"/>
          <w:lang w:eastAsia="en-IN"/>
        </w:rPr>
        <w:t>cars</w:t>
      </w:r>
      <w:r w:rsidRPr="0073069F">
        <w:rPr>
          <w:rFonts w:ascii="Times New Roman" w:eastAsia="Times New Roman" w:hAnsi="Times New Roman" w:cs="Times New Roman"/>
          <w:sz w:val="24"/>
          <w:szCs w:val="24"/>
          <w:lang w:eastAsia="en-IN"/>
        </w:rPr>
        <w:t xml:space="preserve">, </w:t>
      </w:r>
      <w:r w:rsidRPr="0073069F">
        <w:rPr>
          <w:rFonts w:ascii="Courier New" w:eastAsia="Times New Roman" w:hAnsi="Courier New" w:cs="Courier New"/>
          <w:sz w:val="20"/>
          <w:szCs w:val="20"/>
          <w:lang w:eastAsia="en-IN"/>
        </w:rPr>
        <w:t>bikes</w:t>
      </w:r>
      <w:r w:rsidRPr="0073069F">
        <w:rPr>
          <w:rFonts w:ascii="Times New Roman" w:eastAsia="Times New Roman" w:hAnsi="Times New Roman" w:cs="Times New Roman"/>
          <w:sz w:val="24"/>
          <w:szCs w:val="24"/>
          <w:lang w:eastAsia="en-IN"/>
        </w:rPr>
        <w:t xml:space="preserve">, </w:t>
      </w:r>
      <w:r w:rsidRPr="0073069F">
        <w:rPr>
          <w:rFonts w:ascii="Courier New" w:eastAsia="Times New Roman" w:hAnsi="Courier New" w:cs="Courier New"/>
          <w:sz w:val="20"/>
          <w:szCs w:val="20"/>
          <w:lang w:eastAsia="en-IN"/>
        </w:rPr>
        <w:t>bookings</w:t>
      </w:r>
      <w:r w:rsidRPr="0073069F">
        <w:rPr>
          <w:rFonts w:ascii="Times New Roman" w:eastAsia="Times New Roman" w:hAnsi="Times New Roman" w:cs="Times New Roman"/>
          <w:sz w:val="24"/>
          <w:szCs w:val="24"/>
          <w:lang w:eastAsia="en-IN"/>
        </w:rPr>
        <w:t xml:space="preserve">, </w:t>
      </w:r>
      <w:r w:rsidRPr="0073069F">
        <w:rPr>
          <w:rFonts w:ascii="Courier New" w:eastAsia="Times New Roman" w:hAnsi="Courier New" w:cs="Courier New"/>
          <w:sz w:val="20"/>
          <w:szCs w:val="20"/>
          <w:lang w:eastAsia="en-IN"/>
        </w:rPr>
        <w:t>users</w:t>
      </w:r>
      <w:r w:rsidRPr="0073069F">
        <w:rPr>
          <w:rFonts w:ascii="Times New Roman" w:eastAsia="Times New Roman" w:hAnsi="Times New Roman" w:cs="Times New Roman"/>
          <w:sz w:val="24"/>
          <w:szCs w:val="24"/>
          <w:lang w:eastAsia="en-IN"/>
        </w:rPr>
        <w:t>) to store and retrieve data efficiently.</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5. Data Flow:</w:t>
      </w:r>
    </w:p>
    <w:p w:rsidR="0073069F" w:rsidRPr="0073069F" w:rsidRDefault="0073069F" w:rsidP="004E5A4C">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The system manages user input (such as selecting a "Toyota Innova" for 3 days) through secure forms.</w:t>
      </w:r>
    </w:p>
    <w:p w:rsidR="0073069F" w:rsidRPr="0073069F" w:rsidRDefault="0073069F" w:rsidP="004E5A4C">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PHP</w:t>
      </w:r>
      <w:r w:rsidRPr="0073069F">
        <w:rPr>
          <w:rFonts w:ascii="Times New Roman" w:eastAsia="Times New Roman" w:hAnsi="Times New Roman" w:cs="Times New Roman"/>
          <w:sz w:val="24"/>
          <w:szCs w:val="24"/>
          <w:lang w:eastAsia="en-IN"/>
        </w:rPr>
        <w:t xml:space="preserve"> scripts process this data, calculate the total cost (</w:t>
      </w:r>
      <w:r w:rsidRPr="0073069F">
        <w:rPr>
          <w:rFonts w:ascii="Courier New" w:eastAsia="Times New Roman" w:hAnsi="Courier New" w:cs="Courier New"/>
          <w:sz w:val="20"/>
          <w:szCs w:val="20"/>
          <w:lang w:eastAsia="en-IN"/>
        </w:rPr>
        <w:t>Price * Days</w:t>
      </w:r>
      <w:r w:rsidRPr="0073069F">
        <w:rPr>
          <w:rFonts w:ascii="Times New Roman" w:eastAsia="Times New Roman" w:hAnsi="Times New Roman" w:cs="Times New Roman"/>
          <w:sz w:val="24"/>
          <w:szCs w:val="24"/>
          <w:lang w:eastAsia="en-IN"/>
        </w:rPr>
        <w:t xml:space="preserve">), and store the booking request in the </w:t>
      </w:r>
      <w:r w:rsidRPr="0073069F">
        <w:rPr>
          <w:rFonts w:ascii="Times New Roman" w:eastAsia="Times New Roman" w:hAnsi="Times New Roman" w:cs="Times New Roman"/>
          <w:b/>
          <w:bCs/>
          <w:sz w:val="24"/>
          <w:szCs w:val="24"/>
          <w:lang w:eastAsia="en-IN"/>
        </w:rPr>
        <w:t>MySQL</w:t>
      </w:r>
      <w:r w:rsidRPr="0073069F">
        <w:rPr>
          <w:rFonts w:ascii="Times New Roman" w:eastAsia="Times New Roman" w:hAnsi="Times New Roman" w:cs="Times New Roman"/>
          <w:sz w:val="24"/>
          <w:szCs w:val="24"/>
          <w:lang w:eastAsia="en-IN"/>
        </w:rPr>
        <w:t xml:space="preserve"> database.</w:t>
      </w:r>
    </w:p>
    <w:p w:rsidR="0073069F" w:rsidRPr="0073069F" w:rsidRDefault="0073069F" w:rsidP="004E5A4C">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The Admin Dashboard retrieves this data to display the latest bookings and revenue stats dynamically.</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lastRenderedPageBreak/>
        <w:t>6. User Interface and Experience:</w:t>
      </w:r>
    </w:p>
    <w:p w:rsidR="0073069F" w:rsidRPr="0073069F" w:rsidRDefault="0073069F" w:rsidP="004E5A4C">
      <w:pPr>
        <w:numPr>
          <w:ilvl w:val="0"/>
          <w:numId w:val="42"/>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The system emphasizes visual appeal, using high-quality background images and clear typography to build trust.</w:t>
      </w:r>
    </w:p>
    <w:p w:rsidR="0073069F" w:rsidRPr="0073069F" w:rsidRDefault="0073069F" w:rsidP="004E5A4C">
      <w:pPr>
        <w:numPr>
          <w:ilvl w:val="0"/>
          <w:numId w:val="42"/>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sz w:val="24"/>
          <w:szCs w:val="24"/>
          <w:lang w:eastAsia="en-IN"/>
        </w:rPr>
        <w:t>Navigation is categorized distinctively into "Cars" and "Bikes" to reduce user effort in finding their preferred mode of transport.</w:t>
      </w:r>
    </w:p>
    <w:p w:rsidR="0073069F" w:rsidRPr="0073069F" w:rsidRDefault="0073069F" w:rsidP="004E5A4C">
      <w:p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7. Security Considerations:</w:t>
      </w:r>
    </w:p>
    <w:p w:rsidR="0073069F" w:rsidRPr="0073069F" w:rsidRDefault="0073069F" w:rsidP="004E5A4C">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Input Validation:</w:t>
      </w:r>
      <w:r w:rsidRPr="0073069F">
        <w:rPr>
          <w:rFonts w:ascii="Times New Roman" w:eastAsia="Times New Roman" w:hAnsi="Times New Roman" w:cs="Times New Roman"/>
          <w:sz w:val="24"/>
          <w:szCs w:val="24"/>
          <w:lang w:eastAsia="en-IN"/>
        </w:rPr>
        <w:t xml:space="preserve"> The system is designed to sanitize user inputs to prevent SQL injection attacks during login and booking.</w:t>
      </w:r>
    </w:p>
    <w:p w:rsidR="0073069F" w:rsidRDefault="0073069F" w:rsidP="004E5A4C">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73069F">
        <w:rPr>
          <w:rFonts w:ascii="Times New Roman" w:eastAsia="Times New Roman" w:hAnsi="Times New Roman" w:cs="Times New Roman"/>
          <w:b/>
          <w:bCs/>
          <w:sz w:val="24"/>
          <w:szCs w:val="24"/>
          <w:lang w:eastAsia="en-IN"/>
        </w:rPr>
        <w:t>Session Management:</w:t>
      </w:r>
      <w:r w:rsidRPr="0073069F">
        <w:rPr>
          <w:rFonts w:ascii="Times New Roman" w:eastAsia="Times New Roman" w:hAnsi="Times New Roman" w:cs="Times New Roman"/>
          <w:sz w:val="24"/>
          <w:szCs w:val="24"/>
          <w:lang w:eastAsia="en-IN"/>
        </w:rPr>
        <w:t xml:space="preserve"> Secure handling of user sessions to ensure that customers can only view their own data and Admins have exclusive access to the dashboard.</w:t>
      </w:r>
    </w:p>
    <w:p w:rsidR="002C4369" w:rsidRPr="002C4369" w:rsidRDefault="002C4369" w:rsidP="002C4369">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rsidR="002F5418" w:rsidRPr="00963F74" w:rsidRDefault="002F5418" w:rsidP="002610AD">
      <w:pPr>
        <w:pStyle w:val="Heading3"/>
        <w:numPr>
          <w:ilvl w:val="1"/>
          <w:numId w:val="24"/>
        </w:numPr>
        <w:spacing w:line="480" w:lineRule="auto"/>
        <w:jc w:val="center"/>
        <w:rPr>
          <w:sz w:val="32"/>
          <w:u w:val="single"/>
        </w:rPr>
      </w:pPr>
      <w:r w:rsidRPr="00963F74">
        <w:rPr>
          <w:sz w:val="32"/>
          <w:u w:val="single"/>
        </w:rPr>
        <w:lastRenderedPageBreak/>
        <w:t>SYSTEM REQUIREMENTS</w:t>
      </w:r>
    </w:p>
    <w:p w:rsidR="002F5418" w:rsidRDefault="002F5418" w:rsidP="00222BD5">
      <w:pPr>
        <w:pStyle w:val="NormalWeb"/>
        <w:spacing w:line="480" w:lineRule="auto"/>
      </w:pPr>
      <w:r>
        <w:rPr>
          <w:b/>
          <w:bCs/>
        </w:rPr>
        <w:t>Minimum Hardware Requirements for Development</w:t>
      </w:r>
    </w:p>
    <w:p w:rsidR="002F5418" w:rsidRDefault="002F5418" w:rsidP="00387827">
      <w:pPr>
        <w:pStyle w:val="NormalWeb"/>
        <w:numPr>
          <w:ilvl w:val="0"/>
          <w:numId w:val="2"/>
        </w:numPr>
        <w:spacing w:line="480" w:lineRule="auto"/>
      </w:pPr>
      <w:r>
        <w:rPr>
          <w:b/>
          <w:bCs/>
        </w:rPr>
        <w:t>CPU:</w:t>
      </w:r>
      <w:r>
        <w:t xml:space="preserve"> Intel Core i3 or equivalent (modern processors provide better performance).</w:t>
      </w:r>
    </w:p>
    <w:p w:rsidR="002F5418" w:rsidRDefault="002F5418" w:rsidP="00387827">
      <w:pPr>
        <w:pStyle w:val="NormalWeb"/>
        <w:numPr>
          <w:ilvl w:val="0"/>
          <w:numId w:val="2"/>
        </w:numPr>
        <w:spacing w:line="480" w:lineRule="auto"/>
      </w:pPr>
      <w:r>
        <w:rPr>
          <w:b/>
          <w:bCs/>
        </w:rPr>
        <w:t>Memory (RAM):</w:t>
      </w:r>
      <w:r>
        <w:t xml:space="preserve"> 4 GB (2 GB is minimal and may not be sufficient for multitasking during development).</w:t>
      </w:r>
    </w:p>
    <w:p w:rsidR="002F5418" w:rsidRDefault="002F5418" w:rsidP="00387827">
      <w:pPr>
        <w:pStyle w:val="NormalWeb"/>
        <w:numPr>
          <w:ilvl w:val="0"/>
          <w:numId w:val="2"/>
        </w:numPr>
        <w:spacing w:line="480" w:lineRule="auto"/>
      </w:pPr>
      <w:r>
        <w:rPr>
          <w:b/>
          <w:bCs/>
        </w:rPr>
        <w:t>Hard Disk:</w:t>
      </w:r>
      <w:r>
        <w:t xml:space="preserve"> 512 GB (256 GB is minimal; additional storage is recommended for development flexibility).</w:t>
      </w:r>
    </w:p>
    <w:p w:rsidR="002F5418" w:rsidRDefault="002F5418" w:rsidP="00387827">
      <w:pPr>
        <w:pStyle w:val="NormalWeb"/>
        <w:numPr>
          <w:ilvl w:val="0"/>
          <w:numId w:val="2"/>
        </w:numPr>
        <w:spacing w:line="480" w:lineRule="auto"/>
      </w:pPr>
      <w:r>
        <w:rPr>
          <w:b/>
          <w:bCs/>
        </w:rPr>
        <w:t>System Type:</w:t>
      </w:r>
      <w:r>
        <w:t xml:space="preserve"> 32-bit or 64-bit Operating System (64-bit is preferred for handling more memory and compatibility with modern tools).</w:t>
      </w:r>
    </w:p>
    <w:p w:rsidR="002F5418" w:rsidRDefault="002F5418" w:rsidP="00222BD5">
      <w:pPr>
        <w:pStyle w:val="NormalWeb"/>
        <w:spacing w:line="480" w:lineRule="auto"/>
      </w:pPr>
      <w:r>
        <w:rPr>
          <w:b/>
          <w:bCs/>
        </w:rPr>
        <w:t>Minimum Software Requirements for Development</w:t>
      </w:r>
    </w:p>
    <w:p w:rsidR="002F5418" w:rsidRDefault="002F5418" w:rsidP="00387827">
      <w:pPr>
        <w:pStyle w:val="NormalWeb"/>
        <w:numPr>
          <w:ilvl w:val="0"/>
          <w:numId w:val="3"/>
        </w:numPr>
        <w:spacing w:line="480" w:lineRule="auto"/>
      </w:pPr>
      <w:r>
        <w:rPr>
          <w:b/>
          <w:bCs/>
        </w:rPr>
        <w:t>Operating System:</w:t>
      </w:r>
    </w:p>
    <w:p w:rsidR="002F5418" w:rsidRDefault="002F5418" w:rsidP="00387827">
      <w:pPr>
        <w:pStyle w:val="NormalWeb"/>
        <w:numPr>
          <w:ilvl w:val="1"/>
          <w:numId w:val="3"/>
        </w:numPr>
        <w:spacing w:line="480" w:lineRule="auto"/>
      </w:pPr>
      <w:r>
        <w:rPr>
          <w:b/>
          <w:bCs/>
        </w:rPr>
        <w:t>Windows:</w:t>
      </w:r>
      <w:r>
        <w:t xml:space="preserve"> Windows 10 or 11.</w:t>
      </w:r>
    </w:p>
    <w:p w:rsidR="002F5418" w:rsidRDefault="002F5418" w:rsidP="00387827">
      <w:pPr>
        <w:pStyle w:val="NormalWeb"/>
        <w:numPr>
          <w:ilvl w:val="1"/>
          <w:numId w:val="3"/>
        </w:numPr>
        <w:spacing w:line="480" w:lineRule="auto"/>
      </w:pPr>
      <w:r>
        <w:rPr>
          <w:b/>
          <w:bCs/>
        </w:rPr>
        <w:t>Linux:</w:t>
      </w:r>
      <w:r>
        <w:t xml:space="preserve"> A recent version (e.g., Ubuntu 20.04 LTS or later).</w:t>
      </w:r>
    </w:p>
    <w:p w:rsidR="002F5418" w:rsidRDefault="002F5418" w:rsidP="00387827">
      <w:pPr>
        <w:pStyle w:val="NormalWeb"/>
        <w:numPr>
          <w:ilvl w:val="0"/>
          <w:numId w:val="3"/>
        </w:numPr>
        <w:spacing w:line="480" w:lineRule="auto"/>
      </w:pPr>
      <w:r>
        <w:rPr>
          <w:b/>
          <w:bCs/>
        </w:rPr>
        <w:t>Database:</w:t>
      </w:r>
      <w:r>
        <w:t xml:space="preserve"> MySQL 5.7 or later.</w:t>
      </w:r>
    </w:p>
    <w:p w:rsidR="002F5418" w:rsidRDefault="002F5418" w:rsidP="00387827">
      <w:pPr>
        <w:pStyle w:val="NormalWeb"/>
        <w:numPr>
          <w:ilvl w:val="0"/>
          <w:numId w:val="3"/>
        </w:numPr>
        <w:spacing w:line="480" w:lineRule="auto"/>
      </w:pPr>
      <w:r>
        <w:rPr>
          <w:b/>
          <w:bCs/>
        </w:rPr>
        <w:t>Server:</w:t>
      </w:r>
      <w:r>
        <w:t xml:space="preserve"> Apache (using XAMPP or a similar package for local development).</w:t>
      </w:r>
    </w:p>
    <w:p w:rsidR="002F5418" w:rsidRDefault="002F5418" w:rsidP="00387827">
      <w:pPr>
        <w:pStyle w:val="NormalWeb"/>
        <w:numPr>
          <w:ilvl w:val="0"/>
          <w:numId w:val="3"/>
        </w:numPr>
        <w:spacing w:line="480" w:lineRule="auto"/>
      </w:pPr>
      <w:r>
        <w:rPr>
          <w:b/>
          <w:bCs/>
        </w:rPr>
        <w:t>Scripting Language:</w:t>
      </w:r>
      <w:r>
        <w:t xml:space="preserve"> PHP 7.4 or later.</w:t>
      </w:r>
    </w:p>
    <w:p w:rsidR="002F5418" w:rsidRDefault="002F5418" w:rsidP="00387827">
      <w:pPr>
        <w:pStyle w:val="NormalWeb"/>
        <w:numPr>
          <w:ilvl w:val="0"/>
          <w:numId w:val="3"/>
        </w:numPr>
        <w:spacing w:line="480" w:lineRule="auto"/>
      </w:pPr>
      <w:r>
        <w:rPr>
          <w:b/>
          <w:bCs/>
        </w:rPr>
        <w:t>Frontend Technologies:</w:t>
      </w:r>
      <w:r>
        <w:t xml:space="preserve"> HTML5, CSS3, JavaScript (including jQuery and AJAX).</w:t>
      </w:r>
    </w:p>
    <w:p w:rsidR="002F5418" w:rsidRDefault="002F5418" w:rsidP="00387827">
      <w:pPr>
        <w:pStyle w:val="NormalWeb"/>
        <w:numPr>
          <w:ilvl w:val="0"/>
          <w:numId w:val="3"/>
        </w:numPr>
        <w:spacing w:line="480" w:lineRule="auto"/>
      </w:pPr>
      <w:r>
        <w:rPr>
          <w:b/>
          <w:bCs/>
        </w:rPr>
        <w:t>IDE:</w:t>
      </w:r>
      <w:r>
        <w:t xml:space="preserve"> Visual Studio Code or PHPStorm.</w:t>
      </w:r>
    </w:p>
    <w:p w:rsidR="002F5418" w:rsidRDefault="002F5418" w:rsidP="00387827">
      <w:pPr>
        <w:pStyle w:val="NormalWeb"/>
        <w:numPr>
          <w:ilvl w:val="0"/>
          <w:numId w:val="3"/>
        </w:numPr>
        <w:spacing w:line="480" w:lineRule="auto"/>
      </w:pPr>
      <w:r>
        <w:rPr>
          <w:b/>
          <w:bCs/>
        </w:rPr>
        <w:t>Screen Resolution:</w:t>
      </w:r>
      <w:r>
        <w:t xml:space="preserve"> 1920x1080 or higher (for better visibility and ease of development; 1024x768 is minimal).</w:t>
      </w:r>
    </w:p>
    <w:p w:rsidR="002F5418" w:rsidRDefault="002F5418" w:rsidP="00222BD5">
      <w:pPr>
        <w:pStyle w:val="NormalWeb"/>
        <w:spacing w:line="480" w:lineRule="auto"/>
      </w:pPr>
      <w:r>
        <w:rPr>
          <w:b/>
          <w:bCs/>
        </w:rPr>
        <w:t>Minimum Hardware and Software Requirements for Running the Website</w:t>
      </w:r>
    </w:p>
    <w:p w:rsidR="002F5418" w:rsidRDefault="002F5418" w:rsidP="00222BD5">
      <w:pPr>
        <w:pStyle w:val="NormalWeb"/>
        <w:spacing w:line="480" w:lineRule="auto"/>
      </w:pPr>
      <w:r>
        <w:rPr>
          <w:b/>
          <w:bCs/>
        </w:rPr>
        <w:t>On PCs (Desktops and Laptops)</w:t>
      </w:r>
    </w:p>
    <w:p w:rsidR="002F5418" w:rsidRDefault="002F5418" w:rsidP="00387827">
      <w:pPr>
        <w:pStyle w:val="NormalWeb"/>
        <w:numPr>
          <w:ilvl w:val="0"/>
          <w:numId w:val="4"/>
        </w:numPr>
        <w:spacing w:line="480" w:lineRule="auto"/>
      </w:pPr>
      <w:r>
        <w:rPr>
          <w:b/>
          <w:bCs/>
        </w:rPr>
        <w:t>CPU:</w:t>
      </w:r>
      <w:r>
        <w:t xml:space="preserve"> Intel Core i3 or equivalent (sufficient for running typical web applications).</w:t>
      </w:r>
    </w:p>
    <w:p w:rsidR="002F5418" w:rsidRDefault="002F5418" w:rsidP="00387827">
      <w:pPr>
        <w:pStyle w:val="NormalWeb"/>
        <w:numPr>
          <w:ilvl w:val="0"/>
          <w:numId w:val="4"/>
        </w:numPr>
        <w:spacing w:line="480" w:lineRule="auto"/>
      </w:pPr>
      <w:r>
        <w:rPr>
          <w:b/>
          <w:bCs/>
        </w:rPr>
        <w:lastRenderedPageBreak/>
        <w:t>Memory (RAM):</w:t>
      </w:r>
      <w:r>
        <w:t xml:space="preserve"> 4 GB or higher (more memory will improve performance, especially with higher traffic).</w:t>
      </w:r>
    </w:p>
    <w:p w:rsidR="002F5418" w:rsidRDefault="002F5418" w:rsidP="00387827">
      <w:pPr>
        <w:pStyle w:val="NormalWeb"/>
        <w:numPr>
          <w:ilvl w:val="0"/>
          <w:numId w:val="4"/>
        </w:numPr>
        <w:spacing w:line="480" w:lineRule="auto"/>
      </w:pPr>
      <w:r>
        <w:rPr>
          <w:b/>
          <w:bCs/>
        </w:rPr>
        <w:t>Hard Disk:</w:t>
      </w:r>
      <w:r>
        <w:t xml:space="preserve"> 256 GB or higher (adequate for website caching and data storage).</w:t>
      </w:r>
    </w:p>
    <w:p w:rsidR="002F5418" w:rsidRDefault="002F5418" w:rsidP="00387827">
      <w:pPr>
        <w:pStyle w:val="NormalWeb"/>
        <w:numPr>
          <w:ilvl w:val="0"/>
          <w:numId w:val="4"/>
        </w:numPr>
        <w:spacing w:line="480" w:lineRule="auto"/>
      </w:pPr>
      <w:r>
        <w:rPr>
          <w:b/>
          <w:bCs/>
        </w:rPr>
        <w:t>System Type:</w:t>
      </w:r>
      <w:r>
        <w:t xml:space="preserve"> 32-bit or 64-bit Operating System (64-bit is preferred for modern software compatibility and better performance).</w:t>
      </w:r>
    </w:p>
    <w:p w:rsidR="002F5418" w:rsidRDefault="002F5418" w:rsidP="00387827">
      <w:pPr>
        <w:pStyle w:val="NormalWeb"/>
        <w:numPr>
          <w:ilvl w:val="0"/>
          <w:numId w:val="4"/>
        </w:numPr>
        <w:spacing w:line="480" w:lineRule="auto"/>
      </w:pPr>
      <w:r>
        <w:rPr>
          <w:b/>
          <w:bCs/>
        </w:rPr>
        <w:t>Operating System:</w:t>
      </w:r>
    </w:p>
    <w:p w:rsidR="002F5418" w:rsidRDefault="002F5418" w:rsidP="00387827">
      <w:pPr>
        <w:pStyle w:val="NormalWeb"/>
        <w:numPr>
          <w:ilvl w:val="1"/>
          <w:numId w:val="4"/>
        </w:numPr>
        <w:spacing w:line="480" w:lineRule="auto"/>
      </w:pPr>
      <w:r>
        <w:rPr>
          <w:b/>
          <w:bCs/>
        </w:rPr>
        <w:t>Windows:</w:t>
      </w:r>
      <w:r>
        <w:t xml:space="preserve"> Windows 7 or later (Windows 10 or 11 preferred).</w:t>
      </w:r>
    </w:p>
    <w:p w:rsidR="002F5418" w:rsidRDefault="002F5418" w:rsidP="00387827">
      <w:pPr>
        <w:pStyle w:val="NormalWeb"/>
        <w:numPr>
          <w:ilvl w:val="1"/>
          <w:numId w:val="4"/>
        </w:numPr>
        <w:spacing w:line="480" w:lineRule="auto"/>
      </w:pPr>
      <w:r>
        <w:rPr>
          <w:b/>
          <w:bCs/>
        </w:rPr>
        <w:t>Linux:</w:t>
      </w:r>
      <w:r>
        <w:t xml:space="preserve"> Ubuntu 16.04 LTS or later (e.g., Ubuntu 20.04 LTS or later).</w:t>
      </w:r>
    </w:p>
    <w:p w:rsidR="002F5418" w:rsidRDefault="002F5418" w:rsidP="00387827">
      <w:pPr>
        <w:pStyle w:val="NormalWeb"/>
        <w:numPr>
          <w:ilvl w:val="0"/>
          <w:numId w:val="4"/>
        </w:numPr>
        <w:spacing w:line="480" w:lineRule="auto"/>
      </w:pPr>
      <w:r>
        <w:rPr>
          <w:b/>
          <w:bCs/>
        </w:rPr>
        <w:t>Web Browser:</w:t>
      </w:r>
      <w:r>
        <w:t xml:space="preserve"> Modern browsers supporting HTML5, CSS3, and JavaScript (e.g., Google Chrome, Mozilla Firefox, Microsoft Edge, Safari).</w:t>
      </w:r>
    </w:p>
    <w:p w:rsidR="002F5418" w:rsidRDefault="002F5418" w:rsidP="00222BD5">
      <w:pPr>
        <w:pStyle w:val="NormalWeb"/>
        <w:spacing w:line="480" w:lineRule="auto"/>
      </w:pPr>
      <w:r>
        <w:rPr>
          <w:b/>
          <w:bCs/>
        </w:rPr>
        <w:t>On Mobile Devices (Phones and Tablets)</w:t>
      </w:r>
    </w:p>
    <w:p w:rsidR="002F5418" w:rsidRDefault="002F5418" w:rsidP="00387827">
      <w:pPr>
        <w:pStyle w:val="NormalWeb"/>
        <w:numPr>
          <w:ilvl w:val="0"/>
          <w:numId w:val="5"/>
        </w:numPr>
        <w:spacing w:line="480" w:lineRule="auto"/>
      </w:pPr>
      <w:r>
        <w:rPr>
          <w:b/>
          <w:bCs/>
        </w:rPr>
        <w:t>CPU:</w:t>
      </w:r>
      <w:r>
        <w:t xml:space="preserve"> Quad-core processor (e.g., Snapdragon 425 or equivalent) for smoother performance.</w:t>
      </w:r>
    </w:p>
    <w:p w:rsidR="002F5418" w:rsidRDefault="002F5418" w:rsidP="00387827">
      <w:pPr>
        <w:pStyle w:val="NormalWeb"/>
        <w:numPr>
          <w:ilvl w:val="0"/>
          <w:numId w:val="5"/>
        </w:numPr>
        <w:spacing w:line="480" w:lineRule="auto"/>
      </w:pPr>
      <w:r>
        <w:rPr>
          <w:b/>
          <w:bCs/>
        </w:rPr>
        <w:t>Memory (RAM):</w:t>
      </w:r>
      <w:r>
        <w:t xml:space="preserve"> 2 GB or higher (1 GB might be too limited for modern e-commerce interfaces).</w:t>
      </w:r>
    </w:p>
    <w:p w:rsidR="00D8691F" w:rsidRPr="00D16469" w:rsidRDefault="00D8691F" w:rsidP="00222BD5">
      <w:pPr>
        <w:pStyle w:val="NormalWeb"/>
        <w:spacing w:line="480" w:lineRule="auto"/>
        <w:ind w:left="720"/>
      </w:pPr>
    </w:p>
    <w:p w:rsidR="002F5418" w:rsidRDefault="002F5418" w:rsidP="00387827">
      <w:pPr>
        <w:pStyle w:val="NormalWeb"/>
        <w:numPr>
          <w:ilvl w:val="0"/>
          <w:numId w:val="5"/>
        </w:numPr>
        <w:spacing w:line="480" w:lineRule="auto"/>
      </w:pPr>
      <w:r>
        <w:rPr>
          <w:b/>
          <w:bCs/>
        </w:rPr>
        <w:t>Storage:</w:t>
      </w:r>
      <w:r>
        <w:t xml:space="preserve"> 16 GB or higher (for storing app data and caching content).</w:t>
      </w:r>
    </w:p>
    <w:p w:rsidR="002F5418" w:rsidRDefault="002F5418" w:rsidP="00387827">
      <w:pPr>
        <w:pStyle w:val="NormalWeb"/>
        <w:numPr>
          <w:ilvl w:val="0"/>
          <w:numId w:val="5"/>
        </w:numPr>
        <w:spacing w:line="480" w:lineRule="auto"/>
      </w:pPr>
      <w:r>
        <w:rPr>
          <w:b/>
          <w:bCs/>
        </w:rPr>
        <w:t>Operating System:</w:t>
      </w:r>
    </w:p>
    <w:p w:rsidR="002F5418" w:rsidRDefault="002F5418" w:rsidP="00387827">
      <w:pPr>
        <w:pStyle w:val="NormalWeb"/>
        <w:numPr>
          <w:ilvl w:val="1"/>
          <w:numId w:val="5"/>
        </w:numPr>
        <w:spacing w:line="480" w:lineRule="auto"/>
      </w:pPr>
      <w:r>
        <w:rPr>
          <w:b/>
          <w:bCs/>
        </w:rPr>
        <w:t>Android:</w:t>
      </w:r>
      <w:r>
        <w:t xml:space="preserve"> Version 8.0 (Oreo) or later.</w:t>
      </w:r>
    </w:p>
    <w:p w:rsidR="002F5418" w:rsidRDefault="002F5418" w:rsidP="00387827">
      <w:pPr>
        <w:pStyle w:val="NormalWeb"/>
        <w:numPr>
          <w:ilvl w:val="1"/>
          <w:numId w:val="5"/>
        </w:numPr>
        <w:spacing w:line="480" w:lineRule="auto"/>
      </w:pPr>
      <w:r>
        <w:rPr>
          <w:b/>
          <w:bCs/>
        </w:rPr>
        <w:t>iOS:</w:t>
      </w:r>
      <w:r>
        <w:t xml:space="preserve"> Version 13 or later.</w:t>
      </w:r>
    </w:p>
    <w:p w:rsidR="002F5418" w:rsidRDefault="002F5418" w:rsidP="00387827">
      <w:pPr>
        <w:pStyle w:val="NormalWeb"/>
        <w:numPr>
          <w:ilvl w:val="0"/>
          <w:numId w:val="5"/>
        </w:numPr>
        <w:spacing w:line="480" w:lineRule="auto"/>
      </w:pPr>
      <w:r>
        <w:rPr>
          <w:b/>
          <w:bCs/>
        </w:rPr>
        <w:t>Browser:</w:t>
      </w:r>
    </w:p>
    <w:p w:rsidR="002F5418" w:rsidRDefault="002F5418" w:rsidP="00387827">
      <w:pPr>
        <w:pStyle w:val="NormalWeb"/>
        <w:numPr>
          <w:ilvl w:val="1"/>
          <w:numId w:val="5"/>
        </w:numPr>
        <w:spacing w:line="480" w:lineRule="auto"/>
      </w:pPr>
      <w:r>
        <w:rPr>
          <w:b/>
          <w:bCs/>
        </w:rPr>
        <w:t>Android:</w:t>
      </w:r>
      <w:r>
        <w:t xml:space="preserve"> Google Chrome or Mozilla Firefox (latest versions).</w:t>
      </w:r>
    </w:p>
    <w:p w:rsidR="002F5418" w:rsidRDefault="002F5418" w:rsidP="00387827">
      <w:pPr>
        <w:pStyle w:val="NormalWeb"/>
        <w:numPr>
          <w:ilvl w:val="1"/>
          <w:numId w:val="5"/>
        </w:numPr>
        <w:spacing w:line="480" w:lineRule="auto"/>
      </w:pPr>
      <w:r>
        <w:rPr>
          <w:b/>
          <w:bCs/>
        </w:rPr>
        <w:t>iOS:</w:t>
      </w:r>
      <w:r>
        <w:t xml:space="preserve"> Safari (latest version) or Google Chrome (latest version).</w:t>
      </w:r>
    </w:p>
    <w:p w:rsidR="002F5418" w:rsidRDefault="002F5418" w:rsidP="00387827">
      <w:pPr>
        <w:pStyle w:val="NormalWeb"/>
        <w:numPr>
          <w:ilvl w:val="0"/>
          <w:numId w:val="5"/>
        </w:numPr>
        <w:spacing w:line="480" w:lineRule="auto"/>
      </w:pPr>
      <w:r>
        <w:rPr>
          <w:b/>
          <w:bCs/>
        </w:rPr>
        <w:t>Screen Resolution:</w:t>
      </w:r>
      <w:r>
        <w:t xml:space="preserve"> 720x1280 pixels or higher (HD resolution for adequate display of product images and content).</w:t>
      </w:r>
    </w:p>
    <w:p w:rsidR="00963F74" w:rsidRPr="003B6F5E" w:rsidRDefault="002F5418" w:rsidP="00387827">
      <w:pPr>
        <w:pStyle w:val="NormalWeb"/>
        <w:numPr>
          <w:ilvl w:val="0"/>
          <w:numId w:val="5"/>
        </w:numPr>
        <w:spacing w:line="480" w:lineRule="auto"/>
      </w:pPr>
      <w:r>
        <w:rPr>
          <w:b/>
          <w:bCs/>
        </w:rPr>
        <w:t>Internet Connection:</w:t>
      </w:r>
      <w:r>
        <w:t xml:space="preserve"> Reliable 4G or higher network speed (to ensure smooth access, image loading, and interaction with the website).</w:t>
      </w:r>
      <w:r w:rsidR="003D1A57">
        <w:br w:type="page"/>
      </w:r>
    </w:p>
    <w:p w:rsidR="00AC72A4" w:rsidRPr="00DF0E97" w:rsidRDefault="00405170" w:rsidP="00DF0E97">
      <w:pPr>
        <w:pStyle w:val="Heading3"/>
        <w:spacing w:line="480" w:lineRule="auto"/>
        <w:jc w:val="center"/>
        <w:rPr>
          <w:sz w:val="32"/>
          <w:u w:val="single"/>
        </w:rPr>
      </w:pPr>
      <w:r>
        <w:rPr>
          <w:sz w:val="32"/>
          <w:u w:val="single"/>
        </w:rPr>
        <w:lastRenderedPageBreak/>
        <w:t>7</w:t>
      </w:r>
      <w:r w:rsidR="00AC72A4" w:rsidRPr="00DF0E97">
        <w:rPr>
          <w:sz w:val="32"/>
          <w:u w:val="single"/>
        </w:rPr>
        <w:t>. SYSTEM DESIGN AND CODING</w:t>
      </w:r>
    </w:p>
    <w:p w:rsidR="00AC72A4" w:rsidRDefault="00AC72A4" w:rsidP="001218F3">
      <w:pPr>
        <w:pStyle w:val="NormalWeb"/>
        <w:spacing w:line="480" w:lineRule="auto"/>
      </w:pPr>
      <w:r>
        <w:rPr>
          <w:b/>
          <w:bCs/>
        </w:rPr>
        <w:t>INTRODUCTION:</w:t>
      </w:r>
    </w:p>
    <w:p w:rsidR="00AC72A4" w:rsidRDefault="00AC72A4" w:rsidP="001218F3">
      <w:pPr>
        <w:pStyle w:val="NormalWeb"/>
        <w:spacing w:line="480" w:lineRule="auto"/>
      </w:pPr>
      <w:r>
        <w:t xml:space="preserve">Software design is a critical phase in the software engineering process for </w:t>
      </w:r>
      <w:r>
        <w:rPr>
          <w:b/>
          <w:bCs/>
        </w:rPr>
        <w:t>CB Rental</w:t>
      </w:r>
      <w:r>
        <w:t>, laying the foundation for all subsequent development activities. It transcends development paradigms and application areas, serving as a common thread in the creation of every engineered system. Design is initiated after the specific requirements for the vehicle rental platform have been specified and analyzed. This step forms the core of the development phase and precedes coding and testing. The primary goal of software design is to create a model or representation of the system that will eventually be implemented as a functional rental management platform.</w:t>
      </w:r>
    </w:p>
    <w:p w:rsidR="00AC72A4" w:rsidRDefault="00AC72A4" w:rsidP="001218F3">
      <w:pPr>
        <w:pStyle w:val="NormalWeb"/>
        <w:spacing w:line="480" w:lineRule="auto"/>
      </w:pPr>
      <w:r>
        <w:t xml:space="preserve">The central focus of the design is quality. Through the design process, the quality of </w:t>
      </w:r>
      <w:r>
        <w:rPr>
          <w:b/>
          <w:bCs/>
        </w:rPr>
        <w:t>CB Rental</w:t>
      </w:r>
      <w:r>
        <w:t xml:space="preserve"> is ensured by translating user (traveler) and administrator (fleet owner) requirements into a structured framework that can be translated into code (</w:t>
      </w:r>
      <w:r>
        <w:rPr>
          <w:b/>
          <w:bCs/>
        </w:rPr>
        <w:t>PHP/MySQL</w:t>
      </w:r>
      <w:r>
        <w:t>). A robust design minimizes the risk of building unstable systems, ensuring the platform does not collapse under high booking traffic, remains easy to test, and meets the quality standards required for secure data handling.</w:t>
      </w:r>
    </w:p>
    <w:p w:rsidR="00AC72A4" w:rsidRDefault="00AC72A4" w:rsidP="001218F3">
      <w:pPr>
        <w:pStyle w:val="NormalWeb"/>
        <w:spacing w:line="480" w:lineRule="auto"/>
      </w:pPr>
      <w:r>
        <w:t>In the design phase, detailed representations of data structures (such as vehicle fleets, booking logs, and user profiles), program structures, and procedural steps are refined, reviewed, and documented. From both technical and project management perspectives, system design plays a pivotal role in guiding the engineering process toward the successful launch of the website.</w:t>
      </w:r>
    </w:p>
    <w:p w:rsidR="00AC72A4" w:rsidRDefault="00AC72A4" w:rsidP="001218F3">
      <w:pPr>
        <w:pStyle w:val="NormalWeb"/>
        <w:spacing w:line="480" w:lineRule="auto"/>
      </w:pPr>
      <w:r>
        <w:rPr>
          <w:b/>
          <w:bCs/>
        </w:rPr>
        <w:t>INPUT DESIGN:</w:t>
      </w:r>
    </w:p>
    <w:p w:rsidR="00AC72A4" w:rsidRDefault="00AC72A4" w:rsidP="001218F3">
      <w:pPr>
        <w:pStyle w:val="NormalWeb"/>
        <w:spacing w:line="480" w:lineRule="auto"/>
      </w:pPr>
      <w:r>
        <w:t xml:space="preserve">Input design is the process of converting user-oriented input into a computer-readable format. For </w:t>
      </w:r>
      <w:r>
        <w:rPr>
          <w:b/>
          <w:bCs/>
        </w:rPr>
        <w:t>CB Rental</w:t>
      </w:r>
      <w:r>
        <w:t xml:space="preserve">, input design must be executed with meticulous attention to detail, as it involves capturing sensitive customer identification and critical vehicle availability data. The collection of input data often represents one of the most resource-intensive aspects of the system development process. Effective input design </w:t>
      </w:r>
      <w:r>
        <w:lastRenderedPageBreak/>
        <w:t>focuses on optimizing the methods of input collection—such as registration forms, booking date pickers, and admin inventory forms—while ensuring the highest possible level of accuracy and usability.</w:t>
      </w:r>
    </w:p>
    <w:p w:rsidR="00AC72A4" w:rsidRDefault="00AC72A4" w:rsidP="001218F3">
      <w:pPr>
        <w:pStyle w:val="NormalWeb"/>
        <w:spacing w:line="480" w:lineRule="auto"/>
      </w:pPr>
      <w:r>
        <w:t>The primary objectives of input design for the rental system are as follows:</w:t>
      </w:r>
    </w:p>
    <w:p w:rsidR="00AC72A4" w:rsidRDefault="00AC72A4" w:rsidP="001218F3">
      <w:pPr>
        <w:pStyle w:val="NormalWeb"/>
        <w:numPr>
          <w:ilvl w:val="0"/>
          <w:numId w:val="44"/>
        </w:numPr>
        <w:spacing w:line="480" w:lineRule="auto"/>
      </w:pPr>
      <w:r>
        <w:rPr>
          <w:b/>
          <w:bCs/>
        </w:rPr>
        <w:t>Cost-Effectiveness:</w:t>
      </w:r>
      <w:r>
        <w:t xml:space="preserve"> Create an input process that is efficient, reducing the time users spend filling out forms during the vehicle booking process.</w:t>
      </w:r>
    </w:p>
    <w:p w:rsidR="00AC72A4" w:rsidRDefault="00AC72A4" w:rsidP="001218F3">
      <w:pPr>
        <w:pStyle w:val="NormalWeb"/>
        <w:numPr>
          <w:ilvl w:val="0"/>
          <w:numId w:val="44"/>
        </w:numPr>
        <w:spacing w:line="480" w:lineRule="auto"/>
      </w:pPr>
      <w:r>
        <w:rPr>
          <w:b/>
          <w:bCs/>
        </w:rPr>
        <w:t>Accuracy:</w:t>
      </w:r>
      <w:r>
        <w:t xml:space="preserve"> Achieve the highest possible accuracy in input data (e.g., ensuring Start Dates are not later than End Dates) to minimize booking conflicts and logical errors.</w:t>
      </w:r>
    </w:p>
    <w:p w:rsidR="00AC72A4" w:rsidRDefault="00AC72A4" w:rsidP="001218F3">
      <w:pPr>
        <w:pStyle w:val="NormalWeb"/>
        <w:numPr>
          <w:ilvl w:val="0"/>
          <w:numId w:val="44"/>
        </w:numPr>
        <w:spacing w:line="480" w:lineRule="auto"/>
      </w:pPr>
      <w:r>
        <w:rPr>
          <w:b/>
          <w:bCs/>
        </w:rPr>
        <w:t>User-Friendliness:</w:t>
      </w:r>
      <w:r>
        <w:t xml:space="preserve"> Ensure that the input process is intuitive, understandable, and straightforward for customers, facilitating seamless interaction with the website.</w:t>
      </w:r>
    </w:p>
    <w:p w:rsidR="00AC72A4" w:rsidRDefault="00AC72A4" w:rsidP="001218F3">
      <w:pPr>
        <w:pStyle w:val="NormalWeb"/>
        <w:spacing w:line="480" w:lineRule="auto"/>
      </w:pPr>
      <w:r>
        <w:rPr>
          <w:b/>
          <w:bCs/>
        </w:rPr>
        <w:t>Input Data Considerations</w:t>
      </w:r>
    </w:p>
    <w:p w:rsidR="00AC72A4" w:rsidRDefault="00AC72A4" w:rsidP="001218F3">
      <w:pPr>
        <w:pStyle w:val="NormalWeb"/>
        <w:spacing w:line="480" w:lineRule="auto"/>
      </w:pPr>
      <w:r>
        <w:t xml:space="preserve">When designing input data for </w:t>
      </w:r>
      <w:r>
        <w:rPr>
          <w:b/>
          <w:bCs/>
        </w:rPr>
        <w:t>CB Rental</w:t>
      </w:r>
      <w:r>
        <w:t>, the goal is to create a process that is easy, logical, and error-free. The data entry operators (administrators adding cars/bikes) and end-users (travelers) must be clear on the allocated space for each field, the correct sequence of fields, and any required formatting. A well-designed input form provides these instructions explicitly to avoid ambiguity.</w:t>
      </w:r>
    </w:p>
    <w:p w:rsidR="00AC72A4" w:rsidRDefault="00AC72A4" w:rsidP="001218F3">
      <w:pPr>
        <w:pStyle w:val="NormalWeb"/>
        <w:spacing w:line="480" w:lineRule="auto"/>
      </w:pPr>
      <w:r>
        <w:t>The input process typically involves the following stages:</w:t>
      </w:r>
    </w:p>
    <w:p w:rsidR="00AC72A4" w:rsidRDefault="00AC72A4" w:rsidP="001218F3">
      <w:pPr>
        <w:pStyle w:val="NormalWeb"/>
        <w:numPr>
          <w:ilvl w:val="0"/>
          <w:numId w:val="45"/>
        </w:numPr>
        <w:spacing w:line="480" w:lineRule="auto"/>
      </w:pPr>
      <w:r>
        <w:rPr>
          <w:b/>
          <w:bCs/>
        </w:rPr>
        <w:t>Data Recording:</w:t>
      </w:r>
      <w:r>
        <w:t xml:space="preserve"> Capturing raw data from users (e.g., a customer entering their contact details and driving license info during signup).</w:t>
      </w:r>
    </w:p>
    <w:p w:rsidR="00AC72A4" w:rsidRDefault="00AC72A4" w:rsidP="001218F3">
      <w:pPr>
        <w:pStyle w:val="NormalWeb"/>
        <w:numPr>
          <w:ilvl w:val="0"/>
          <w:numId w:val="45"/>
        </w:numPr>
        <w:spacing w:line="480" w:lineRule="auto"/>
      </w:pPr>
      <w:r>
        <w:rPr>
          <w:b/>
          <w:bCs/>
        </w:rPr>
        <w:t>Data Transcription:</w:t>
      </w:r>
      <w:r>
        <w:t xml:space="preserve"> Not applicable in this direct digital entry system.</w:t>
      </w:r>
    </w:p>
    <w:p w:rsidR="00AC72A4" w:rsidRDefault="00AC72A4" w:rsidP="001218F3">
      <w:pPr>
        <w:pStyle w:val="NormalWeb"/>
        <w:numPr>
          <w:ilvl w:val="0"/>
          <w:numId w:val="45"/>
        </w:numPr>
        <w:spacing w:line="480" w:lineRule="auto"/>
      </w:pPr>
      <w:r>
        <w:rPr>
          <w:b/>
          <w:bCs/>
        </w:rPr>
        <w:t>Data Conversion:</w:t>
      </w:r>
      <w:r>
        <w:t xml:space="preserve"> Converting user inputs (like date strings) into a format that the PHP backend can process and store in MySQL.</w:t>
      </w:r>
    </w:p>
    <w:p w:rsidR="00AC72A4" w:rsidRDefault="00AC72A4" w:rsidP="001218F3">
      <w:pPr>
        <w:pStyle w:val="NormalWeb"/>
        <w:numPr>
          <w:ilvl w:val="0"/>
          <w:numId w:val="45"/>
        </w:numPr>
        <w:spacing w:line="480" w:lineRule="auto"/>
      </w:pPr>
      <w:r>
        <w:rPr>
          <w:b/>
          <w:bCs/>
        </w:rPr>
        <w:t>Data Verification:</w:t>
      </w:r>
      <w:r>
        <w:t xml:space="preserve"> Checking the accuracy of input data against predefined criteria (e.g., validating that a selected car is actually available for the chosen dates).</w:t>
      </w:r>
    </w:p>
    <w:p w:rsidR="00AC72A4" w:rsidRDefault="00AC72A4" w:rsidP="001218F3">
      <w:pPr>
        <w:pStyle w:val="NormalWeb"/>
        <w:numPr>
          <w:ilvl w:val="0"/>
          <w:numId w:val="45"/>
        </w:numPr>
        <w:spacing w:line="480" w:lineRule="auto"/>
      </w:pPr>
      <w:r>
        <w:rPr>
          <w:b/>
          <w:bCs/>
        </w:rPr>
        <w:t>Data Control:</w:t>
      </w:r>
      <w:r>
        <w:t xml:space="preserve"> Ensuring the integrity and security of the data throughout the process (e.g., sanitizing inputs to prevent SQL injection).</w:t>
      </w:r>
    </w:p>
    <w:p w:rsidR="00AC72A4" w:rsidRDefault="00AC72A4" w:rsidP="001218F3">
      <w:pPr>
        <w:pStyle w:val="NormalWeb"/>
        <w:numPr>
          <w:ilvl w:val="0"/>
          <w:numId w:val="45"/>
        </w:numPr>
        <w:spacing w:line="480" w:lineRule="auto"/>
      </w:pPr>
      <w:r>
        <w:rPr>
          <w:b/>
          <w:bCs/>
        </w:rPr>
        <w:lastRenderedPageBreak/>
        <w:t>Data Transmission:</w:t>
      </w:r>
      <w:r>
        <w:t xml:space="preserve"> Transmitting data securely to the server for processing via SSL.</w:t>
      </w:r>
    </w:p>
    <w:p w:rsidR="00AC72A4" w:rsidRDefault="00AC72A4" w:rsidP="001218F3">
      <w:pPr>
        <w:pStyle w:val="NormalWeb"/>
        <w:numPr>
          <w:ilvl w:val="0"/>
          <w:numId w:val="45"/>
        </w:numPr>
        <w:spacing w:line="480" w:lineRule="auto"/>
      </w:pPr>
      <w:r>
        <w:rPr>
          <w:b/>
          <w:bCs/>
        </w:rPr>
        <w:t>Data Correction:</w:t>
      </w:r>
      <w:r>
        <w:t xml:space="preserve"> Allowing users to correct errors in the input data (e.g., modifying the pick-up location or rental duration before final confirmation).</w:t>
      </w:r>
    </w:p>
    <w:p w:rsidR="00AC72A4" w:rsidRDefault="00AC72A4" w:rsidP="001218F3">
      <w:pPr>
        <w:pStyle w:val="NormalWeb"/>
        <w:spacing w:line="480" w:lineRule="auto"/>
      </w:pPr>
      <w:r>
        <w:t>A fundamental aspect of input design is to select data capture methods that reduce the number of stages, thereby decreasing the chances of errors. Input types for the rental store can be classified as:</w:t>
      </w:r>
    </w:p>
    <w:p w:rsidR="00AC72A4" w:rsidRDefault="00AC72A4" w:rsidP="001218F3">
      <w:pPr>
        <w:pStyle w:val="NormalWeb"/>
        <w:numPr>
          <w:ilvl w:val="0"/>
          <w:numId w:val="46"/>
        </w:numPr>
        <w:spacing w:line="480" w:lineRule="auto"/>
      </w:pPr>
      <w:r>
        <w:rPr>
          <w:b/>
          <w:bCs/>
        </w:rPr>
        <w:t>External Input:</w:t>
      </w:r>
      <w:r>
        <w:t xml:space="preserve"> Data sourced from external entities, such as customers entering travel dates or search queries.</w:t>
      </w:r>
    </w:p>
    <w:p w:rsidR="00AC72A4" w:rsidRDefault="00AC72A4" w:rsidP="001218F3">
      <w:pPr>
        <w:pStyle w:val="NormalWeb"/>
        <w:numPr>
          <w:ilvl w:val="0"/>
          <w:numId w:val="46"/>
        </w:numPr>
        <w:spacing w:line="480" w:lineRule="auto"/>
      </w:pPr>
      <w:r>
        <w:rPr>
          <w:b/>
          <w:bCs/>
        </w:rPr>
        <w:t>Internal Input:</w:t>
      </w:r>
      <w:r>
        <w:t xml:space="preserve"> Data generated internally, such as Booking IDs or transaction timestamps.</w:t>
      </w:r>
    </w:p>
    <w:p w:rsidR="00AC72A4" w:rsidRDefault="00AC72A4" w:rsidP="001218F3">
      <w:pPr>
        <w:pStyle w:val="NormalWeb"/>
        <w:numPr>
          <w:ilvl w:val="0"/>
          <w:numId w:val="46"/>
        </w:numPr>
        <w:spacing w:line="480" w:lineRule="auto"/>
      </w:pPr>
      <w:r>
        <w:rPr>
          <w:b/>
          <w:bCs/>
        </w:rPr>
        <w:t>Operational Input:</w:t>
      </w:r>
      <w:r>
        <w:t xml:space="preserve"> Data required for system operations, such as admin credentials for logging into the dashboard.</w:t>
      </w:r>
    </w:p>
    <w:p w:rsidR="00AC72A4" w:rsidRDefault="00AC72A4" w:rsidP="001218F3">
      <w:pPr>
        <w:pStyle w:val="NormalWeb"/>
        <w:numPr>
          <w:ilvl w:val="0"/>
          <w:numId w:val="46"/>
        </w:numPr>
        <w:spacing w:line="480" w:lineRule="auto"/>
      </w:pPr>
      <w:r>
        <w:rPr>
          <w:b/>
          <w:bCs/>
        </w:rPr>
        <w:t>Computerized Input:</w:t>
      </w:r>
      <w:r>
        <w:t xml:space="preserve"> Input processed by the system automatically, such as calculating the "Total Rent" based on the formula: </w:t>
      </w:r>
      <w:r>
        <w:rPr>
          <w:i/>
          <w:iCs/>
        </w:rPr>
        <w:t>(Price Per Day × Number of Days)</w:t>
      </w:r>
      <w:r>
        <w:t>.</w:t>
      </w:r>
    </w:p>
    <w:p w:rsidR="00AC72A4" w:rsidRDefault="00AC72A4" w:rsidP="001218F3">
      <w:pPr>
        <w:pStyle w:val="NormalWeb"/>
        <w:numPr>
          <w:ilvl w:val="0"/>
          <w:numId w:val="46"/>
        </w:numPr>
        <w:spacing w:line="480" w:lineRule="auto"/>
      </w:pPr>
      <w:r>
        <w:rPr>
          <w:b/>
          <w:bCs/>
        </w:rPr>
        <w:t>Interactive Input:</w:t>
      </w:r>
      <w:r>
        <w:t xml:space="preserve"> Input provided by users in real-time, such as selecting filters (e.g., "Cars vs. Bikes" or "Price: Low to High") to refine the fleet view.</w:t>
      </w:r>
    </w:p>
    <w:p w:rsidR="00AC72A4" w:rsidRDefault="00AC72A4" w:rsidP="001218F3">
      <w:pPr>
        <w:pStyle w:val="NormalWeb"/>
        <w:spacing w:line="480" w:lineRule="auto"/>
      </w:pPr>
      <w:r>
        <w:rPr>
          <w:b/>
          <w:bCs/>
        </w:rPr>
        <w:t>OUTPUT DESIGN:</w:t>
      </w:r>
    </w:p>
    <w:p w:rsidR="00AC72A4" w:rsidRDefault="00AC72A4" w:rsidP="001218F3">
      <w:pPr>
        <w:pStyle w:val="NormalWeb"/>
        <w:spacing w:line="480" w:lineRule="auto"/>
      </w:pPr>
      <w:r>
        <w:t xml:space="preserve">Output design refers to the process of determining how the results of processing will be communicated to the users. For </w:t>
      </w:r>
      <w:r>
        <w:rPr>
          <w:b/>
          <w:bCs/>
        </w:rPr>
        <w:t>CB Rental</w:t>
      </w:r>
      <w:r>
        <w:t>, outputs play a crucial role in conveying meaningful information, whether it represents a list of available vehicles for customers or revenue reports for administrators. Designing effective output involves organizing the presentation of vehicle specifications, images, and rental rates in a manner that is clear, actionable, and accessible.</w:t>
      </w:r>
    </w:p>
    <w:p w:rsidR="00AC72A4" w:rsidRDefault="00AC72A4" w:rsidP="001218F3">
      <w:pPr>
        <w:pStyle w:val="NormalWeb"/>
        <w:spacing w:line="480" w:lineRule="auto"/>
      </w:pPr>
      <w:r>
        <w:t>The outputs of the system are typically categorized as follows:</w:t>
      </w:r>
    </w:p>
    <w:p w:rsidR="00AC72A4" w:rsidRDefault="00AC72A4" w:rsidP="001218F3">
      <w:pPr>
        <w:pStyle w:val="NormalWeb"/>
        <w:numPr>
          <w:ilvl w:val="0"/>
          <w:numId w:val="47"/>
        </w:numPr>
        <w:spacing w:line="480" w:lineRule="auto"/>
      </w:pPr>
      <w:r>
        <w:rPr>
          <w:b/>
          <w:bCs/>
        </w:rPr>
        <w:t>External Outputs:</w:t>
      </w:r>
      <w:r>
        <w:t xml:space="preserve"> Information sent outside the system to users, such as Booking Confirmation messages, Digital Invoices, and Rental Status updates.</w:t>
      </w:r>
    </w:p>
    <w:p w:rsidR="00AC72A4" w:rsidRDefault="00AC72A4" w:rsidP="001218F3">
      <w:pPr>
        <w:pStyle w:val="NormalWeb"/>
        <w:numPr>
          <w:ilvl w:val="0"/>
          <w:numId w:val="47"/>
        </w:numPr>
        <w:spacing w:line="480" w:lineRule="auto"/>
      </w:pPr>
      <w:r>
        <w:rPr>
          <w:b/>
          <w:bCs/>
        </w:rPr>
        <w:lastRenderedPageBreak/>
        <w:t>Internal Outputs:</w:t>
      </w:r>
      <w:r>
        <w:t xml:space="preserve"> Information generated within the system for internal use, such as "Total Bookings" counts, "Total Revenue" analytics, and "Registered Users" lists for the admin.</w:t>
      </w:r>
    </w:p>
    <w:p w:rsidR="00AC72A4" w:rsidRDefault="00AC72A4" w:rsidP="001218F3">
      <w:pPr>
        <w:pStyle w:val="NormalWeb"/>
        <w:numPr>
          <w:ilvl w:val="0"/>
          <w:numId w:val="47"/>
        </w:numPr>
        <w:spacing w:line="480" w:lineRule="auto"/>
      </w:pPr>
      <w:r>
        <w:rPr>
          <w:b/>
          <w:bCs/>
        </w:rPr>
        <w:t>Operational Outputs:</w:t>
      </w:r>
      <w:r>
        <w:t xml:space="preserve"> Outputs produced as part of routine system operations, such as error messages during failed logins or alerts when a vehicle is out of stock.</w:t>
      </w:r>
    </w:p>
    <w:p w:rsidR="00AC72A4" w:rsidRDefault="00AC72A4" w:rsidP="001218F3">
      <w:pPr>
        <w:pStyle w:val="NormalWeb"/>
        <w:numPr>
          <w:ilvl w:val="0"/>
          <w:numId w:val="47"/>
        </w:numPr>
        <w:spacing w:line="480" w:lineRule="auto"/>
      </w:pPr>
      <w:r>
        <w:rPr>
          <w:b/>
          <w:bCs/>
        </w:rPr>
        <w:t>Interactive Outputs:</w:t>
      </w:r>
      <w:r>
        <w:t xml:space="preserve"> Outputs that respond dynamically to user queries, such as search results displaying only those vehicles available for the specific date range selected by the user.</w:t>
      </w:r>
    </w:p>
    <w:p w:rsidR="00AC72A4" w:rsidRDefault="00AC72A4" w:rsidP="001218F3">
      <w:pPr>
        <w:pStyle w:val="NormalWeb"/>
        <w:numPr>
          <w:ilvl w:val="0"/>
          <w:numId w:val="47"/>
        </w:numPr>
        <w:spacing w:line="480" w:lineRule="auto"/>
      </w:pPr>
      <w:r>
        <w:rPr>
          <w:b/>
          <w:bCs/>
        </w:rPr>
        <w:t>Turnaround Outputs:</w:t>
      </w:r>
      <w:r>
        <w:t xml:space="preserve"> Outputs used by the system for processing and returned for further action, such as a "Booking Summary" page displaying the calculated total cost before the user clicks "Confirm".</w:t>
      </w:r>
    </w:p>
    <w:p w:rsidR="00AC72A4" w:rsidRDefault="00AC72A4" w:rsidP="001218F3">
      <w:pPr>
        <w:pStyle w:val="NormalWeb"/>
        <w:spacing w:line="480" w:lineRule="auto"/>
      </w:pPr>
      <w:r>
        <w:t xml:space="preserve">The key to designing effective outputs for </w:t>
      </w:r>
      <w:r>
        <w:rPr>
          <w:b/>
          <w:bCs/>
        </w:rPr>
        <w:t>CB Rental</w:t>
      </w:r>
      <w:r>
        <w:t xml:space="preserve"> is ensuring that the right information is presented to the appropriate users in the right format. Outputs should be structured to provide clear communication that facilitates travel decisions (for renters) and fleet management (for admins).</w:t>
      </w:r>
    </w:p>
    <w:p w:rsidR="00AC72A4" w:rsidRDefault="00AC72A4" w:rsidP="001218F3">
      <w:pPr>
        <w:pStyle w:val="NormalWeb"/>
        <w:spacing w:line="480" w:lineRule="auto"/>
      </w:pPr>
      <w:r>
        <w:t>The design of screens and interfaces plays a critical role in making the outputs not only informative but also interactive. Users should be able to navigate through the car and bike categories, request detailed vehicle views, and fulfill their travel needs by querying the system effectively. This process is vital for ensuring that users can access the mobility solutions they require in an intuitive and seamless manner.</w:t>
      </w:r>
    </w:p>
    <w:p w:rsidR="00AC72A4" w:rsidRDefault="00AC72A4" w:rsidP="001218F3">
      <w:pPr>
        <w:pStyle w:val="NormalWeb"/>
        <w:spacing w:line="480" w:lineRule="auto"/>
      </w:pPr>
      <w:r>
        <w:rPr>
          <w:b/>
          <w:bCs/>
        </w:rPr>
        <w:t>CONCLUSION</w:t>
      </w:r>
    </w:p>
    <w:p w:rsidR="00E150B0" w:rsidRPr="00B717B4" w:rsidRDefault="00AC72A4" w:rsidP="00420C88">
      <w:pPr>
        <w:pStyle w:val="NormalWeb"/>
        <w:spacing w:line="480" w:lineRule="auto"/>
      </w:pPr>
      <w:r>
        <w:t xml:space="preserve">In the software engineering process for </w:t>
      </w:r>
      <w:r>
        <w:rPr>
          <w:b/>
          <w:bCs/>
        </w:rPr>
        <w:t>CB Rental</w:t>
      </w:r>
      <w:r>
        <w:t xml:space="preserve">, system design, including both input and output design, is foundational for building a quality, reliable, and user-friendly transportation platform. Input design ensures that customer itinerary and fleet data is captured accurately and efficiently, while output design guarantees that users receive vehicle availability details and booking confirmations in a well-structured and understandable manner. These steps are critical for the success of the online rental service, as they directly impact both the functionality and usability of the final product. By focusing on these design principles, developers can ensure that </w:t>
      </w:r>
      <w:r>
        <w:rPr>
          <w:b/>
          <w:bCs/>
        </w:rPr>
        <w:t>CB Rental</w:t>
      </w:r>
      <w:r>
        <w:t xml:space="preserve"> meets traveler needs, operates efficiently, and remains scalable for future fleet expansion.</w:t>
      </w:r>
      <w:r w:rsidR="00B717B4">
        <w:br w:type="page"/>
      </w:r>
    </w:p>
    <w:p w:rsidR="00B51B90" w:rsidRPr="00F143B7" w:rsidRDefault="00F143B7" w:rsidP="00F143B7">
      <w:pPr>
        <w:spacing w:before="319" w:line="480" w:lineRule="auto"/>
        <w:ind w:left="426" w:right="2800"/>
        <w:jc w:val="right"/>
        <w:rPr>
          <w:rFonts w:ascii="Times New Roman" w:eastAsia="Times New Roman" w:hAnsi="Times New Roman" w:cs="Times New Roman"/>
          <w:b/>
          <w:bCs/>
          <w:noProof/>
          <w:color w:val="000000"/>
          <w:spacing w:val="-48"/>
          <w:sz w:val="32"/>
          <w:szCs w:val="32"/>
          <w:u w:val="single" w:color="000000"/>
        </w:rPr>
      </w:pPr>
      <w:r>
        <w:rPr>
          <w:rFonts w:ascii="Times New Roman" w:eastAsia="Times New Roman" w:hAnsi="Times New Roman" w:cs="Times New Roman"/>
          <w:b/>
          <w:bCs/>
          <w:noProof/>
          <w:color w:val="000000"/>
          <w:spacing w:val="-4"/>
          <w:sz w:val="32"/>
          <w:szCs w:val="32"/>
          <w:u w:val="single" w:color="000000"/>
        </w:rPr>
        <w:lastRenderedPageBreak/>
        <w:t>8.</w:t>
      </w:r>
      <w:r>
        <w:rPr>
          <w:rFonts w:ascii="Times New Roman" w:eastAsia="Times New Roman" w:hAnsi="Times New Roman" w:cs="Times New Roman"/>
          <w:b/>
          <w:bCs/>
          <w:noProof/>
          <w:color w:val="000000"/>
          <w:spacing w:val="-4"/>
          <w:sz w:val="32"/>
          <w:szCs w:val="32"/>
          <w:u w:val="single" w:color="000000"/>
        </w:rPr>
        <w:tab/>
      </w:r>
      <w:r w:rsidR="00F656AC" w:rsidRPr="00F143B7">
        <w:rPr>
          <w:rFonts w:ascii="Times New Roman" w:eastAsia="Times New Roman" w:hAnsi="Times New Roman" w:cs="Times New Roman"/>
          <w:b/>
          <w:bCs/>
          <w:noProof/>
          <w:color w:val="000000"/>
          <w:spacing w:val="-4"/>
          <w:sz w:val="32"/>
          <w:szCs w:val="32"/>
          <w:u w:val="single" w:color="000000"/>
        </w:rPr>
        <w:t>DATABASE DESIGN</w:t>
      </w:r>
    </w:p>
    <w:p w:rsidR="00F656AC" w:rsidRDefault="00EF6270">
      <w:pPr>
        <w:spacing w:before="281" w:line="480" w:lineRule="auto"/>
        <w:rPr>
          <w:rFonts w:ascii="Times New Roman" w:eastAsia="Times New Roman" w:hAnsi="Times New Roman" w:cs="Times New Roman"/>
          <w:b/>
          <w:bCs/>
          <w:noProof/>
          <w:color w:val="000000"/>
          <w:spacing w:val="-2"/>
          <w:sz w:val="28"/>
          <w:szCs w:val="28"/>
          <w:u w:val="single" w:color="000000"/>
        </w:rPr>
        <w:pPrChange w:id="20" w:author="CHETAN SONI" w:date="2026-02-16T23:09:00Z">
          <w:pPr>
            <w:spacing w:before="281" w:line="480" w:lineRule="auto"/>
            <w:ind w:left="720" w:firstLine="1"/>
          </w:pPr>
        </w:pPrChange>
      </w:pPr>
      <w:r>
        <w:rPr>
          <w:rFonts w:ascii="Times New Roman" w:eastAsia="Times New Roman" w:hAnsi="Times New Roman" w:cs="Times New Roman"/>
          <w:b/>
          <w:bCs/>
          <w:noProof/>
          <w:color w:val="000000"/>
          <w:spacing w:val="-2"/>
          <w:sz w:val="28"/>
          <w:szCs w:val="28"/>
          <w:u w:val="single" w:color="000000"/>
        </w:rPr>
        <w:t xml:space="preserve">TABLE 1: </w:t>
      </w:r>
      <w:r w:rsidR="00205EFC">
        <w:rPr>
          <w:rFonts w:ascii="Times New Roman" w:eastAsia="Times New Roman" w:hAnsi="Times New Roman" w:cs="Times New Roman"/>
          <w:b/>
          <w:bCs/>
          <w:noProof/>
          <w:color w:val="000000"/>
          <w:spacing w:val="-2"/>
          <w:sz w:val="28"/>
          <w:szCs w:val="28"/>
          <w:u w:val="single" w:color="000000"/>
        </w:rPr>
        <w:t>Bike:</w:t>
      </w:r>
    </w:p>
    <w:p w:rsidR="0028123B" w:rsidDel="000C5991" w:rsidRDefault="000800C4" w:rsidP="000800C4">
      <w:pPr>
        <w:spacing w:before="281" w:line="480" w:lineRule="auto"/>
        <w:ind w:left="720" w:firstLine="1"/>
        <w:jc w:val="center"/>
        <w:rPr>
          <w:del w:id="21" w:author="CHETAN SONI" w:date="2026-02-16T23:09:00Z"/>
          <w:rFonts w:ascii="Times New Roman" w:eastAsia="Times New Roman" w:hAnsi="Times New Roman" w:cs="Times New Roman"/>
          <w:b/>
          <w:bCs/>
          <w:noProof/>
          <w:color w:val="000000"/>
          <w:spacing w:val="-20"/>
          <w:sz w:val="28"/>
          <w:szCs w:val="28"/>
          <w:u w:val="single" w:color="000000"/>
        </w:rPr>
      </w:pPr>
      <w:r w:rsidRPr="000800C4">
        <w:rPr>
          <w:rFonts w:ascii="Times New Roman" w:eastAsia="Times New Roman" w:hAnsi="Times New Roman" w:cs="Times New Roman"/>
          <w:b/>
          <w:bCs/>
          <w:noProof/>
          <w:color w:val="000000"/>
          <w:spacing w:val="-20"/>
          <w:sz w:val="28"/>
          <w:szCs w:val="28"/>
          <w:u w:val="single" w:color="000000"/>
        </w:rPr>
        <w:drawing>
          <wp:inline distT="0" distB="0" distL="0" distR="0" wp14:anchorId="60B87B4B" wp14:editId="378E705F">
            <wp:extent cx="4981576" cy="1681655"/>
            <wp:effectExtent l="19050" t="19050" r="9525"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9145" cy="1684210"/>
                    </a:xfrm>
                    <a:prstGeom prst="rect">
                      <a:avLst/>
                    </a:prstGeom>
                    <a:ln w="12700">
                      <a:solidFill>
                        <a:schemeClr val="tx1"/>
                      </a:solidFill>
                    </a:ln>
                  </pic:spPr>
                </pic:pic>
              </a:graphicData>
            </a:graphic>
          </wp:inline>
        </w:drawing>
      </w:r>
    </w:p>
    <w:p w:rsidR="00E150B0" w:rsidDel="000C5991" w:rsidRDefault="00E150B0" w:rsidP="000800C4">
      <w:pPr>
        <w:spacing w:before="281" w:line="480" w:lineRule="auto"/>
        <w:ind w:left="720" w:firstLine="1"/>
        <w:jc w:val="center"/>
        <w:rPr>
          <w:del w:id="22" w:author="CHETAN SONI" w:date="2026-02-16T23:09:00Z"/>
        </w:rPr>
        <w:pPrChange w:id="23" w:author="CHETAN SONI" w:date="2026-02-16T23:09:00Z">
          <w:pPr>
            <w:pStyle w:val="NormalWeb"/>
            <w:spacing w:line="480" w:lineRule="auto"/>
          </w:pPr>
        </w:pPrChange>
      </w:pPr>
    </w:p>
    <w:p w:rsidR="000C5991" w:rsidRDefault="000C5991" w:rsidP="000800C4">
      <w:pPr>
        <w:spacing w:before="281" w:line="480" w:lineRule="auto"/>
        <w:jc w:val="center"/>
        <w:rPr>
          <w:ins w:id="24" w:author="CHETAN SONI" w:date="2026-02-16T23:09:00Z"/>
          <w:rFonts w:ascii="Times New Roman" w:eastAsia="Times New Roman" w:hAnsi="Times New Roman" w:cs="Times New Roman"/>
          <w:b/>
          <w:bCs/>
          <w:noProof/>
          <w:color w:val="000000"/>
          <w:spacing w:val="-2"/>
          <w:sz w:val="28"/>
          <w:szCs w:val="28"/>
          <w:u w:val="single" w:color="000000"/>
        </w:rPr>
        <w:pPrChange w:id="25" w:author="CHETAN SONI" w:date="2026-02-16T23:09:00Z">
          <w:pPr>
            <w:spacing w:before="281" w:line="480" w:lineRule="auto"/>
            <w:ind w:left="720" w:firstLine="1"/>
          </w:pPr>
        </w:pPrChange>
      </w:pPr>
    </w:p>
    <w:p w:rsidR="007B39A3" w:rsidRPr="00EF6270" w:rsidRDefault="001C480D">
      <w:pPr>
        <w:spacing w:before="281" w:line="480" w:lineRule="auto"/>
        <w:rPr>
          <w:rFonts w:ascii="Times New Roman" w:eastAsia="Times New Roman" w:hAnsi="Times New Roman" w:cs="Times New Roman"/>
          <w:b/>
          <w:bCs/>
          <w:noProof/>
          <w:color w:val="000000"/>
          <w:spacing w:val="-20"/>
          <w:sz w:val="28"/>
          <w:szCs w:val="28"/>
          <w:u w:val="single" w:color="000000"/>
        </w:rPr>
        <w:pPrChange w:id="26" w:author="CHETAN SONI" w:date="2026-02-16T23:09:00Z">
          <w:pPr>
            <w:spacing w:before="281" w:line="480" w:lineRule="auto"/>
            <w:ind w:left="720" w:firstLine="1"/>
          </w:pPr>
        </w:pPrChange>
      </w:pPr>
      <w:r>
        <w:rPr>
          <w:rFonts w:ascii="Times New Roman" w:eastAsia="Times New Roman" w:hAnsi="Times New Roman" w:cs="Times New Roman"/>
          <w:b/>
          <w:bCs/>
          <w:noProof/>
          <w:color w:val="000000"/>
          <w:spacing w:val="-2"/>
          <w:sz w:val="28"/>
          <w:szCs w:val="28"/>
          <w:u w:val="single" w:color="000000"/>
        </w:rPr>
        <w:t xml:space="preserve">TABLE </w:t>
      </w:r>
      <w:r w:rsidR="004D269B">
        <w:rPr>
          <w:rFonts w:ascii="Times New Roman" w:eastAsia="Times New Roman" w:hAnsi="Times New Roman" w:cs="Times New Roman"/>
          <w:b/>
          <w:bCs/>
          <w:noProof/>
          <w:color w:val="000000"/>
          <w:spacing w:val="-2"/>
          <w:sz w:val="28"/>
          <w:szCs w:val="28"/>
          <w:u w:val="single" w:color="000000"/>
        </w:rPr>
        <w:t>2</w:t>
      </w:r>
      <w:r w:rsidR="005B2EAB">
        <w:rPr>
          <w:rFonts w:ascii="Times New Roman" w:eastAsia="Times New Roman" w:hAnsi="Times New Roman" w:cs="Times New Roman"/>
          <w:b/>
          <w:bCs/>
          <w:noProof/>
          <w:color w:val="000000"/>
          <w:spacing w:val="-2"/>
          <w:sz w:val="28"/>
          <w:szCs w:val="28"/>
          <w:u w:val="single" w:color="000000"/>
        </w:rPr>
        <w:t>Bookings:</w:t>
      </w:r>
    </w:p>
    <w:p w:rsidR="007B39A3" w:rsidDel="000C5991" w:rsidRDefault="00F817BB" w:rsidP="0087729B">
      <w:pPr>
        <w:pStyle w:val="NormalWeb"/>
        <w:spacing w:line="480" w:lineRule="auto"/>
        <w:jc w:val="center"/>
        <w:rPr>
          <w:del w:id="27" w:author="CHETAN SONI" w:date="2026-02-16T23:09:00Z"/>
        </w:rPr>
      </w:pPr>
      <w:r w:rsidRPr="00F817BB">
        <w:drawing>
          <wp:inline distT="0" distB="0" distL="0" distR="0" wp14:anchorId="638AB5E3" wp14:editId="359EADC7">
            <wp:extent cx="5097517" cy="4928488"/>
            <wp:effectExtent l="19050" t="19050" r="27305" b="247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8196" cy="4958150"/>
                    </a:xfrm>
                    <a:prstGeom prst="rect">
                      <a:avLst/>
                    </a:prstGeom>
                    <a:ln w="12700">
                      <a:solidFill>
                        <a:schemeClr val="tx1"/>
                      </a:solidFill>
                    </a:ln>
                  </pic:spPr>
                </pic:pic>
              </a:graphicData>
            </a:graphic>
          </wp:inline>
        </w:drawing>
      </w:r>
    </w:p>
    <w:p w:rsidR="00AE45B2" w:rsidRDefault="00AE45B2">
      <w:pPr>
        <w:pStyle w:val="NormalWeb"/>
        <w:spacing w:line="480" w:lineRule="auto"/>
        <w:jc w:val="center"/>
        <w:pPrChange w:id="28" w:author="CHETAN SONI" w:date="2026-02-16T23:09:00Z">
          <w:pPr>
            <w:pStyle w:val="NormalWeb"/>
            <w:spacing w:line="480" w:lineRule="auto"/>
          </w:pPr>
        </w:pPrChange>
      </w:pPr>
    </w:p>
    <w:p w:rsidR="006D7EC7" w:rsidRDefault="004D269B" w:rsidP="006A444E">
      <w:pPr>
        <w:spacing w:before="281" w:line="480" w:lineRule="auto"/>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TABLE 3</w:t>
      </w:r>
      <w:r w:rsidR="00181AF4">
        <w:rPr>
          <w:rFonts w:ascii="Times New Roman" w:eastAsia="Times New Roman" w:hAnsi="Times New Roman" w:cs="Times New Roman"/>
          <w:b/>
          <w:bCs/>
          <w:noProof/>
          <w:color w:val="000000"/>
          <w:spacing w:val="-2"/>
          <w:sz w:val="28"/>
          <w:szCs w:val="28"/>
          <w:u w:val="single" w:color="000000"/>
        </w:rPr>
        <w:t>: Car</w:t>
      </w:r>
    </w:p>
    <w:p w:rsidR="006D7EC7" w:rsidRPr="006D7EC7" w:rsidRDefault="0072317C" w:rsidP="00113B3A">
      <w:pPr>
        <w:jc w:val="center"/>
        <w:rPr>
          <w:rFonts w:ascii="Times New Roman" w:eastAsia="Times New Roman" w:hAnsi="Times New Roman" w:cs="Times New Roman"/>
          <w:b/>
          <w:bCs/>
          <w:noProof/>
          <w:color w:val="000000"/>
          <w:spacing w:val="-2"/>
          <w:sz w:val="28"/>
          <w:szCs w:val="28"/>
          <w:u w:val="single" w:color="000000"/>
        </w:rPr>
      </w:pPr>
      <w:r w:rsidRPr="0072317C">
        <w:rPr>
          <w:rFonts w:ascii="Times New Roman" w:eastAsia="Times New Roman" w:hAnsi="Times New Roman" w:cs="Times New Roman"/>
          <w:b/>
          <w:bCs/>
          <w:noProof/>
          <w:color w:val="000000"/>
          <w:spacing w:val="-2"/>
          <w:sz w:val="28"/>
          <w:szCs w:val="28"/>
          <w:u w:val="single" w:color="000000"/>
        </w:rPr>
        <w:drawing>
          <wp:inline distT="0" distB="0" distL="0" distR="0" wp14:anchorId="5DEBCAFF" wp14:editId="5730B623">
            <wp:extent cx="5048252" cy="1902373"/>
            <wp:effectExtent l="19050" t="19050" r="19050" b="222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2301" cy="1911436"/>
                    </a:xfrm>
                    <a:prstGeom prst="rect">
                      <a:avLst/>
                    </a:prstGeom>
                    <a:ln w="12700">
                      <a:solidFill>
                        <a:schemeClr val="tx1"/>
                      </a:solidFill>
                    </a:ln>
                  </pic:spPr>
                </pic:pic>
              </a:graphicData>
            </a:graphic>
          </wp:inline>
        </w:drawing>
      </w:r>
    </w:p>
    <w:p w:rsidR="007B39A3" w:rsidDel="000C5991" w:rsidRDefault="007B39A3" w:rsidP="00104A84">
      <w:pPr>
        <w:pStyle w:val="NormalWeb"/>
        <w:spacing w:line="480" w:lineRule="auto"/>
        <w:jc w:val="center"/>
        <w:rPr>
          <w:del w:id="29" w:author="CHETAN SONI" w:date="2026-02-16T23:09:00Z"/>
        </w:rPr>
      </w:pPr>
    </w:p>
    <w:p w:rsidR="00AE45B2" w:rsidRDefault="00AE45B2">
      <w:pPr>
        <w:pStyle w:val="NormalWeb"/>
        <w:spacing w:line="480" w:lineRule="auto"/>
        <w:jc w:val="center"/>
        <w:pPrChange w:id="30" w:author="CHETAN SONI" w:date="2026-02-16T23:09:00Z">
          <w:pPr>
            <w:pStyle w:val="NormalWeb"/>
            <w:spacing w:line="480" w:lineRule="auto"/>
          </w:pPr>
        </w:pPrChange>
      </w:pPr>
    </w:p>
    <w:p w:rsidR="004D269B" w:rsidRPr="004D269B" w:rsidRDefault="004D269B">
      <w:pPr>
        <w:spacing w:before="281" w:line="480" w:lineRule="auto"/>
        <w:rPr>
          <w:rFonts w:ascii="Times New Roman" w:eastAsia="Times New Roman" w:hAnsi="Times New Roman" w:cs="Times New Roman"/>
          <w:b/>
          <w:bCs/>
          <w:noProof/>
          <w:color w:val="000000"/>
          <w:spacing w:val="-20"/>
          <w:sz w:val="28"/>
          <w:szCs w:val="28"/>
          <w:u w:val="single" w:color="000000"/>
        </w:rPr>
        <w:pPrChange w:id="31" w:author="CHETAN SONI" w:date="2026-02-16T23:09:00Z">
          <w:pPr>
            <w:spacing w:before="281" w:line="480" w:lineRule="auto"/>
            <w:ind w:left="720" w:firstLine="1"/>
          </w:pPr>
        </w:pPrChange>
      </w:pPr>
      <w:r>
        <w:rPr>
          <w:rFonts w:ascii="Times New Roman" w:eastAsia="Times New Roman" w:hAnsi="Times New Roman" w:cs="Times New Roman"/>
          <w:b/>
          <w:bCs/>
          <w:noProof/>
          <w:color w:val="000000"/>
          <w:spacing w:val="-2"/>
          <w:sz w:val="28"/>
          <w:szCs w:val="28"/>
          <w:u w:val="single" w:color="000000"/>
        </w:rPr>
        <w:t xml:space="preserve">TABLE 4: </w:t>
      </w:r>
      <w:r w:rsidR="00E61BE2">
        <w:rPr>
          <w:rFonts w:ascii="Times New Roman" w:eastAsia="Times New Roman" w:hAnsi="Times New Roman" w:cs="Times New Roman"/>
          <w:b/>
          <w:bCs/>
          <w:noProof/>
          <w:color w:val="000000"/>
          <w:spacing w:val="-2"/>
          <w:sz w:val="28"/>
          <w:szCs w:val="28"/>
          <w:u w:val="single" w:color="000000"/>
        </w:rPr>
        <w:t>User</w:t>
      </w:r>
      <w:r w:rsidR="00732EE1">
        <w:rPr>
          <w:rFonts w:ascii="Times New Roman" w:eastAsia="Times New Roman" w:hAnsi="Times New Roman" w:cs="Times New Roman"/>
          <w:b/>
          <w:bCs/>
          <w:noProof/>
          <w:color w:val="000000"/>
          <w:spacing w:val="-2"/>
          <w:sz w:val="28"/>
          <w:szCs w:val="28"/>
          <w:u w:val="single" w:color="000000"/>
        </w:rPr>
        <w:t>:</w:t>
      </w:r>
    </w:p>
    <w:p w:rsidR="00D01959" w:rsidRDefault="00E61BE2" w:rsidP="006A78E0">
      <w:pPr>
        <w:pStyle w:val="NormalWeb"/>
        <w:spacing w:line="480" w:lineRule="auto"/>
        <w:jc w:val="center"/>
      </w:pPr>
      <w:r w:rsidRPr="00E61BE2">
        <w:drawing>
          <wp:inline distT="0" distB="0" distL="0" distR="0" wp14:anchorId="07CC368B" wp14:editId="71BC5556">
            <wp:extent cx="5324476" cy="2165131"/>
            <wp:effectExtent l="19050" t="19050" r="9525" b="260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6025" cy="2173894"/>
                    </a:xfrm>
                    <a:prstGeom prst="rect">
                      <a:avLst/>
                    </a:prstGeom>
                    <a:ln w="12700">
                      <a:solidFill>
                        <a:schemeClr val="tx1"/>
                      </a:solidFill>
                    </a:ln>
                  </pic:spPr>
                </pic:pic>
              </a:graphicData>
            </a:graphic>
          </wp:inline>
        </w:drawing>
      </w:r>
    </w:p>
    <w:p w:rsidR="005715E6" w:rsidRPr="005715E6" w:rsidRDefault="006C0365">
      <w:pPr>
        <w:rPr>
          <w:rFonts w:ascii="Times New Roman" w:eastAsia="Times New Roman" w:hAnsi="Times New Roman" w:cs="Times New Roman"/>
          <w:sz w:val="24"/>
          <w:szCs w:val="24"/>
          <w:lang w:eastAsia="en-IN"/>
        </w:rPr>
        <w:pPrChange w:id="32" w:author="CHETAN SONI" w:date="2026-02-16T23:08:00Z">
          <w:pPr>
            <w:spacing w:after="0" w:line="480" w:lineRule="auto"/>
          </w:pPr>
        </w:pPrChange>
      </w:pPr>
      <w:ins w:id="33" w:author="CHETAN SONI" w:date="2026-02-16T23:08:00Z">
        <w:r>
          <w:rPr>
            <w:rFonts w:ascii="Times New Roman" w:eastAsia="Times New Roman" w:hAnsi="Times New Roman" w:cs="Times New Roman"/>
            <w:sz w:val="24"/>
            <w:szCs w:val="24"/>
            <w:lang w:eastAsia="en-IN"/>
          </w:rPr>
          <w:br w:type="page"/>
        </w:r>
      </w:ins>
    </w:p>
    <w:p w:rsidR="00966033" w:rsidRPr="003B4C93" w:rsidRDefault="00966033" w:rsidP="003B4C93">
      <w:pPr>
        <w:pStyle w:val="ListParagraph"/>
        <w:numPr>
          <w:ilvl w:val="1"/>
          <w:numId w:val="45"/>
        </w:numPr>
        <w:spacing w:line="480" w:lineRule="auto"/>
        <w:jc w:val="center"/>
        <w:rPr>
          <w:rFonts w:ascii="Times New Roman" w:eastAsia="Times New Roman" w:hAnsi="Times New Roman" w:cs="Times New Roman"/>
          <w:b/>
          <w:bCs/>
          <w:sz w:val="32"/>
          <w:szCs w:val="27"/>
          <w:lang w:eastAsia="en-IN"/>
        </w:rPr>
      </w:pPr>
      <w:r w:rsidRPr="003B4C93">
        <w:rPr>
          <w:rFonts w:ascii="Times New Roman" w:eastAsia="Times New Roman" w:hAnsi="Times New Roman" w:cs="Times New Roman"/>
          <w:b/>
          <w:bCs/>
          <w:sz w:val="32"/>
          <w:szCs w:val="27"/>
          <w:u w:val="single"/>
          <w:lang w:eastAsia="en-IN"/>
        </w:rPr>
        <w:lastRenderedPageBreak/>
        <w:t>DATA FLOW DIAGRAM</w:t>
      </w:r>
    </w:p>
    <w:p w:rsidR="00966033" w:rsidRPr="00C5728E" w:rsidRDefault="00966033" w:rsidP="0096603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It is a graphical tool used to describe and analyze the flow of data through a system. It focuses on the data flowing into the system, between processes, and in and out of data stores.</w:t>
      </w:r>
    </w:p>
    <w:p w:rsidR="00966033" w:rsidRPr="00F22205" w:rsidRDefault="00966033" w:rsidP="00966033">
      <w:pPr>
        <w:pStyle w:val="NormalWeb"/>
        <w:spacing w:line="480" w:lineRule="auto"/>
        <w:jc w:val="both"/>
        <w:rPr>
          <w:b/>
          <w:bCs/>
          <w:sz w:val="28"/>
        </w:rPr>
      </w:pPr>
      <w:r w:rsidRPr="00F22205">
        <w:rPr>
          <w:b/>
          <w:bCs/>
          <w:sz w:val="28"/>
        </w:rPr>
        <w:t>DFDs are of two types:</w:t>
      </w:r>
    </w:p>
    <w:p w:rsidR="00966033" w:rsidRPr="00C5728E" w:rsidRDefault="00966033" w:rsidP="00387827">
      <w:pPr>
        <w:numPr>
          <w:ilvl w:val="0"/>
          <w:numId w:val="2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Physical DFD:</w:t>
      </w:r>
      <w:r w:rsidRPr="00C5728E">
        <w:rPr>
          <w:rFonts w:ascii="Times New Roman" w:eastAsia="Times New Roman" w:hAnsi="Times New Roman" w:cs="Times New Roman"/>
          <w:sz w:val="24"/>
          <w:szCs w:val="24"/>
          <w:lang w:eastAsia="en-IN"/>
        </w:rPr>
        <w:t xml:space="preserve"> The physical DFD is a model of the current system and is used to ensure that the current system has been clearly understood. It depicts </w:t>
      </w:r>
      <w:r w:rsidRPr="00C5728E">
        <w:rPr>
          <w:rFonts w:ascii="Times New Roman" w:eastAsia="Times New Roman" w:hAnsi="Times New Roman" w:cs="Times New Roman"/>
          <w:i/>
          <w:iCs/>
          <w:sz w:val="24"/>
          <w:szCs w:val="24"/>
          <w:lang w:eastAsia="en-IN"/>
        </w:rPr>
        <w:t>how</w:t>
      </w:r>
      <w:r w:rsidRPr="00C5728E">
        <w:rPr>
          <w:rFonts w:ascii="Times New Roman" w:eastAsia="Times New Roman" w:hAnsi="Times New Roman" w:cs="Times New Roman"/>
          <w:sz w:val="24"/>
          <w:szCs w:val="24"/>
          <w:lang w:eastAsia="en-IN"/>
        </w:rPr>
        <w:t xml:space="preserve"> the system will be implemented (e.g., hardware, software, people).</w:t>
      </w:r>
    </w:p>
    <w:p w:rsidR="00966033" w:rsidRPr="00C5728E" w:rsidRDefault="00966033" w:rsidP="00387827">
      <w:pPr>
        <w:numPr>
          <w:ilvl w:val="0"/>
          <w:numId w:val="2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Logical DFD:</w:t>
      </w:r>
      <w:r w:rsidRPr="00C5728E">
        <w:rPr>
          <w:rFonts w:ascii="Times New Roman" w:eastAsia="Times New Roman" w:hAnsi="Times New Roman" w:cs="Times New Roman"/>
          <w:sz w:val="24"/>
          <w:szCs w:val="24"/>
          <w:lang w:eastAsia="en-IN"/>
        </w:rPr>
        <w:t xml:space="preserve"> Logical DFDs are the model of the proposed system. They clearly show the requirements on which the new system should be built, focusing on </w:t>
      </w:r>
      <w:r w:rsidRPr="00C5728E">
        <w:rPr>
          <w:rFonts w:ascii="Times New Roman" w:eastAsia="Times New Roman" w:hAnsi="Times New Roman" w:cs="Times New Roman"/>
          <w:i/>
          <w:iCs/>
          <w:sz w:val="24"/>
          <w:szCs w:val="24"/>
          <w:lang w:eastAsia="en-IN"/>
        </w:rPr>
        <w:t>what</w:t>
      </w:r>
      <w:r w:rsidRPr="00C5728E">
        <w:rPr>
          <w:rFonts w:ascii="Times New Roman" w:eastAsia="Times New Roman" w:hAnsi="Times New Roman" w:cs="Times New Roman"/>
          <w:sz w:val="24"/>
          <w:szCs w:val="24"/>
          <w:lang w:eastAsia="en-IN"/>
        </w:rPr>
        <w:t xml:space="preserve"> the system does rather than </w:t>
      </w:r>
      <w:r w:rsidRPr="00C5728E">
        <w:rPr>
          <w:rFonts w:ascii="Times New Roman" w:eastAsia="Times New Roman" w:hAnsi="Times New Roman" w:cs="Times New Roman"/>
          <w:i/>
          <w:iCs/>
          <w:sz w:val="24"/>
          <w:szCs w:val="24"/>
          <w:lang w:eastAsia="en-IN"/>
        </w:rPr>
        <w:t>how</w:t>
      </w:r>
      <w:r w:rsidRPr="00C5728E">
        <w:rPr>
          <w:rFonts w:ascii="Times New Roman" w:eastAsia="Times New Roman" w:hAnsi="Times New Roman" w:cs="Times New Roman"/>
          <w:sz w:val="24"/>
          <w:szCs w:val="24"/>
          <w:lang w:eastAsia="en-IN"/>
        </w:rPr>
        <w:t xml:space="preserve"> it does it.</w:t>
      </w:r>
    </w:p>
    <w:p w:rsidR="00966033" w:rsidRPr="00F22205" w:rsidRDefault="00966033" w:rsidP="00966033">
      <w:pPr>
        <w:pStyle w:val="NormalWeb"/>
        <w:spacing w:line="480" w:lineRule="auto"/>
        <w:jc w:val="both"/>
        <w:rPr>
          <w:b/>
          <w:bCs/>
          <w:sz w:val="28"/>
        </w:rPr>
      </w:pPr>
      <w:r w:rsidRPr="00F22205">
        <w:rPr>
          <w:b/>
          <w:bCs/>
          <w:sz w:val="28"/>
        </w:rPr>
        <w:t xml:space="preserve">Notation Used In DFD: </w:t>
      </w:r>
    </w:p>
    <w:p w:rsidR="00966033" w:rsidRPr="00C5728E" w:rsidRDefault="00966033" w:rsidP="0096603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There are four simple notations used to complete DFDs:</w:t>
      </w:r>
    </w:p>
    <w:p w:rsidR="00966033" w:rsidRPr="00C5728E" w:rsidRDefault="00966033" w:rsidP="00387827">
      <w:pPr>
        <w:numPr>
          <w:ilvl w:val="0"/>
          <w:numId w:val="2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Dataflow:</w:t>
      </w:r>
    </w:p>
    <w:p w:rsidR="00966033" w:rsidRPr="00D13537" w:rsidRDefault="00966033" w:rsidP="00966033">
      <w:pPr>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4F0B2D">
        <w:rPr>
          <w:rFonts w:ascii="Times New Roman" w:eastAsia="Times New Roman" w:hAnsi="Times New Roman" w:cs="Times New Roman"/>
          <w:i/>
          <w:iCs/>
          <w:noProof/>
          <w:sz w:val="24"/>
          <w:szCs w:val="24"/>
          <w:lang w:eastAsia="en-IN"/>
        </w:rPr>
        <w:drawing>
          <wp:inline distT="0" distB="0" distL="0" distR="0" wp14:anchorId="61355959" wp14:editId="56B18CF6">
            <wp:extent cx="2467319" cy="733527"/>
            <wp:effectExtent l="19050" t="19050" r="28575"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7319" cy="733527"/>
                    </a:xfrm>
                    <a:prstGeom prst="rect">
                      <a:avLst/>
                    </a:prstGeom>
                    <a:ln w="12700">
                      <a:solidFill>
                        <a:schemeClr val="tx1"/>
                      </a:solidFill>
                    </a:ln>
                  </pic:spPr>
                </pic:pic>
              </a:graphicData>
            </a:graphic>
          </wp:inline>
        </w:drawing>
      </w:r>
    </w:p>
    <w:p w:rsidR="00966033" w:rsidRPr="00C5728E" w:rsidRDefault="00966033" w:rsidP="00387827">
      <w:pPr>
        <w:numPr>
          <w:ilvl w:val="0"/>
          <w:numId w:val="2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External Entity:</w:t>
      </w:r>
    </w:p>
    <w:p w:rsidR="00966033" w:rsidRPr="00001648" w:rsidRDefault="00966033" w:rsidP="00966033">
      <w:pPr>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58357F">
        <w:rPr>
          <w:rFonts w:ascii="Times New Roman" w:eastAsia="Times New Roman" w:hAnsi="Times New Roman" w:cs="Times New Roman"/>
          <w:noProof/>
          <w:sz w:val="24"/>
          <w:szCs w:val="24"/>
          <w:lang w:eastAsia="en-IN"/>
        </w:rPr>
        <w:drawing>
          <wp:inline distT="0" distB="0" distL="0" distR="0" wp14:anchorId="7479AD34" wp14:editId="7AF69D0C">
            <wp:extent cx="2581635" cy="743054"/>
            <wp:effectExtent l="19050" t="19050" r="952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1635" cy="743054"/>
                    </a:xfrm>
                    <a:prstGeom prst="rect">
                      <a:avLst/>
                    </a:prstGeom>
                    <a:ln w="12700">
                      <a:solidFill>
                        <a:schemeClr val="bg1"/>
                      </a:solidFill>
                    </a:ln>
                  </pic:spPr>
                </pic:pic>
              </a:graphicData>
            </a:graphic>
          </wp:inline>
        </w:drawing>
      </w:r>
    </w:p>
    <w:p w:rsidR="00966033" w:rsidRPr="00C5728E" w:rsidRDefault="00966033" w:rsidP="00387827">
      <w:pPr>
        <w:numPr>
          <w:ilvl w:val="0"/>
          <w:numId w:val="22"/>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Process:</w:t>
      </w:r>
    </w:p>
    <w:p w:rsidR="00966033" w:rsidRPr="00774A3D" w:rsidRDefault="00966033" w:rsidP="00387827">
      <w:pPr>
        <w:numPr>
          <w:ilvl w:val="0"/>
          <w:numId w:val="22"/>
        </w:numPr>
        <w:spacing w:before="100" w:beforeAutospacing="1" w:after="100" w:afterAutospacing="1" w:line="480" w:lineRule="auto"/>
        <w:jc w:val="center"/>
        <w:rPr>
          <w:rFonts w:ascii="Times New Roman" w:eastAsia="Times New Roman" w:hAnsi="Times New Roman" w:cs="Times New Roman"/>
          <w:sz w:val="24"/>
          <w:szCs w:val="24"/>
          <w:lang w:eastAsia="en-IN"/>
        </w:rPr>
      </w:pPr>
      <w:r w:rsidRPr="0057790C">
        <w:rPr>
          <w:rFonts w:ascii="Times New Roman" w:eastAsia="Times New Roman" w:hAnsi="Times New Roman" w:cs="Times New Roman"/>
          <w:i/>
          <w:iCs/>
          <w:noProof/>
          <w:sz w:val="24"/>
          <w:szCs w:val="24"/>
          <w:lang w:eastAsia="en-IN"/>
        </w:rPr>
        <w:lastRenderedPageBreak/>
        <w:drawing>
          <wp:inline distT="0" distB="0" distL="0" distR="0" wp14:anchorId="61F3CA9F" wp14:editId="60B119F0">
            <wp:extent cx="2410161" cy="1114581"/>
            <wp:effectExtent l="19050" t="19050" r="952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0161" cy="1114581"/>
                    </a:xfrm>
                    <a:prstGeom prst="rect">
                      <a:avLst/>
                    </a:prstGeom>
                    <a:ln w="12700">
                      <a:solidFill>
                        <a:schemeClr val="tx1"/>
                      </a:solidFill>
                    </a:ln>
                  </pic:spPr>
                </pic:pic>
              </a:graphicData>
            </a:graphic>
          </wp:inline>
        </w:drawing>
      </w:r>
    </w:p>
    <w:p w:rsidR="00966033" w:rsidRDefault="00966033" w:rsidP="00966033">
      <w:pPr>
        <w:spacing w:before="100" w:beforeAutospacing="1" w:after="100" w:afterAutospacing="1" w:line="480" w:lineRule="auto"/>
        <w:ind w:left="720"/>
        <w:rPr>
          <w:rFonts w:ascii="Times New Roman" w:eastAsia="Times New Roman" w:hAnsi="Times New Roman" w:cs="Times New Roman"/>
          <w:b/>
          <w:bCs/>
          <w:sz w:val="24"/>
          <w:szCs w:val="24"/>
          <w:lang w:eastAsia="en-IN"/>
        </w:rPr>
      </w:pPr>
      <w:r w:rsidRPr="00C5728E">
        <w:rPr>
          <w:rFonts w:ascii="Times New Roman" w:eastAsia="Times New Roman" w:hAnsi="Times New Roman" w:cs="Times New Roman"/>
          <w:b/>
          <w:bCs/>
          <w:sz w:val="24"/>
          <w:szCs w:val="24"/>
          <w:lang w:eastAsia="en-IN"/>
        </w:rPr>
        <w:t>Data store:</w:t>
      </w:r>
    </w:p>
    <w:p w:rsidR="00966033" w:rsidRPr="00C5728E" w:rsidRDefault="00966033" w:rsidP="00966033">
      <w:pPr>
        <w:spacing w:before="100" w:beforeAutospacing="1" w:after="100" w:afterAutospacing="1" w:line="480" w:lineRule="auto"/>
        <w:jc w:val="center"/>
        <w:rPr>
          <w:rFonts w:ascii="Times New Roman" w:eastAsia="Times New Roman" w:hAnsi="Times New Roman" w:cs="Times New Roman"/>
          <w:sz w:val="24"/>
          <w:szCs w:val="24"/>
          <w:lang w:eastAsia="en-IN"/>
        </w:rPr>
      </w:pPr>
      <w:r w:rsidRPr="00E4739F">
        <w:rPr>
          <w:rFonts w:ascii="Times New Roman" w:eastAsia="Times New Roman" w:hAnsi="Times New Roman" w:cs="Times New Roman"/>
          <w:noProof/>
          <w:sz w:val="24"/>
          <w:szCs w:val="24"/>
          <w:lang w:eastAsia="en-IN"/>
        </w:rPr>
        <w:drawing>
          <wp:inline distT="0" distB="0" distL="0" distR="0" wp14:anchorId="053D06C6" wp14:editId="113993B4">
            <wp:extent cx="2562583" cy="1524213"/>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2583" cy="1524213"/>
                    </a:xfrm>
                    <a:prstGeom prst="rect">
                      <a:avLst/>
                    </a:prstGeom>
                    <a:ln w="12700">
                      <a:solidFill>
                        <a:schemeClr val="tx1"/>
                      </a:solidFill>
                    </a:ln>
                  </pic:spPr>
                </pic:pic>
              </a:graphicData>
            </a:graphic>
          </wp:inline>
        </w:drawing>
      </w:r>
    </w:p>
    <w:p w:rsidR="00464FE9" w:rsidRPr="005715E6" w:rsidRDefault="00966033">
      <w:pPr>
        <w:rPr>
          <w:rFonts w:ascii="Times New Roman" w:eastAsia="Times New Roman" w:hAnsi="Times New Roman" w:cs="Times New Roman"/>
          <w:sz w:val="24"/>
          <w:szCs w:val="24"/>
          <w:lang w:eastAsia="en-IN"/>
        </w:rPr>
        <w:pPrChange w:id="34" w:author="CHETAN SONI" w:date="2026-02-16T23:09:00Z">
          <w:pPr>
            <w:spacing w:before="100" w:beforeAutospacing="1" w:after="100" w:afterAutospacing="1" w:line="480" w:lineRule="auto"/>
            <w:ind w:left="720"/>
          </w:pPr>
        </w:pPrChange>
      </w:pPr>
      <w:r>
        <w:rPr>
          <w:rFonts w:ascii="Times New Roman" w:eastAsia="Times New Roman" w:hAnsi="Times New Roman" w:cs="Times New Roman"/>
          <w:sz w:val="24"/>
          <w:szCs w:val="24"/>
          <w:lang w:eastAsia="en-IN"/>
        </w:rPr>
        <w:br w:type="page"/>
      </w:r>
    </w:p>
    <w:p w:rsidR="003E6185" w:rsidRPr="005715E6" w:rsidRDefault="00946325" w:rsidP="00222BD5">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DFD Level 0</w:t>
      </w:r>
      <w:r w:rsidR="000C36DB">
        <w:rPr>
          <w:rFonts w:ascii="Times New Roman" w:eastAsia="Times New Roman" w:hAnsi="Times New Roman" w:cs="Times New Roman"/>
          <w:b/>
          <w:bCs/>
          <w:sz w:val="27"/>
          <w:szCs w:val="27"/>
          <w:lang w:eastAsia="en-IN"/>
        </w:rPr>
        <w:t>:</w:t>
      </w:r>
    </w:p>
    <w:p w:rsidR="003E6185" w:rsidRDefault="00956AAD" w:rsidP="00222BD5">
      <w:pPr>
        <w:spacing w:before="100" w:beforeAutospacing="1" w:after="100" w:afterAutospacing="1" w:line="480" w:lineRule="auto"/>
        <w:rPr>
          <w:rFonts w:ascii="Times New Roman" w:eastAsia="Times New Roman" w:hAnsi="Times New Roman" w:cs="Times New Roman"/>
          <w:sz w:val="24"/>
          <w:szCs w:val="24"/>
          <w:lang w:eastAsia="en-IN"/>
        </w:rPr>
      </w:pPr>
      <w:r w:rsidRPr="000D1CE1">
        <w:rPr>
          <w:rFonts w:ascii="Times New Roman" w:eastAsia="Times New Roman" w:hAnsi="Times New Roman" w:cs="Times New Roman"/>
          <w:b/>
          <w:bCs/>
          <w:noProof/>
          <w:sz w:val="27"/>
          <w:szCs w:val="27"/>
          <w:lang w:eastAsia="en-IN"/>
        </w:rPr>
        <w:drawing>
          <wp:inline distT="0" distB="0" distL="0" distR="0" wp14:anchorId="6EB45F6A" wp14:editId="18BD49D7">
            <wp:extent cx="6645910" cy="2879835"/>
            <wp:effectExtent l="19050" t="19050" r="21590" b="15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9002" cy="2881175"/>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1029FF" w:rsidRPr="005715E6" w:rsidDel="00F515F9" w:rsidRDefault="001029FF" w:rsidP="001029FF">
      <w:pPr>
        <w:spacing w:before="100" w:beforeAutospacing="1" w:after="100" w:afterAutospacing="1" w:line="480" w:lineRule="auto"/>
        <w:outlineLvl w:val="2"/>
        <w:rPr>
          <w:del w:id="35" w:author="CHETAN SONI" w:date="2026-02-16T23:11:00Z"/>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DFD Level 1:</w:t>
      </w:r>
    </w:p>
    <w:p w:rsidR="003E6185" w:rsidRDefault="003E6185" w:rsidP="00291550">
      <w:pPr>
        <w:spacing w:before="100" w:beforeAutospacing="1" w:after="100" w:afterAutospacing="1" w:line="480" w:lineRule="auto"/>
        <w:rPr>
          <w:rFonts w:ascii="Times New Roman" w:eastAsia="Times New Roman" w:hAnsi="Times New Roman" w:cs="Times New Roman"/>
          <w:sz w:val="24"/>
          <w:szCs w:val="24"/>
          <w:lang w:eastAsia="en-IN"/>
        </w:rPr>
      </w:pPr>
    </w:p>
    <w:p w:rsidR="00291550" w:rsidRPr="00FD0E13" w:rsidDel="00F515F9" w:rsidRDefault="00700508" w:rsidP="00275F60">
      <w:pPr>
        <w:spacing w:before="100" w:beforeAutospacing="1" w:after="100" w:afterAutospacing="1" w:line="480" w:lineRule="auto"/>
        <w:rPr>
          <w:del w:id="36" w:author="CHETAN SONI" w:date="2026-02-16T23:11:00Z"/>
          <w:rFonts w:ascii="Times New Roman" w:eastAsia="Times New Roman" w:hAnsi="Times New Roman" w:cs="Times New Roman"/>
          <w:sz w:val="24"/>
          <w:szCs w:val="24"/>
          <w:lang w:eastAsia="en-IN"/>
        </w:rPr>
      </w:pPr>
      <w:r w:rsidRPr="00700508">
        <w:rPr>
          <w:rFonts w:ascii="Times New Roman" w:eastAsia="Times New Roman" w:hAnsi="Times New Roman" w:cs="Times New Roman"/>
          <w:noProof/>
          <w:sz w:val="24"/>
          <w:szCs w:val="24"/>
          <w:lang w:eastAsia="en-IN"/>
        </w:rPr>
        <w:drawing>
          <wp:inline distT="0" distB="0" distL="0" distR="0" wp14:anchorId="1F80D84D" wp14:editId="6FA31EE1">
            <wp:extent cx="6645910" cy="4589780"/>
            <wp:effectExtent l="19050" t="19050" r="21590" b="203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4589780"/>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FD0E13" w:rsidDel="00AC4735" w:rsidRDefault="00FD0E13" w:rsidP="00275F60">
      <w:pPr>
        <w:pStyle w:val="Heading3"/>
        <w:spacing w:line="480" w:lineRule="auto"/>
        <w:rPr>
          <w:del w:id="37" w:author="CHETAN SONI" w:date="2026-02-16T23:08:00Z"/>
        </w:rPr>
      </w:pPr>
    </w:p>
    <w:p w:rsidR="00AC4735" w:rsidRDefault="00AC4735">
      <w:pPr>
        <w:spacing w:before="100" w:beforeAutospacing="1" w:after="100" w:afterAutospacing="1" w:line="480" w:lineRule="auto"/>
        <w:rPr>
          <w:ins w:id="38" w:author="CHETAN SONI" w:date="2026-02-16T23:08:00Z"/>
        </w:rPr>
        <w:pPrChange w:id="39" w:author="CHETAN SONI" w:date="2026-02-16T23:11:00Z">
          <w:pPr>
            <w:pStyle w:val="NormalWeb"/>
            <w:spacing w:line="480" w:lineRule="auto"/>
          </w:pPr>
        </w:pPrChange>
      </w:pPr>
    </w:p>
    <w:p w:rsidR="000C36DB" w:rsidRPr="00783B0E" w:rsidDel="00AC4735" w:rsidRDefault="006A68B1" w:rsidP="00FE45E9">
      <w:pPr>
        <w:pStyle w:val="NormalWeb"/>
        <w:spacing w:line="480" w:lineRule="auto"/>
        <w:ind w:left="1440"/>
        <w:jc w:val="center"/>
        <w:rPr>
          <w:del w:id="40" w:author="CHETAN SONI" w:date="2026-02-16T23:08:00Z"/>
          <w:sz w:val="32"/>
          <w:u w:val="single"/>
        </w:rPr>
      </w:pPr>
      <w:r>
        <w:rPr>
          <w:sz w:val="32"/>
          <w:u w:val="single"/>
        </w:rPr>
        <w:lastRenderedPageBreak/>
        <w:t>10.</w:t>
      </w:r>
      <w:r w:rsidR="00FE45E9">
        <w:rPr>
          <w:sz w:val="32"/>
          <w:u w:val="single"/>
        </w:rPr>
        <w:tab/>
      </w:r>
      <w:del w:id="41" w:author="CHETAN SONI" w:date="2026-02-16T23:08:00Z">
        <w:r w:rsidR="000C36DB" w:rsidRPr="00783B0E" w:rsidDel="00AC4735">
          <w:rPr>
            <w:sz w:val="32"/>
            <w:u w:val="single"/>
          </w:rPr>
          <w:delText xml:space="preserve">Here is the </w:delText>
        </w:r>
        <w:r w:rsidR="000C36DB" w:rsidRPr="00783B0E" w:rsidDel="00AC4735">
          <w:rPr>
            <w:b/>
            <w:bCs/>
            <w:sz w:val="32"/>
            <w:u w:val="single"/>
          </w:rPr>
          <w:delText>Entity Relationship Diagram (ERD)</w:delText>
        </w:r>
        <w:r w:rsidR="000C36DB" w:rsidRPr="00783B0E" w:rsidDel="00AC4735">
          <w:rPr>
            <w:sz w:val="32"/>
            <w:u w:val="single"/>
          </w:rPr>
          <w:delText xml:space="preserve"> section for </w:delText>
        </w:r>
        <w:r w:rsidR="000C36DB" w:rsidRPr="00783B0E" w:rsidDel="00AC4735">
          <w:rPr>
            <w:b/>
            <w:bCs/>
            <w:sz w:val="32"/>
            <w:u w:val="single"/>
          </w:rPr>
          <w:delText>Shraddha Watch Store</w:delText>
        </w:r>
        <w:r w:rsidR="000C36DB" w:rsidRPr="00783B0E" w:rsidDel="00AC4735">
          <w:rPr>
            <w:sz w:val="32"/>
            <w:u w:val="single"/>
          </w:rPr>
          <w:delText>, including the definitions and the diagram code.</w:delText>
        </w:r>
      </w:del>
    </w:p>
    <w:p w:rsidR="000C36DB" w:rsidRPr="00783B0E" w:rsidDel="00AC4735" w:rsidRDefault="00BC2BBD" w:rsidP="00FE45E9">
      <w:pPr>
        <w:spacing w:line="480" w:lineRule="auto"/>
        <w:ind w:left="1440"/>
        <w:jc w:val="center"/>
        <w:rPr>
          <w:del w:id="42" w:author="CHETAN SONI" w:date="2026-02-16T23:08:00Z"/>
          <w:sz w:val="32"/>
          <w:u w:val="single"/>
        </w:rPr>
      </w:pPr>
      <w:del w:id="43" w:author="CHETAN SONI" w:date="2026-02-16T23:08:00Z">
        <w:r>
          <w:rPr>
            <w:sz w:val="32"/>
            <w:u w:val="single"/>
          </w:rPr>
          <w:pict>
            <v:rect id="_x0000_i1064" style="width:0;height:1.5pt" o:hralign="center" o:hrstd="t" o:hr="t" fillcolor="#a0a0a0" stroked="f"/>
          </w:pict>
        </w:r>
      </w:del>
    </w:p>
    <w:p w:rsidR="000C36DB" w:rsidRPr="00783B0E" w:rsidRDefault="000C36DB" w:rsidP="00FE45E9">
      <w:pPr>
        <w:pStyle w:val="Heading3"/>
        <w:spacing w:line="480" w:lineRule="auto"/>
        <w:ind w:left="1440"/>
        <w:jc w:val="center"/>
        <w:rPr>
          <w:sz w:val="32"/>
          <w:u w:val="single"/>
        </w:rPr>
      </w:pPr>
      <w:r w:rsidRPr="00783B0E">
        <w:rPr>
          <w:sz w:val="32"/>
          <w:u w:val="single"/>
        </w:rPr>
        <w:t>ENTITY RELATIONSHIP DIAGRAM</w:t>
      </w:r>
    </w:p>
    <w:p w:rsidR="000C36DB" w:rsidRDefault="000C36DB" w:rsidP="00222BD5">
      <w:pPr>
        <w:pStyle w:val="NormalWeb"/>
        <w:spacing w:line="480" w:lineRule="auto"/>
      </w:pPr>
      <w:r>
        <w:t xml:space="preserve">An Entity Relationship Diagram (ERD) is a graphical representation that depicts the logical structure of a database. It visualizes the relationships between different entities (tables) within the </w:t>
      </w:r>
      <w:r w:rsidR="00736A81">
        <w:rPr>
          <w:b/>
          <w:bCs/>
        </w:rPr>
        <w:t>LuxAura</w:t>
      </w:r>
      <w:r>
        <w:rPr>
          <w:b/>
          <w:bCs/>
        </w:rPr>
        <w:t xml:space="preserve"> Watch Store</w:t>
      </w:r>
      <w:r>
        <w:t xml:space="preserve"> database, ensuring that data is organized efficiently and without redundancy.</w:t>
      </w:r>
    </w:p>
    <w:p w:rsidR="000C36DB" w:rsidRDefault="000C36DB" w:rsidP="00222BD5">
      <w:pPr>
        <w:pStyle w:val="NormalWeb"/>
        <w:spacing w:line="480" w:lineRule="auto"/>
      </w:pPr>
      <w:r>
        <w:t>The core components of an E-R Diagram are:</w:t>
      </w:r>
    </w:p>
    <w:p w:rsidR="000C36DB" w:rsidRDefault="000C36DB" w:rsidP="00222BD5">
      <w:pPr>
        <w:pStyle w:val="NormalWeb"/>
        <w:spacing w:line="480" w:lineRule="auto"/>
      </w:pPr>
      <w:r>
        <w:rPr>
          <w:b/>
          <w:bCs/>
        </w:rPr>
        <w:t>1. Entity:</w:t>
      </w:r>
      <w:r>
        <w:t xml:space="preserve"> An entity is a real-world object or concept that is distinguishable from all other objects. In the context of </w:t>
      </w:r>
      <w:r w:rsidR="00736A81">
        <w:rPr>
          <w:b/>
          <w:bCs/>
        </w:rPr>
        <w:t>LuxAura</w:t>
      </w:r>
      <w:r>
        <w:rPr>
          <w:b/>
          <w:bCs/>
        </w:rPr>
        <w:t xml:space="preserve"> Watch Store</w:t>
      </w:r>
      <w:r>
        <w:t>, key entities include:</w:t>
      </w:r>
    </w:p>
    <w:p w:rsidR="000C36DB" w:rsidRDefault="000C36DB" w:rsidP="00387827">
      <w:pPr>
        <w:pStyle w:val="NormalWeb"/>
        <w:numPr>
          <w:ilvl w:val="0"/>
          <w:numId w:val="6"/>
        </w:numPr>
        <w:spacing w:line="480" w:lineRule="auto"/>
      </w:pPr>
      <w:r>
        <w:rPr>
          <w:b/>
          <w:bCs/>
        </w:rPr>
        <w:t>User:</w:t>
      </w:r>
      <w:r>
        <w:t xml:space="preserve"> Represents the customer or admin accessing the system.</w:t>
      </w:r>
    </w:p>
    <w:p w:rsidR="000C36DB" w:rsidRDefault="000C36DB" w:rsidP="00387827">
      <w:pPr>
        <w:pStyle w:val="NormalWeb"/>
        <w:numPr>
          <w:ilvl w:val="0"/>
          <w:numId w:val="6"/>
        </w:numPr>
        <w:spacing w:line="480" w:lineRule="auto"/>
      </w:pPr>
      <w:r>
        <w:rPr>
          <w:b/>
          <w:bCs/>
        </w:rPr>
        <w:t>Product:</w:t>
      </w:r>
      <w:r>
        <w:t xml:space="preserve"> Represents the watches available for sale.</w:t>
      </w:r>
    </w:p>
    <w:p w:rsidR="000C36DB" w:rsidRDefault="000C36DB" w:rsidP="00387827">
      <w:pPr>
        <w:pStyle w:val="NormalWeb"/>
        <w:numPr>
          <w:ilvl w:val="0"/>
          <w:numId w:val="6"/>
        </w:numPr>
        <w:spacing w:line="480" w:lineRule="auto"/>
      </w:pPr>
      <w:r>
        <w:rPr>
          <w:b/>
          <w:bCs/>
        </w:rPr>
        <w:t>Order:</w:t>
      </w:r>
      <w:r>
        <w:t xml:space="preserve"> Represents a purchase made by a user.</w:t>
      </w:r>
    </w:p>
    <w:p w:rsidR="000C36DB" w:rsidRDefault="000C36DB" w:rsidP="00387827">
      <w:pPr>
        <w:pStyle w:val="NormalWeb"/>
        <w:numPr>
          <w:ilvl w:val="0"/>
          <w:numId w:val="6"/>
        </w:numPr>
        <w:spacing w:line="480" w:lineRule="auto"/>
      </w:pPr>
      <w:r>
        <w:rPr>
          <w:b/>
          <w:bCs/>
        </w:rPr>
        <w:t>Category:</w:t>
      </w:r>
      <w:r>
        <w:t xml:space="preserve"> Represents the classification of watches (e.g., Analog, Digital).</w:t>
      </w:r>
    </w:p>
    <w:p w:rsidR="000C36DB" w:rsidRDefault="000C36DB" w:rsidP="00222BD5">
      <w:pPr>
        <w:pStyle w:val="NormalWeb"/>
        <w:spacing w:line="480" w:lineRule="auto"/>
      </w:pPr>
      <w:r>
        <w:rPr>
          <w:b/>
          <w:bCs/>
        </w:rPr>
        <w:t>2. Attribute:</w:t>
      </w:r>
      <w:r>
        <w:t xml:space="preserve"> Attributes are the specific properties or details that describe an entity. For example:</w:t>
      </w:r>
    </w:p>
    <w:p w:rsidR="000C36DB" w:rsidRDefault="000C36DB" w:rsidP="00387827">
      <w:pPr>
        <w:pStyle w:val="NormalWeb"/>
        <w:numPr>
          <w:ilvl w:val="0"/>
          <w:numId w:val="7"/>
        </w:numPr>
        <w:spacing w:line="480" w:lineRule="auto"/>
      </w:pPr>
      <w:r>
        <w:rPr>
          <w:b/>
          <w:bCs/>
        </w:rPr>
        <w:t>User Entity:</w:t>
      </w:r>
      <w:r>
        <w:t xml:space="preserve"> Name, Email, Password, Address.</w:t>
      </w:r>
    </w:p>
    <w:p w:rsidR="000C36DB" w:rsidRDefault="000C36DB" w:rsidP="00387827">
      <w:pPr>
        <w:pStyle w:val="NormalWeb"/>
        <w:numPr>
          <w:ilvl w:val="0"/>
          <w:numId w:val="7"/>
        </w:numPr>
        <w:spacing w:line="480" w:lineRule="auto"/>
      </w:pPr>
      <w:r>
        <w:rPr>
          <w:b/>
          <w:bCs/>
        </w:rPr>
        <w:t>Product Entity:</w:t>
      </w:r>
      <w:r>
        <w:t xml:space="preserve"> Watch Name, Brand, Price, Stock Quantity.</w:t>
      </w:r>
    </w:p>
    <w:p w:rsidR="000C36DB" w:rsidRDefault="000C36DB" w:rsidP="00222BD5">
      <w:pPr>
        <w:pStyle w:val="NormalWeb"/>
        <w:spacing w:line="480" w:lineRule="auto"/>
      </w:pPr>
      <w:r>
        <w:rPr>
          <w:b/>
          <w:bCs/>
        </w:rPr>
        <w:t>3. Relationship:</w:t>
      </w:r>
      <w:r>
        <w:t xml:space="preserve"> A relationship is an association among several entities. For example:</w:t>
      </w:r>
    </w:p>
    <w:p w:rsidR="000C36DB" w:rsidRDefault="000C36DB" w:rsidP="00387827">
      <w:pPr>
        <w:pStyle w:val="NormalWeb"/>
        <w:numPr>
          <w:ilvl w:val="0"/>
          <w:numId w:val="8"/>
        </w:numPr>
        <w:spacing w:line="480" w:lineRule="auto"/>
      </w:pPr>
      <w:r>
        <w:t xml:space="preserve">A </w:t>
      </w:r>
      <w:r>
        <w:rPr>
          <w:b/>
          <w:bCs/>
        </w:rPr>
        <w:t>User</w:t>
      </w:r>
      <w:r>
        <w:t xml:space="preserve"> </w:t>
      </w:r>
      <w:r>
        <w:rPr>
          <w:i/>
          <w:iCs/>
        </w:rPr>
        <w:t>places</w:t>
      </w:r>
      <w:r>
        <w:t xml:space="preserve"> an </w:t>
      </w:r>
      <w:r>
        <w:rPr>
          <w:b/>
          <w:bCs/>
        </w:rPr>
        <w:t>Order</w:t>
      </w:r>
      <w:r>
        <w:t>.</w:t>
      </w:r>
    </w:p>
    <w:p w:rsidR="000C36DB" w:rsidRDefault="000C36DB" w:rsidP="00387827">
      <w:pPr>
        <w:pStyle w:val="NormalWeb"/>
        <w:numPr>
          <w:ilvl w:val="0"/>
          <w:numId w:val="8"/>
        </w:numPr>
        <w:spacing w:line="480" w:lineRule="auto"/>
      </w:pPr>
      <w:r>
        <w:t xml:space="preserve">An </w:t>
      </w:r>
      <w:r>
        <w:rPr>
          <w:b/>
          <w:bCs/>
        </w:rPr>
        <w:t>Order</w:t>
      </w:r>
      <w:r>
        <w:t xml:space="preserve"> </w:t>
      </w:r>
      <w:r>
        <w:rPr>
          <w:i/>
          <w:iCs/>
        </w:rPr>
        <w:t>contains</w:t>
      </w:r>
      <w:r>
        <w:t xml:space="preserve"> multiple </w:t>
      </w:r>
      <w:r>
        <w:rPr>
          <w:b/>
          <w:bCs/>
        </w:rPr>
        <w:t>Products</w:t>
      </w:r>
      <w:r>
        <w:t>.</w:t>
      </w:r>
    </w:p>
    <w:p w:rsidR="000C36DB" w:rsidRDefault="000C36DB" w:rsidP="00387827">
      <w:pPr>
        <w:pStyle w:val="NormalWeb"/>
        <w:numPr>
          <w:ilvl w:val="0"/>
          <w:numId w:val="8"/>
        </w:numPr>
        <w:spacing w:line="480" w:lineRule="auto"/>
      </w:pPr>
      <w:r>
        <w:t xml:space="preserve">A </w:t>
      </w:r>
      <w:r>
        <w:rPr>
          <w:b/>
          <w:bCs/>
        </w:rPr>
        <w:t>Product</w:t>
      </w:r>
      <w:r>
        <w:t xml:space="preserve"> </w:t>
      </w:r>
      <w:r>
        <w:rPr>
          <w:i/>
          <w:iCs/>
        </w:rPr>
        <w:t>belongs to</w:t>
      </w:r>
      <w:r>
        <w:t xml:space="preserve"> a </w:t>
      </w:r>
      <w:r>
        <w:rPr>
          <w:b/>
          <w:bCs/>
        </w:rPr>
        <w:t>Category</w:t>
      </w:r>
      <w:r>
        <w:t>.</w:t>
      </w:r>
    </w:p>
    <w:p w:rsidR="00732ADE" w:rsidRDefault="00732ADE" w:rsidP="00222BD5">
      <w:pPr>
        <w:pStyle w:val="NormalWeb"/>
        <w:spacing w:line="480" w:lineRule="auto"/>
      </w:pPr>
      <w:r>
        <w:rPr>
          <w:b/>
          <w:bCs/>
        </w:rPr>
        <w:t>4. Weak Entity:</w:t>
      </w:r>
      <w:r>
        <w:t xml:space="preserve"> A Weak Entity is an entity that does not have a primary key of its own. It cannot be uniquely identified by its own attributes alone and depends on the existence of another entity (known as the "Owner" or "Strong" entity).</w:t>
      </w:r>
    </w:p>
    <w:p w:rsidR="00732ADE" w:rsidRDefault="00732ADE" w:rsidP="00387827">
      <w:pPr>
        <w:pStyle w:val="NormalWeb"/>
        <w:numPr>
          <w:ilvl w:val="0"/>
          <w:numId w:val="9"/>
        </w:numPr>
        <w:spacing w:line="480" w:lineRule="auto"/>
      </w:pPr>
      <w:r>
        <w:rPr>
          <w:b/>
          <w:bCs/>
        </w:rPr>
        <w:t>Symbol:</w:t>
      </w:r>
      <w:r>
        <w:t xml:space="preserve"> Represented by a double-bordered rectangle.</w:t>
      </w:r>
    </w:p>
    <w:p w:rsidR="00732ADE" w:rsidRDefault="00732ADE" w:rsidP="00387827">
      <w:pPr>
        <w:pStyle w:val="NormalWeb"/>
        <w:numPr>
          <w:ilvl w:val="0"/>
          <w:numId w:val="9"/>
        </w:numPr>
        <w:spacing w:line="480" w:lineRule="auto"/>
      </w:pPr>
      <w:r>
        <w:rPr>
          <w:b/>
          <w:bCs/>
        </w:rPr>
        <w:lastRenderedPageBreak/>
        <w:t xml:space="preserve">Example in </w:t>
      </w:r>
      <w:r w:rsidR="00736A81">
        <w:rPr>
          <w:b/>
          <w:bCs/>
        </w:rPr>
        <w:t>LuxAura</w:t>
      </w:r>
      <w:r>
        <w:rPr>
          <w:b/>
          <w:bCs/>
        </w:rPr>
        <w:t xml:space="preserve"> Watch Store:</w:t>
      </w:r>
      <w:r>
        <w:t xml:space="preserve"> The </w:t>
      </w:r>
      <w:r>
        <w:rPr>
          <w:b/>
          <w:bCs/>
        </w:rPr>
        <w:t>Order Details</w:t>
      </w:r>
      <w:r>
        <w:t xml:space="preserve"> (or Order Items) entity is a weak entity. It cannot exist without a corresponding </w:t>
      </w:r>
      <w:r>
        <w:rPr>
          <w:b/>
          <w:bCs/>
        </w:rPr>
        <w:t>Order</w:t>
      </w:r>
      <w:r>
        <w:t>. If an order is deleted, the specific details (like "2 units of Casio G-Shock") associated with that order are also removed.</w:t>
      </w:r>
    </w:p>
    <w:p w:rsidR="00732ADE" w:rsidRDefault="00732ADE" w:rsidP="00222BD5">
      <w:pPr>
        <w:pStyle w:val="NormalWeb"/>
        <w:spacing w:line="480" w:lineRule="auto"/>
      </w:pPr>
      <w:r>
        <w:rPr>
          <w:b/>
          <w:bCs/>
        </w:rPr>
        <w:t>5. Attributes:</w:t>
      </w:r>
      <w:r>
        <w:t xml:space="preserve"> An attribute is a property or characteristic of an entity. It describes the data we want to store for each entity.</w:t>
      </w:r>
    </w:p>
    <w:p w:rsidR="00526B47" w:rsidRPr="00526B47" w:rsidRDefault="00732ADE" w:rsidP="00387827">
      <w:pPr>
        <w:pStyle w:val="NormalWeb"/>
        <w:numPr>
          <w:ilvl w:val="0"/>
          <w:numId w:val="10"/>
        </w:numPr>
        <w:spacing w:line="480" w:lineRule="auto"/>
      </w:pPr>
      <w:r>
        <w:rPr>
          <w:b/>
          <w:bCs/>
        </w:rPr>
        <w:t>Symbol:</w:t>
      </w:r>
      <w:r>
        <w:t xml:space="preserve"> Represented by an oval or ellipse.</w:t>
      </w:r>
    </w:p>
    <w:p w:rsidR="00732ADE" w:rsidRDefault="00732ADE" w:rsidP="00387827">
      <w:pPr>
        <w:pStyle w:val="NormalWeb"/>
        <w:numPr>
          <w:ilvl w:val="0"/>
          <w:numId w:val="10"/>
        </w:numPr>
        <w:spacing w:line="480" w:lineRule="auto"/>
      </w:pPr>
      <w:r>
        <w:rPr>
          <w:b/>
          <w:bCs/>
        </w:rPr>
        <w:t xml:space="preserve">Example in </w:t>
      </w:r>
      <w:r w:rsidR="00736A81">
        <w:rPr>
          <w:b/>
          <w:bCs/>
        </w:rPr>
        <w:t>LuxAura</w:t>
      </w:r>
      <w:r>
        <w:rPr>
          <w:b/>
          <w:bCs/>
        </w:rPr>
        <w:t xml:space="preserve"> Watch Store:</w:t>
      </w:r>
    </w:p>
    <w:p w:rsidR="00732ADE" w:rsidRDefault="00732ADE" w:rsidP="00387827">
      <w:pPr>
        <w:pStyle w:val="NormalWeb"/>
        <w:numPr>
          <w:ilvl w:val="1"/>
          <w:numId w:val="10"/>
        </w:numPr>
        <w:spacing w:line="480" w:lineRule="auto"/>
      </w:pPr>
      <w:r>
        <w:t xml:space="preserve">For the </w:t>
      </w:r>
      <w:r>
        <w:rPr>
          <w:b/>
          <w:bCs/>
        </w:rPr>
        <w:t>Product (Watch)</w:t>
      </w:r>
      <w:r>
        <w:t xml:space="preserve"> entity, attributes include: </w:t>
      </w:r>
      <w:r>
        <w:rPr>
          <w:rStyle w:val="HTMLCode"/>
        </w:rPr>
        <w:t>Watch_ID</w:t>
      </w:r>
      <w:r>
        <w:t xml:space="preserve">, </w:t>
      </w:r>
      <w:r>
        <w:rPr>
          <w:rStyle w:val="HTMLCode"/>
        </w:rPr>
        <w:t>Brand_Name</w:t>
      </w:r>
      <w:r>
        <w:t xml:space="preserve">, </w:t>
      </w:r>
      <w:r>
        <w:rPr>
          <w:rStyle w:val="HTMLCode"/>
        </w:rPr>
        <w:t>Price</w:t>
      </w:r>
      <w:r>
        <w:t xml:space="preserve">, </w:t>
      </w:r>
      <w:r>
        <w:rPr>
          <w:rStyle w:val="HTMLCode"/>
        </w:rPr>
        <w:t>Dial_Color</w:t>
      </w:r>
      <w:r>
        <w:t xml:space="preserve">, and </w:t>
      </w:r>
      <w:r>
        <w:rPr>
          <w:rStyle w:val="HTMLCode"/>
        </w:rPr>
        <w:t>Strap_Material</w:t>
      </w:r>
      <w:r>
        <w:t>.</w:t>
      </w:r>
    </w:p>
    <w:p w:rsidR="00732ADE" w:rsidRDefault="00732ADE" w:rsidP="00387827">
      <w:pPr>
        <w:pStyle w:val="NormalWeb"/>
        <w:numPr>
          <w:ilvl w:val="1"/>
          <w:numId w:val="10"/>
        </w:numPr>
        <w:spacing w:line="480" w:lineRule="auto"/>
      </w:pPr>
      <w:r>
        <w:t xml:space="preserve">For the </w:t>
      </w:r>
      <w:r>
        <w:rPr>
          <w:b/>
          <w:bCs/>
        </w:rPr>
        <w:t>User</w:t>
      </w:r>
      <w:r>
        <w:t xml:space="preserve"> entity, attributes include: </w:t>
      </w:r>
      <w:r>
        <w:rPr>
          <w:rStyle w:val="HTMLCode"/>
        </w:rPr>
        <w:t>User_ID</w:t>
      </w:r>
      <w:r>
        <w:t xml:space="preserve">, </w:t>
      </w:r>
      <w:r>
        <w:rPr>
          <w:rStyle w:val="HTMLCode"/>
        </w:rPr>
        <w:t>Email</w:t>
      </w:r>
      <w:r>
        <w:t xml:space="preserve">, </w:t>
      </w:r>
      <w:r>
        <w:rPr>
          <w:rStyle w:val="HTMLCode"/>
        </w:rPr>
        <w:t>Phone_Number</w:t>
      </w:r>
      <w:r>
        <w:t xml:space="preserve">, and </w:t>
      </w:r>
      <w:r>
        <w:rPr>
          <w:rStyle w:val="HTMLCode"/>
        </w:rPr>
        <w:t>Shipping_Address</w:t>
      </w:r>
      <w:r>
        <w:t>.</w:t>
      </w:r>
    </w:p>
    <w:p w:rsidR="00732ADE" w:rsidRDefault="00732ADE" w:rsidP="00222BD5">
      <w:pPr>
        <w:pStyle w:val="NormalWeb"/>
        <w:spacing w:line="480" w:lineRule="auto"/>
      </w:pPr>
      <w:r>
        <w:rPr>
          <w:b/>
          <w:bCs/>
        </w:rPr>
        <w:t>Types of Attributes:</w:t>
      </w:r>
    </w:p>
    <w:p w:rsidR="00732ADE" w:rsidRDefault="00732ADE" w:rsidP="00387827">
      <w:pPr>
        <w:pStyle w:val="NormalWeb"/>
        <w:numPr>
          <w:ilvl w:val="0"/>
          <w:numId w:val="11"/>
        </w:numPr>
        <w:spacing w:line="480" w:lineRule="auto"/>
      </w:pPr>
      <w:r>
        <w:rPr>
          <w:b/>
          <w:bCs/>
        </w:rPr>
        <w:t>Key Attribute:</w:t>
      </w:r>
      <w:r>
        <w:t xml:space="preserve"> An attribute that uniquely identifies an entity (e.g., </w:t>
      </w:r>
      <w:r>
        <w:rPr>
          <w:rStyle w:val="HTMLCode"/>
        </w:rPr>
        <w:t>Order_ID</w:t>
      </w:r>
      <w:r>
        <w:t>).</w:t>
      </w:r>
    </w:p>
    <w:p w:rsidR="00732ADE" w:rsidRDefault="00732ADE" w:rsidP="00387827">
      <w:pPr>
        <w:pStyle w:val="NormalWeb"/>
        <w:numPr>
          <w:ilvl w:val="0"/>
          <w:numId w:val="11"/>
        </w:numPr>
        <w:spacing w:line="480" w:lineRule="auto"/>
      </w:pPr>
      <w:r>
        <w:rPr>
          <w:b/>
          <w:bCs/>
        </w:rPr>
        <w:t>Composite Attribute:</w:t>
      </w:r>
      <w:r>
        <w:t xml:space="preserve"> An attribute that can be divided into sub-parts (e.g., </w:t>
      </w:r>
      <w:r>
        <w:rPr>
          <w:rStyle w:val="HTMLCode"/>
        </w:rPr>
        <w:t>Address</w:t>
      </w:r>
      <w:r>
        <w:t xml:space="preserve"> can be divided into </w:t>
      </w:r>
      <w:r>
        <w:rPr>
          <w:rStyle w:val="HTMLCode"/>
        </w:rPr>
        <w:t>City</w:t>
      </w:r>
      <w:r>
        <w:t xml:space="preserve">, </w:t>
      </w:r>
      <w:r>
        <w:rPr>
          <w:rStyle w:val="HTMLCode"/>
        </w:rPr>
        <w:t>State</w:t>
      </w:r>
      <w:r>
        <w:t xml:space="preserve">, </w:t>
      </w:r>
      <w:r>
        <w:rPr>
          <w:rStyle w:val="HTMLCode"/>
        </w:rPr>
        <w:t>Zip Code</w:t>
      </w:r>
      <w:r>
        <w:t>).</w:t>
      </w:r>
    </w:p>
    <w:p w:rsidR="00D64E49" w:rsidRDefault="00732ADE" w:rsidP="00387827">
      <w:pPr>
        <w:pStyle w:val="NormalWeb"/>
        <w:numPr>
          <w:ilvl w:val="0"/>
          <w:numId w:val="11"/>
        </w:numPr>
        <w:spacing w:line="480" w:lineRule="auto"/>
      </w:pPr>
      <w:r>
        <w:rPr>
          <w:b/>
          <w:bCs/>
        </w:rPr>
        <w:t>Derived Attribute:</w:t>
      </w:r>
      <w:r>
        <w:t xml:space="preserve"> An attribute whose value is derived from other attributes (e.g., </w:t>
      </w:r>
      <w:r>
        <w:rPr>
          <w:rStyle w:val="HTMLCode"/>
        </w:rPr>
        <w:t>Total_Order_Value</w:t>
      </w:r>
      <w:r>
        <w:t xml:space="preserve"> is calculated from </w:t>
      </w:r>
      <w:r>
        <w:rPr>
          <w:rStyle w:val="HTMLCode"/>
        </w:rPr>
        <w:t>Price</w:t>
      </w:r>
      <w:r>
        <w:t xml:space="preserve"> × </w:t>
      </w:r>
      <w:r>
        <w:rPr>
          <w:rStyle w:val="HTMLCode"/>
        </w:rPr>
        <w:t>Quantity</w:t>
      </w:r>
      <w:r>
        <w:t>).</w:t>
      </w:r>
    </w:p>
    <w:p w:rsidR="00E021C9" w:rsidRPr="00842AB0" w:rsidRDefault="00D64E49" w:rsidP="00842AB0">
      <w:pPr>
        <w:rPr>
          <w:rFonts w:ascii="Times New Roman" w:eastAsia="Times New Roman" w:hAnsi="Times New Roman" w:cs="Times New Roman"/>
          <w:sz w:val="24"/>
          <w:szCs w:val="24"/>
          <w:lang w:eastAsia="en-IN"/>
        </w:rPr>
      </w:pPr>
      <w:r>
        <w:br w:type="page"/>
      </w:r>
    </w:p>
    <w:p w:rsidR="00732ADE" w:rsidRPr="00E021C9" w:rsidRDefault="00732ADE" w:rsidP="00E021C9">
      <w:pPr>
        <w:rPr>
          <w:rFonts w:ascii="Times New Roman" w:eastAsia="Times New Roman" w:hAnsi="Times New Roman" w:cs="Times New Roman"/>
          <w:sz w:val="24"/>
          <w:szCs w:val="24"/>
          <w:lang w:eastAsia="en-IN"/>
        </w:rPr>
      </w:pPr>
    </w:p>
    <w:p w:rsidR="0046278E" w:rsidRDefault="00842AB0" w:rsidP="009172AD">
      <w:pPr>
        <w:pStyle w:val="ListParagraph"/>
        <w:ind w:left="786" w:firstLine="654"/>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b/>
          <w:bCs/>
          <w:noProof/>
          <w:color w:val="000000"/>
          <w:spacing w:val="-2"/>
          <w:sz w:val="32"/>
          <w:szCs w:val="32"/>
          <w:u w:val="single" w:color="000000"/>
        </w:rPr>
        <w:t xml:space="preserve">ENITTY RELATIONSHIP DIAGRAM: </w:t>
      </w:r>
    </w:p>
    <w:p w:rsidR="00732ADE" w:rsidRPr="00957A3C" w:rsidRDefault="00741937" w:rsidP="00957A3C">
      <w:pPr>
        <w:rPr>
          <w:rFonts w:ascii="Times New Roman" w:eastAsia="Times New Roman" w:hAnsi="Times New Roman" w:cs="Times New Roman"/>
          <w:b/>
          <w:bCs/>
          <w:noProof/>
          <w:color w:val="000000"/>
          <w:spacing w:val="-2"/>
          <w:sz w:val="32"/>
          <w:szCs w:val="32"/>
          <w:u w:val="single" w:color="000000"/>
        </w:rPr>
      </w:pPr>
      <w:r w:rsidRPr="00741937">
        <w:rPr>
          <w:rFonts w:ascii="Times New Roman" w:eastAsia="Times New Roman" w:hAnsi="Times New Roman" w:cs="Times New Roman"/>
          <w:b/>
          <w:bCs/>
          <w:noProof/>
          <w:color w:val="000000"/>
          <w:spacing w:val="-2"/>
          <w:sz w:val="32"/>
          <w:szCs w:val="32"/>
          <w:u w:val="single" w:color="000000"/>
          <w:lang w:eastAsia="en-IN"/>
        </w:rPr>
        <w:drawing>
          <wp:inline distT="0" distB="0" distL="0" distR="0" wp14:anchorId="63DBA691" wp14:editId="193D5E69">
            <wp:extent cx="6645829" cy="8187559"/>
            <wp:effectExtent l="19050" t="19050" r="22225" b="2349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62230" cy="8207765"/>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732ADE" w:rsidRPr="00F80BE4" w:rsidDel="00C72B53" w:rsidRDefault="00C72B53" w:rsidP="00FF32A6">
      <w:pPr>
        <w:pStyle w:val="ListParagraph"/>
        <w:numPr>
          <w:ilvl w:val="1"/>
          <w:numId w:val="1"/>
        </w:numPr>
        <w:jc w:val="center"/>
        <w:rPr>
          <w:del w:id="44" w:author="CHETAN SONI" w:date="2026-02-16T23:12:00Z"/>
          <w:rFonts w:ascii="Times New Roman" w:hAnsi="Times New Roman" w:cs="Times New Roman"/>
          <w:b/>
        </w:rPr>
      </w:pPr>
      <w:ins w:id="45" w:author="CHETAN SONI" w:date="2026-02-16T23:11:00Z">
        <w:r>
          <w:br w:type="page"/>
        </w:r>
      </w:ins>
      <w:r w:rsidR="007A0190" w:rsidRPr="00F80BE4">
        <w:rPr>
          <w:rFonts w:ascii="Times New Roman" w:hAnsi="Times New Roman" w:cs="Times New Roman"/>
          <w:b/>
          <w:sz w:val="32"/>
        </w:rPr>
        <w:lastRenderedPageBreak/>
        <w:t>11.</w:t>
      </w:r>
      <w:r w:rsidR="007A0190" w:rsidRPr="00F80BE4">
        <w:rPr>
          <w:rFonts w:ascii="Times New Roman" w:hAnsi="Times New Roman" w:cs="Times New Roman"/>
          <w:b/>
          <w:sz w:val="32"/>
        </w:rPr>
        <w:tab/>
      </w:r>
    </w:p>
    <w:p w:rsidR="00732ADE" w:rsidRPr="00F80BE4" w:rsidDel="00C72B53" w:rsidRDefault="00732ADE" w:rsidP="00FF32A6">
      <w:pPr>
        <w:pStyle w:val="ListParagraph"/>
        <w:numPr>
          <w:ilvl w:val="1"/>
          <w:numId w:val="1"/>
        </w:numPr>
        <w:jc w:val="center"/>
        <w:rPr>
          <w:del w:id="46" w:author="CHETAN SONI" w:date="2026-02-16T23:12:00Z"/>
          <w:rFonts w:ascii="Times New Roman" w:hAnsi="Times New Roman" w:cs="Times New Roman"/>
          <w:b/>
        </w:rPr>
      </w:pPr>
    </w:p>
    <w:p w:rsidR="00732ADE" w:rsidRPr="00F80BE4" w:rsidDel="00C72B53" w:rsidRDefault="00732ADE" w:rsidP="00FF32A6">
      <w:pPr>
        <w:pStyle w:val="ListParagraph"/>
        <w:numPr>
          <w:ilvl w:val="1"/>
          <w:numId w:val="1"/>
        </w:numPr>
        <w:jc w:val="center"/>
        <w:rPr>
          <w:del w:id="47" w:author="CHETAN SONI" w:date="2026-02-16T23:12:00Z"/>
          <w:rFonts w:ascii="Times New Roman" w:hAnsi="Times New Roman" w:cs="Times New Roman"/>
          <w:b/>
        </w:rPr>
      </w:pPr>
    </w:p>
    <w:p w:rsidR="007A0190" w:rsidRPr="00F80BE4" w:rsidRDefault="007A0190" w:rsidP="006A62F1">
      <w:pPr>
        <w:pStyle w:val="ListParagraph"/>
        <w:ind w:left="786" w:firstLine="654"/>
        <w:jc w:val="center"/>
        <w:rPr>
          <w:rFonts w:ascii="Times New Roman" w:eastAsia="Times New Roman" w:hAnsi="Times New Roman" w:cs="Times New Roman"/>
          <w:b/>
          <w:bCs/>
          <w:noProof/>
          <w:color w:val="000000"/>
          <w:spacing w:val="-2"/>
          <w:sz w:val="32"/>
          <w:szCs w:val="32"/>
          <w:u w:val="single" w:color="000000"/>
        </w:rPr>
      </w:pPr>
      <w:r w:rsidRPr="00F80BE4">
        <w:rPr>
          <w:rFonts w:ascii="Times New Roman" w:eastAsia="Times New Roman" w:hAnsi="Times New Roman" w:cs="Times New Roman"/>
          <w:b/>
          <w:bCs/>
          <w:noProof/>
          <w:color w:val="000000"/>
          <w:spacing w:val="-2"/>
          <w:sz w:val="32"/>
          <w:szCs w:val="32"/>
          <w:u w:val="single" w:color="000000"/>
        </w:rPr>
        <w:t>INPUT FORM AND CODING</w:t>
      </w:r>
      <w:r w:rsidRPr="00F80BE4">
        <w:rPr>
          <w:rFonts w:ascii="Times New Roman" w:eastAsia="Times New Roman" w:hAnsi="Times New Roman" w:cs="Times New Roman"/>
          <w:b/>
          <w:bCs/>
          <w:noProof/>
          <w:color w:val="000000"/>
          <w:spacing w:val="-2"/>
          <w:sz w:val="32"/>
          <w:szCs w:val="32"/>
          <w:u w:val="single" w:color="000000"/>
        </w:rPr>
        <w:t>:</w:t>
      </w:r>
    </w:p>
    <w:p w:rsidR="00615F4A" w:rsidRDefault="00615F4A" w:rsidP="00222BD5">
      <w:pPr>
        <w:spacing w:before="319" w:line="480" w:lineRule="auto"/>
        <w:ind w:left="720" w:firstLine="1"/>
        <w:rPr>
          <w:rFonts w:ascii="Times New Roman" w:eastAsia="Times New Roman" w:hAnsi="Times New Roman" w:cs="Times New Roman"/>
          <w:b/>
          <w:bCs/>
          <w:noProof/>
          <w:color w:val="000000"/>
          <w:spacing w:val="-5"/>
          <w:sz w:val="32"/>
          <w:szCs w:val="32"/>
          <w:u w:val="single" w:color="000000"/>
        </w:rPr>
      </w:pPr>
      <w:r>
        <w:rPr>
          <w:rFonts w:ascii="Times New Roman" w:eastAsia="Times New Roman" w:hAnsi="Times New Roman" w:cs="Times New Roman"/>
          <w:b/>
          <w:bCs/>
          <w:noProof/>
          <w:color w:val="000000"/>
          <w:spacing w:val="-1"/>
          <w:sz w:val="32"/>
          <w:szCs w:val="32"/>
          <w:u w:val="single" w:color="000000"/>
        </w:rPr>
        <w:t>Home Page:</w:t>
      </w:r>
    </w:p>
    <w:p w:rsidR="00493726" w:rsidRDefault="00D32604" w:rsidP="00BA27EF">
      <w:pPr>
        <w:pStyle w:val="NormalWeb"/>
        <w:spacing w:line="480" w:lineRule="auto"/>
        <w:jc w:val="center"/>
      </w:pPr>
      <w:r w:rsidRPr="00D32604">
        <w:rPr>
          <w:noProof/>
        </w:rPr>
        <w:drawing>
          <wp:inline distT="0" distB="0" distL="0" distR="0" wp14:anchorId="4945FE9F" wp14:editId="501F59C1">
            <wp:extent cx="5539372" cy="6337738"/>
            <wp:effectExtent l="19050" t="19050" r="23495" b="254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7715"/>
                    <a:stretch/>
                  </pic:blipFill>
                  <pic:spPr bwMode="auto">
                    <a:xfrm>
                      <a:off x="0" y="0"/>
                      <a:ext cx="5553279" cy="635364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732ADE" w:rsidRDefault="00067B80" w:rsidP="00222BD5">
      <w:pPr>
        <w:pStyle w:val="NormalWeb"/>
        <w:spacing w:line="480" w:lineRule="auto"/>
      </w:pPr>
      <w:r>
        <w:t xml:space="preserve">Code: </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&lt;!DOCTYPE html&gt;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&lt;html lang="en"&gt;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&lt;head&gt;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&lt;title&gt;CB Rental&lt;/title&gt;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&lt;meta charset="utf-8"&gt;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&lt;meta name="viewport" content="width=device-width, initial-scale=1, shrink-to-</w:t>
      </w:r>
      <w:r w:rsidRPr="002D6C9D">
        <w:rPr>
          <w:rFonts w:ascii="Times New Roman" w:eastAsia="Times New Roman" w:hAnsi="Times New Roman" w:cs="Times New Roman"/>
          <w:noProof/>
          <w:color w:val="000000"/>
          <w:spacing w:val="-1"/>
          <w:sz w:val="24"/>
          <w:szCs w:val="24"/>
          <w:lang w:val="en-US"/>
        </w:rPr>
        <w:lastRenderedPageBreak/>
        <w:t>fit=no"&gt;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href="https://fonts.googleapis.com/css?family=Poppins..." rel="stylesheet"&gt;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href="css/open-iconic-bootstrap.min.css"&gt;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href="css/animate.css"&gt;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href="css/owl.carousel.min.css"&gt;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href="css/style.css"&gt;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&lt;/head&gt;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&lt;body&gt;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&lt;nav class="navbar navbar-expand-lg navbar-dark ftco_navbar bg-dark ftco-navbar-light" id="ftco-navbar"&gt;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&lt;a class="navbar-brand" href="index.html"&gt;CB&lt;span&gt;Rental&lt;/span&gt;&lt;/a&gt;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&lt;button class="navbar-toggler" type="button" data-toggle="collapse" data-target="#ftco-nav"&gt;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class="oi oi-menu"&gt;&lt;/span&gt; Menu</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&lt;/button&gt;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class="collapse navbar-collapse" id="ftco-nav"&gt;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&lt;ul class="navbar-nav ml-auto"&gt;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 active"&gt;&lt;a href="index.html" class="nav-link"&gt;Home&lt;/a&gt;&lt;/li&gt;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href="about.html" class="nav-link"&gt;About&lt;/a&gt;&lt;/li&gt;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href="car.html" class="nav-link"&gt;Cars&lt;/a&gt;&lt;/li&gt;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href="login.php" class="nav-link"&gt;Login&lt;/a&gt;&lt;/li&gt;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href="register.php" class="nav-link"&gt;Register&lt;/a&gt;&lt;/li&gt;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&lt;/ul&gt;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&lt;/nav&gt;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class="hero-wrap ftco-degree-bg" style="background-image: url('images/bg_1.jpg');"&gt;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class="overlay"&gt;&lt;/div&gt;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no-gutters slider-text justify-content-center"&gt;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class="col-lg-8 ftco-animate"&gt;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class="text w-100 text-center mb-md-5 pb-md-5"&gt;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&lt;h1 class="mb-4"&gt;Fast &amp;amp; Easy Way To Rent A Car&lt;/h1&gt;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 style="font-size: 18px;"&gt;A small river named Duden flows by their place...&lt;/p&gt;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 ftco-no-pt bg-light"&gt;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no-gutters"&gt;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class="col-md-12 featured-top"&gt;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no-gutters"&gt;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class="col-md-4 d-flex align-items-center"&gt;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&lt;form action="#" class="request-form ftco-animate bg-primary"&gt;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&lt;h2&gt;Make your trip&lt;/h2&gt;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class="form-group"&gt;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&lt;label class="label"&gt;Pick-up location&lt;/label&gt;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&lt;input type="text" class="form-control" placeholder="City, Airport, etc"&gt;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class="form-group"&gt;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&lt;label class="label"&gt;Drop-off location&lt;/label&gt;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&lt;input type="text" class="form-control" placeholder="City, Airport, etc"&gt;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class="form-group"&gt;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&lt;a href="book.php"&gt;&lt;button type="button"&gt;Rent A Car&lt;/button&gt;&lt;/a&gt;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&lt;/form&gt;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 ftco-about"&gt;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justify-content-center mb-5"&gt;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class="col-md-7 text-center heading-section ftco-animate"&gt;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class="subheading"&gt;Services&lt;/span&gt;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&lt;h2 class="mb-3"&gt;Our Latest Services&lt;/h2&gt;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class="col-md-3"&gt;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class="services services-2 w-100 text-center"&gt;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class="icon d-flex align-items-center justify-content-center"&gt;&lt;span class="flaticon-wedding-car"&gt;&lt;/span&gt;&lt;/div&gt;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class="text w-100"&gt;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&lt;h3 class="heading mb-2"&gt;Wedding Ceremony&lt;/h3&gt;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&lt;p&gt;A small river named Duden flows by their place...&lt;/p&gt;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 testimony-section bg-light"&gt;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justify-content-center mb-5"&gt;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class="col-md-7 text-center heading-section ftco-animate"&gt;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class="subheading"&gt;Testimonial&lt;/span&gt;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&lt;h2 class="mb-3"&gt;Team Members&lt;/h2&gt;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ftco-animate"&gt;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class="col-md-12"&gt;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class="carousel-testimony owl-carousel ftco-owl"&gt;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class="item"&gt;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class="testimony-wrap rounded text-center py-4 pb-5"&gt;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class="user-img mb-2" style="background-image: url(images/aman.jpeg)"&gt;&lt;/div&gt;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class="text pt-4"&gt;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 class="mb-4"&gt;Far far away, behind the word mountains...&lt;/p&gt;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 class="name"&gt;Aman Tiwari&lt;/p&gt;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class="position"&gt;Marketing Manager&lt;/span&gt;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&lt;/body&gt;</w:t>
      </w:r>
    </w:p>
    <w:p w:rsidR="003E6185" w:rsidRPr="003D5D88" w:rsidRDefault="002D6C9D" w:rsidP="002D6C9D">
      <w:pPr>
        <w:widowControl w:val="0"/>
        <w:autoSpaceDE w:val="0"/>
        <w:autoSpaceDN w:val="0"/>
        <w:spacing w:before="36" w:after="0" w:line="240" w:lineRule="exact"/>
        <w:ind w:left="1740" w:firstLine="1"/>
        <w:jc w:val="both"/>
        <w:rPr>
          <w:rFonts w:ascii="Times New Roman" w:eastAsia="Times New Roman" w:hAnsi="Times New Roman" w:cs="Times New Roman"/>
          <w:sz w:val="24"/>
          <w:szCs w:val="24"/>
          <w:lang w:eastAsia="en-IN"/>
        </w:rPr>
      </w:pPr>
      <w:r w:rsidRPr="002D6C9D">
        <w:rPr>
          <w:rFonts w:ascii="Times New Roman" w:eastAsia="Times New Roman" w:hAnsi="Times New Roman" w:cs="Times New Roman"/>
          <w:noProof/>
          <w:color w:val="000000"/>
          <w:spacing w:val="-1"/>
          <w:sz w:val="24"/>
          <w:szCs w:val="24"/>
          <w:lang w:val="en-US"/>
        </w:rPr>
        <w:t>&lt;/html&gt;</w:t>
      </w:r>
      <w:r w:rsidR="003D5D88">
        <w:br w:type="page"/>
      </w:r>
    </w:p>
    <w:p w:rsidR="00FF66CE" w:rsidRPr="003D5D88" w:rsidRDefault="00FF66CE" w:rsidP="003D5D88">
      <w:pPr>
        <w:spacing w:before="319" w:line="480" w:lineRule="auto"/>
        <w:ind w:left="720" w:firstLine="1"/>
        <w:rPr>
          <w:rFonts w:ascii="Times New Roman" w:eastAsia="Times New Roman" w:hAnsi="Times New Roman" w:cs="Times New Roman"/>
          <w:b/>
          <w:bCs/>
          <w:noProof/>
          <w:color w:val="000000"/>
          <w:spacing w:val="-12"/>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Register Form:</w:t>
      </w:r>
    </w:p>
    <w:p w:rsidR="003E6185" w:rsidRDefault="00D10B17" w:rsidP="00F81CA0">
      <w:pPr>
        <w:spacing w:after="0" w:line="480" w:lineRule="auto"/>
        <w:ind w:right="598"/>
        <w:jc w:val="center"/>
        <w:rPr>
          <w:rFonts w:ascii="Times New Roman" w:eastAsia="Times New Roman" w:hAnsi="Times New Roman" w:cs="Times New Roman"/>
          <w:noProof/>
          <w:color w:val="000000"/>
          <w:sz w:val="24"/>
          <w:szCs w:val="24"/>
        </w:rPr>
      </w:pPr>
      <w:r w:rsidRPr="00D10B17">
        <w:rPr>
          <w:rFonts w:ascii="Times New Roman" w:eastAsia="Times New Roman" w:hAnsi="Times New Roman" w:cs="Times New Roman"/>
          <w:noProof/>
          <w:color w:val="000000"/>
          <w:sz w:val="24"/>
          <w:szCs w:val="24"/>
          <w:lang w:eastAsia="en-IN"/>
        </w:rPr>
        <w:drawing>
          <wp:inline distT="0" distB="0" distL="0" distR="0" wp14:anchorId="0D36560F" wp14:editId="4F16613E">
            <wp:extent cx="4959985" cy="6737131"/>
            <wp:effectExtent l="19050" t="19050" r="12065" b="260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607" t="4337" r="4227" b="8739"/>
                    <a:stretch/>
                  </pic:blipFill>
                  <pic:spPr bwMode="auto">
                    <a:xfrm>
                      <a:off x="0" y="0"/>
                      <a:ext cx="4961272" cy="673887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F7371A" w:rsidRDefault="00F7371A" w:rsidP="00222BD5">
      <w:pPr>
        <w:spacing w:after="0" w:line="480" w:lineRule="auto"/>
        <w:ind w:right="598"/>
        <w:jc w:val="both"/>
        <w:rPr>
          <w:rFonts w:ascii="Times New Roman" w:eastAsia="Times New Roman" w:hAnsi="Times New Roman" w:cs="Times New Roman"/>
          <w:noProof/>
          <w:color w:val="000000"/>
          <w:sz w:val="24"/>
          <w:szCs w:val="24"/>
        </w:rPr>
      </w:pPr>
    </w:p>
    <w:p w:rsidR="00F7371A" w:rsidRPr="006901C7" w:rsidRDefault="00F7371A" w:rsidP="006901C7">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&lt;!DOCTYPE html&gt;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&lt;html class="no-js" lang="zxx"&gt;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&lt;head&gt;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&lt;meta charset="utf-8"&gt;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&lt;title&gt;App landing - Register&lt;/title&gt;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&lt;meta name="viewport" content="width=device-width, initial-scale=1"&gt;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lastRenderedPageBreak/>
        <w:t xml:space="preserve">    &lt;link rel="stylesheet" href="assets/css/bootstrap.min.css"&gt;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&lt;link rel="stylesheet" href="assets/css/style.css"&gt;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&lt;/head&gt;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&lt;body&gt;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&lt;main class="login-body" data-vide-bg="assets/img/login-bg.mp4"&gt;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&lt;form class="form-default" action="xy.php" method="POST"&gt;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 class="login-form"&gt;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 class="logo-login"&gt;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&lt;a href="index.html"&gt;&lt;img src="assets/img/logo/loder.png" alt=""&gt;&lt;/a&gt;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&lt;h2&gt;Registration Here&lt;/h2&gt;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 class="form-input"&gt;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&lt;label for="name"&gt;Full name&lt;/label&gt;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&lt;input type="text" name="name" placeholder="Full name" required&gt;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 class="form-input"&gt;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&lt;label for="name"&gt;Email Address&lt;/label&gt;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&lt;input type="email" name="email" placeholder="Email Address" required&gt;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 class="form-input"&gt;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&lt;label for="name"&gt;Password&lt;/label&gt;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&lt;input type="password" name="password" placeholder="Password" required&gt;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 class="form-input pt-30"&gt;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&lt;input type="submit" name="submit" value="Registration"&gt;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&lt;a href="login.php" class="registration"&gt;login&lt;/a&gt;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&lt;/div&gt;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&lt;/form&gt;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&lt;/main&gt;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&lt;script src="./assets/js/vendor/jquery-1.12.4.min.js"&gt;&lt;/script&gt;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&lt;script src="./assets/js/bootstrap.min.js"&gt;&lt;/script&gt;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 xml:space="preserve">    &lt;script src="./assets/js/main.js"&gt;&lt;/script&gt;</w:t>
      </w:r>
    </w:p>
    <w:p w:rsidR="00DD4138"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&lt;/body&gt;</w:t>
      </w:r>
    </w:p>
    <w:p w:rsidR="00796F3B" w:rsidRPr="00DD4138" w:rsidRDefault="00DD4138" w:rsidP="00DD4138">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DD4138">
        <w:rPr>
          <w:rFonts w:ascii="Times New Roman" w:eastAsia="Times New Roman" w:hAnsi="Times New Roman" w:cs="Times New Roman"/>
          <w:noProof/>
          <w:color w:val="000000"/>
          <w:spacing w:val="-1"/>
          <w:sz w:val="24"/>
          <w:szCs w:val="24"/>
          <w:lang w:val="en-US"/>
        </w:rPr>
        <w:t>&lt;/html&gt;</w:t>
      </w:r>
    </w:p>
    <w:p w:rsidR="00DE14F8" w:rsidRDefault="00DE14F8" w:rsidP="00222BD5">
      <w:pPr>
        <w:spacing w:after="0" w:line="480" w:lineRule="auto"/>
        <w:ind w:left="1440" w:right="598" w:firstLine="1"/>
        <w:jc w:val="both"/>
        <w:rPr>
          <w:rFonts w:ascii="Times New Roman" w:eastAsia="Times New Roman" w:hAnsi="Times New Roman" w:cs="Times New Roman"/>
          <w:noProof/>
          <w:color w:val="000000"/>
          <w:sz w:val="24"/>
          <w:szCs w:val="24"/>
        </w:rPr>
      </w:pPr>
    </w:p>
    <w:p w:rsidR="00545533" w:rsidRDefault="006901C7" w:rsidP="006901C7">
      <w:pP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rsidR="00545533" w:rsidRPr="00B15C70" w:rsidRDefault="00B15C70" w:rsidP="00B15C70">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Login Form:</w:t>
      </w:r>
    </w:p>
    <w:p w:rsidR="00AB3C70" w:rsidRDefault="004E5F6D" w:rsidP="00E031E7">
      <w:pPr>
        <w:spacing w:after="0" w:line="480" w:lineRule="auto"/>
        <w:ind w:right="598"/>
        <w:jc w:val="center"/>
        <w:rPr>
          <w:rFonts w:ascii="Times New Roman" w:eastAsia="Times New Roman" w:hAnsi="Times New Roman" w:cs="Times New Roman"/>
          <w:noProof/>
          <w:color w:val="000000"/>
          <w:sz w:val="24"/>
          <w:szCs w:val="24"/>
        </w:rPr>
      </w:pPr>
      <w:r w:rsidRPr="004E5F6D">
        <w:rPr>
          <w:rFonts w:ascii="Times New Roman" w:eastAsia="Times New Roman" w:hAnsi="Times New Roman" w:cs="Times New Roman"/>
          <w:noProof/>
          <w:color w:val="000000"/>
          <w:sz w:val="24"/>
          <w:szCs w:val="24"/>
          <w:lang w:eastAsia="en-IN"/>
        </w:rPr>
        <w:drawing>
          <wp:inline distT="0" distB="0" distL="0" distR="0" wp14:anchorId="0A03E328" wp14:editId="76B628E5">
            <wp:extent cx="5054757" cy="5758815"/>
            <wp:effectExtent l="19050" t="19050" r="1270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5976" t="2933" r="7955" b="7756"/>
                    <a:stretch/>
                  </pic:blipFill>
                  <pic:spPr bwMode="auto">
                    <a:xfrm>
                      <a:off x="0" y="0"/>
                      <a:ext cx="5055500" cy="5759662"/>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E3B48" w:rsidRDefault="009E3B48" w:rsidP="00222BD5">
      <w:pPr>
        <w:spacing w:after="0" w:line="480" w:lineRule="auto"/>
        <w:ind w:right="598"/>
        <w:jc w:val="both"/>
        <w:rPr>
          <w:rFonts w:ascii="Times New Roman" w:eastAsia="Times New Roman" w:hAnsi="Times New Roman" w:cs="Times New Roman"/>
          <w:noProof/>
          <w:color w:val="000000"/>
          <w:sz w:val="24"/>
          <w:szCs w:val="24"/>
        </w:rPr>
      </w:pPr>
    </w:p>
    <w:p w:rsidR="00CE1C0B" w:rsidRDefault="00CE1C0B" w:rsidP="00222BD5">
      <w:pPr>
        <w:spacing w:after="0" w:line="480" w:lineRule="auto"/>
        <w:ind w:right="598"/>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&lt;!DOCTYPE html&gt;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&lt;html class="no-js" lang="zxx"&gt;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&lt;head&gt;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&lt;meta charset="utf-8"&gt;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&lt;title&gt;App landing - Login&lt;/title&gt;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&lt;meta name="viewport" content="width=device-width, initial-scale=1"&gt;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&lt;link rel="stylesheet" href="assets/css/bootstrap.min.css"&gt;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&lt;link rel="stylesheet" href="assets/css/style.css"&gt;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&lt;/head&gt;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&lt;body&gt;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&lt;main class="login-body" data-vide-bg="assets/img/login-bg.mp4"&gt;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lastRenderedPageBreak/>
        <w:t xml:space="preserve">        &lt;div class="login-form"&gt;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 class="logo-login"&gt;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&lt;a href="index.html"&gt;&lt;img src="assets/img/logo/loder.png" alt=""&gt;&lt;/a&gt;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&lt;h2&gt;LOGIN HERE&lt;/h2&gt;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 class="main"&gt;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&lt;form action="yyy.php" method="POST"&gt;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 class="form-input"&gt;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&lt;label for="name"&gt;Email Address&lt;/label&gt;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&lt;input type="email" name="email" placeholder="Email Address" required&gt;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 class="form-input"&gt;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&lt;label for="name"&gt;Password&lt;/label&gt;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&lt;input type="password" name="password" placeholder="Password" required&gt;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 class="form-input pt-30"&gt;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&lt;input type="submit" name="login" value="login"&gt;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&lt;a href="register.php" class="registration"&gt;Register&lt;/a&gt;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&lt;/form&gt;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&lt;/div&gt;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&lt;/main&gt;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&lt;script src="./assets/js/vendor/jquery-1.12.4.min.js"&gt;&lt;/script&gt;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&lt;script src="./assets/js/bootstrap.min.js"&gt;&lt;/script&gt;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 xml:space="preserve">    &lt;script src="./assets/js/main.js"&gt;&lt;/script&gt;</w:t>
      </w:r>
    </w:p>
    <w:p w:rsidR="00694404" w:rsidRPr="00694404"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&lt;/body&gt;</w:t>
      </w:r>
    </w:p>
    <w:p w:rsidR="00AC7E15" w:rsidRDefault="00694404" w:rsidP="00694404">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4404">
        <w:rPr>
          <w:rFonts w:ascii="Times New Roman" w:eastAsia="Times New Roman" w:hAnsi="Times New Roman" w:cs="Times New Roman"/>
          <w:noProof/>
          <w:color w:val="000000"/>
          <w:spacing w:val="-1"/>
          <w:sz w:val="24"/>
          <w:szCs w:val="24"/>
          <w:lang w:val="en-US"/>
        </w:rPr>
        <w:t>&lt;/html&gt;</w:t>
      </w:r>
    </w:p>
    <w:p w:rsidR="007654FA" w:rsidRDefault="002625F2" w:rsidP="00694404">
      <w:pPr>
        <w:widowControl w:val="0"/>
        <w:autoSpaceDE w:val="0"/>
        <w:autoSpaceDN w:val="0"/>
        <w:spacing w:before="36" w:after="0" w:line="240" w:lineRule="exact"/>
        <w:ind w:left="1740" w:firstLine="1"/>
        <w:jc w:val="both"/>
        <w:rPr>
          <w:noProof/>
          <w:lang w:eastAsia="en-IN"/>
        </w:rPr>
      </w:pPr>
      <w:r>
        <w:rPr>
          <w:noProof/>
          <w:lang w:eastAsia="en-IN"/>
        </w:rPr>
        <w:br w:type="page"/>
      </w:r>
    </w:p>
    <w:p w:rsidR="007654FA" w:rsidRDefault="007654FA" w:rsidP="00222BD5">
      <w:pPr>
        <w:spacing w:before="319" w:line="480" w:lineRule="auto"/>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Admin Dashboard:</w:t>
      </w:r>
    </w:p>
    <w:p w:rsidR="009E3B48" w:rsidRDefault="00564005" w:rsidP="00392161">
      <w:pPr>
        <w:spacing w:after="0" w:line="480" w:lineRule="auto"/>
        <w:ind w:right="598"/>
        <w:jc w:val="center"/>
        <w:rPr>
          <w:rFonts w:ascii="Times New Roman" w:eastAsia="Times New Roman" w:hAnsi="Times New Roman" w:cs="Times New Roman"/>
          <w:noProof/>
          <w:color w:val="000000"/>
          <w:sz w:val="24"/>
          <w:szCs w:val="24"/>
        </w:rPr>
      </w:pPr>
      <w:r w:rsidRPr="00564005">
        <w:rPr>
          <w:rFonts w:ascii="Times New Roman" w:eastAsia="Times New Roman" w:hAnsi="Times New Roman" w:cs="Times New Roman"/>
          <w:noProof/>
          <w:color w:val="000000"/>
          <w:sz w:val="24"/>
          <w:szCs w:val="24"/>
          <w:lang w:eastAsia="en-IN"/>
        </w:rPr>
        <w:drawing>
          <wp:inline distT="0" distB="0" distL="0" distR="0" wp14:anchorId="1D913127" wp14:editId="2A3212BC">
            <wp:extent cx="5076497" cy="5117845"/>
            <wp:effectExtent l="19050" t="19050" r="10160" b="260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8662" r="19344"/>
                    <a:stretch/>
                  </pic:blipFill>
                  <pic:spPr bwMode="auto">
                    <a:xfrm>
                      <a:off x="0" y="0"/>
                      <a:ext cx="5102533" cy="514409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7654FA" w:rsidRDefault="007654FA" w:rsidP="00222BD5">
      <w:pPr>
        <w:spacing w:before="319" w:line="480" w:lineRule="auto"/>
        <w:rPr>
          <w:rFonts w:ascii="Times New Roman" w:eastAsia="Times New Roman" w:hAnsi="Times New Roman" w:cs="Times New Roman"/>
          <w:b/>
          <w:bCs/>
          <w:noProof/>
          <w:color w:val="000000"/>
          <w:spacing w:val="-4"/>
          <w:sz w:val="32"/>
          <w:szCs w:val="32"/>
          <w:u w:val="single" w:color="000000"/>
        </w:rPr>
      </w:pPr>
    </w:p>
    <w:p w:rsidR="002625F2" w:rsidRDefault="009B107E" w:rsidP="00222BD5">
      <w:pPr>
        <w:spacing w:after="0" w:line="480" w:lineRule="auto"/>
        <w:ind w:right="598"/>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Code:</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&lt;?php</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session_start();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if (!isset($_SESSION['uid'])) {</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header("Location: ../login.php");</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exit();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include("../connect.php");</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1. Fetch Key Statistics</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$totalBooking = $conn-&gt;query("SELECT COUNT(*) FROM bookings")-&gt;fetch_row()[0];</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$totalUsers = $conn-&gt;query("SELECT COUNT(*) FROM user")-&gt;fetch_row()[0];</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$totalCars = $conn-&gt;query("SELECT COUNT(*) FROM car")-&gt;fetch_row()[0];</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$revenue = $totalBooking * 1000; // Estimated revenue logic</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2. Fetch Latest Bookings</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$latestBookings = $conn-&gt;query("SELECT * FROM bookings ORDER BY id DESC LIMIT 5");</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&lt;!doctype html&gt;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&lt;html lang="en"&gt;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&lt;head&gt;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&lt;title&gt;Admin Dashboard&lt;/title&gt;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&lt;link rel="stylesheet" href="assets/css/bootstrap.min.css"&gt;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&lt;/head&gt;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&lt;body&gt;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&lt;div class="container mt-4"&gt;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&lt;h3&gt;Welcome, &lt;?php echo htmlspecialchars($_SESSION['uid']); ?&gt; </w:t>
      </w:r>
      <w:r w:rsidRPr="00696A90">
        <w:rPr>
          <w:rFonts w:ascii="Segoe UI Symbol" w:eastAsia="Times New Roman" w:hAnsi="Segoe UI Symbol" w:cs="Segoe UI Symbol"/>
          <w:noProof/>
          <w:color w:val="000000"/>
          <w:spacing w:val="-1"/>
          <w:sz w:val="24"/>
          <w:szCs w:val="24"/>
          <w:lang w:val="en-US"/>
        </w:rPr>
        <w:t>👋</w:t>
      </w:r>
      <w:r w:rsidRPr="00696A90">
        <w:rPr>
          <w:rFonts w:ascii="Times New Roman" w:eastAsia="Times New Roman" w:hAnsi="Times New Roman" w:cs="Times New Roman"/>
          <w:noProof/>
          <w:color w:val="000000"/>
          <w:spacing w:val="-1"/>
          <w:sz w:val="24"/>
          <w:szCs w:val="24"/>
          <w:lang w:val="en-US"/>
        </w:rPr>
        <w:t>&lt;/h3&gt;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class="row stats-grid mb-4"&gt;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class="col-md-3"&gt;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 p-3 text-center"&gt;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&lt;h4&gt;&lt;?php echo $totalUsers; ?&gt;&lt;/h4&gt;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&lt;p&gt;Total Users&lt;/p&gt;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class="col-md-3"&gt;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 p-3 text-center"&gt;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&lt;h4&gt;&lt;?php echo $totalCars; ?&gt;&lt;/h4&gt;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&lt;p&gt;Total Cars&lt;/p&gt;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class="col-md-3"&gt;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 p-3 text-center"&gt;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&lt;h4&gt;&lt;?php echo $totalBooking; ?&gt;&lt;/h4&gt;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&lt;p&gt;Total Bookings&lt;/p&gt;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class="col-md-3"&gt;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 p-3 text-center"&gt;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&lt;h4&gt;₹&lt;?php echo number_format($revenue, 2); ?&gt;&lt;/h4&gt;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&lt;p&gt;Total Revenue&lt;/p&gt;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class="card-header"&gt;&lt;strong&gt;Latest Bookings&lt;/strong&gt;&lt;/div&gt;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 class="card-body p-0"&gt;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&lt;table class="table table-hover mb-0"&gt;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&lt;thead&gt;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&lt;th&gt;ID&lt;/th&gt;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&lt;th&gt;Name&lt;/th&gt;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&lt;th&gt;Car Model&lt;/th&gt;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&lt;th&gt;From&lt;/th&gt;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&lt;th&gt;To&lt;/th&gt;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lastRenderedPageBreak/>
        <w:t xml:space="preserve">                        &lt;th&gt;Date&lt;/th&gt;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&lt;/thead&gt;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&lt;tbody&gt;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&lt;?php while ($row = $latestBookings-&gt;fetch_assoc()): ?&gt;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&lt;td&gt;&lt;?php echo $row['id']; ?&gt;&lt;/td&gt;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&lt;td&gt;&lt;?php echo htmlspecialchars($row['name']); ?&gt;&lt;/td&gt;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&lt;td&gt;&lt;?php echo htmlspecialchars($row['car_name']); ?&gt;&lt;/td&gt;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&lt;td&gt;&lt;?php echo htmlspecialchars($row['starting_city']); ?&gt;&lt;/td&gt;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&lt;td&gt;&lt;?php echo htmlspecialchars($row['end_city']); ?&gt;&lt;/td&gt;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&lt;td&gt;&lt;?php echo $row['created_at']; ?&gt;&lt;/td&gt;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&lt;/tr&gt;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&lt;?php endwhile; ?&gt;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&lt;/tbody&gt;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&lt;/table&gt;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 xml:space="preserve">    &lt;/div&gt;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&lt;/div&gt;</w:t>
      </w:r>
    </w:p>
    <w:p w:rsidR="00696A90" w:rsidRPr="00696A9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696A90">
        <w:rPr>
          <w:rFonts w:ascii="Times New Roman" w:eastAsia="Times New Roman" w:hAnsi="Times New Roman" w:cs="Times New Roman"/>
          <w:noProof/>
          <w:color w:val="000000"/>
          <w:spacing w:val="-1"/>
          <w:sz w:val="24"/>
          <w:szCs w:val="24"/>
          <w:lang w:val="en-US"/>
        </w:rPr>
        <w:t>&lt;/body&gt;</w:t>
      </w:r>
    </w:p>
    <w:p w:rsidR="002625F2" w:rsidRPr="00B15C70" w:rsidRDefault="00696A90" w:rsidP="00696A90">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z w:val="24"/>
          <w:szCs w:val="24"/>
        </w:rPr>
      </w:pPr>
      <w:r w:rsidRPr="00696A90">
        <w:rPr>
          <w:rFonts w:ascii="Times New Roman" w:eastAsia="Times New Roman" w:hAnsi="Times New Roman" w:cs="Times New Roman"/>
          <w:noProof/>
          <w:color w:val="000000"/>
          <w:spacing w:val="-1"/>
          <w:sz w:val="24"/>
          <w:szCs w:val="24"/>
          <w:lang w:val="en-US"/>
        </w:rPr>
        <w:t>&lt;/html&gt;</w:t>
      </w:r>
      <w:r w:rsidR="00B15C70">
        <w:rPr>
          <w:rFonts w:ascii="Times New Roman" w:eastAsia="Times New Roman" w:hAnsi="Times New Roman" w:cs="Times New Roman"/>
          <w:noProof/>
          <w:color w:val="000000"/>
          <w:sz w:val="24"/>
          <w:szCs w:val="24"/>
        </w:rPr>
        <w:br w:type="page"/>
      </w:r>
    </w:p>
    <w:p w:rsidR="002625F2" w:rsidRPr="00B15C70" w:rsidRDefault="00225132" w:rsidP="00B15C70">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Admin Bookings Management</w:t>
      </w:r>
      <w:r w:rsidR="00B15C70">
        <w:rPr>
          <w:rFonts w:ascii="Times New Roman" w:eastAsia="Times New Roman" w:hAnsi="Times New Roman" w:cs="Times New Roman"/>
          <w:b/>
          <w:bCs/>
          <w:noProof/>
          <w:color w:val="000000"/>
          <w:spacing w:val="-1"/>
          <w:sz w:val="32"/>
          <w:szCs w:val="32"/>
          <w:u w:val="single" w:color="000000"/>
        </w:rPr>
        <w:t xml:space="preserve"> Page:</w:t>
      </w:r>
    </w:p>
    <w:p w:rsidR="009E3B48" w:rsidRDefault="00225132" w:rsidP="00EB75D6">
      <w:pPr>
        <w:spacing w:after="0" w:line="480" w:lineRule="auto"/>
        <w:ind w:right="598"/>
        <w:jc w:val="center"/>
        <w:rPr>
          <w:rFonts w:ascii="Times New Roman" w:eastAsia="Times New Roman" w:hAnsi="Times New Roman" w:cs="Times New Roman"/>
          <w:noProof/>
          <w:color w:val="000000"/>
          <w:sz w:val="24"/>
          <w:szCs w:val="24"/>
        </w:rPr>
      </w:pPr>
      <w:r w:rsidRPr="00225132">
        <w:rPr>
          <w:rFonts w:ascii="Times New Roman" w:eastAsia="Times New Roman" w:hAnsi="Times New Roman" w:cs="Times New Roman"/>
          <w:noProof/>
          <w:color w:val="000000"/>
          <w:sz w:val="24"/>
          <w:szCs w:val="24"/>
          <w:lang w:eastAsia="en-IN"/>
        </w:rPr>
        <w:drawing>
          <wp:inline distT="0" distB="0" distL="0" distR="0" wp14:anchorId="64EB9981" wp14:editId="27AC0C21">
            <wp:extent cx="4529958" cy="4021713"/>
            <wp:effectExtent l="19050" t="19050" r="23495" b="171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815" r="16017"/>
                    <a:stretch/>
                  </pic:blipFill>
                  <pic:spPr bwMode="auto">
                    <a:xfrm>
                      <a:off x="0" y="0"/>
                      <a:ext cx="4530383" cy="402209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163E3B" w:rsidRDefault="00163E3B" w:rsidP="00222BD5">
      <w:pPr>
        <w:spacing w:after="0" w:line="480" w:lineRule="auto"/>
        <w:ind w:right="598"/>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&lt;?php</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session_start();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if (!isset($_SESSION['uid'])) { header("location:../login.php"); exit();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include("../connect.php");</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1. Handle Delete Request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if (isset($_GET['delete']))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$stmt = $conn-&gt;prepare("DELETE FROM bookings WHERE id =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$stmt-&gt;bind_param("i", $_GET['delete']);</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$stmt-&gt;execute();</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header("Location: view_bookings.php");</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2. Fetch All Bookings</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$result = $conn-&gt;query("SELECT * FROM bookings ORDER BY id DESC");</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&lt;!DOCTYPE html&gt;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&lt;html&gt;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&lt;head&gt;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&lt;title&gt;Manage Bookings&lt;/title&gt;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&lt;link rel="stylesheet" href="assets/css/bootstrap.min.css"&gt;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&lt;/head&gt;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&lt;body&gt;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lastRenderedPageBreak/>
        <w:t>&lt;div class="container mt-5"&gt;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&lt;h2&gt;Booking Management Panel&lt;/h2&gt;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&lt;div class="mb-3"&gt;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&lt;input type="text" id="searchInput" class="form-control" placeholder="Search bookings..."&gt;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&lt;/div&gt;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&lt;table class="table table-bordered" id="bookingTable"&gt;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&lt;thead&gt;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&lt;tr&gt;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&lt;th&gt;ID&lt;/th&gt;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&lt;th&gt;Name&lt;/th&gt;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&lt;th&gt;Phone&lt;/th&gt;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&lt;th&gt;Car&lt;/th&gt;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&lt;th&gt;Date&lt;/th&gt;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&lt;th&gt;Action&lt;/th&gt;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&lt;/tr&gt;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&lt;/thead&gt;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&lt;tbody&gt;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&lt;?php while($row = $result-&gt;fetch_assoc()) { ?&gt;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&lt;tr&gt;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&lt;td&gt;&lt;?php echo $row['id']; ?&gt;&lt;/td&gt;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&lt;td&gt;&lt;?php echo $row['name']; ?&gt;&lt;/td&gt;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&lt;td&gt;&lt;?php echo $row['phone']; ?&gt;&lt;/td&gt;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&lt;td&gt;&lt;?php echo $row['car_name']; ?&gt;&lt;/td&gt;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&lt;td&gt;&lt;?php echo $row['created_at']; ?&gt;&lt;/td&gt;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&lt;a href="?delete=&lt;?php echo $row['id']; ?&gt;"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class="btn btn-danger btn-sm"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onclick="return confirm('Are you sure you want to delete this booking?')"&gt;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Delete</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&lt;/a&gt;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&lt;/td&gt;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&lt;/tr&gt;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&lt;?php } ?&gt;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&lt;/tbody&gt;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&lt;/table&gt;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&lt;a href="admindashboard.php" class="btn btn-secondary"&gt;Back to Dashboard&lt;/a&gt;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&lt;/div&gt;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&lt;script&gt;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Client-side Search Logic</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document.getElementById("searchInput").addEventListener("keyup", function()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let filter = this.value.toLowerCase();</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let rows = document.querySelectorAll("#bookingTable tbody tr");</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rows.forEach(row =&gt;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row.style.display = row.innerText.toLowerCase().includes(filter) ? "" : "none";</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 xml:space="preserve">    });</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&lt;/script&gt;</w:t>
      </w:r>
    </w:p>
    <w:p w:rsidR="0089238C" w:rsidRPr="0089238C"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89238C">
        <w:rPr>
          <w:rFonts w:ascii="Times New Roman" w:eastAsia="Times New Roman" w:hAnsi="Times New Roman" w:cs="Times New Roman"/>
          <w:noProof/>
          <w:color w:val="000000"/>
          <w:spacing w:val="-1"/>
          <w:sz w:val="24"/>
          <w:szCs w:val="24"/>
          <w:lang w:val="en-US"/>
        </w:rPr>
        <w:t>&lt;/body&gt;</w:t>
      </w:r>
    </w:p>
    <w:p w:rsidR="00445922" w:rsidRDefault="0089238C" w:rsidP="0089238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z w:val="24"/>
          <w:szCs w:val="24"/>
        </w:rPr>
      </w:pPr>
      <w:r w:rsidRPr="0089238C">
        <w:rPr>
          <w:rFonts w:ascii="Times New Roman" w:eastAsia="Times New Roman" w:hAnsi="Times New Roman" w:cs="Times New Roman"/>
          <w:noProof/>
          <w:color w:val="000000"/>
          <w:spacing w:val="-1"/>
          <w:sz w:val="24"/>
          <w:szCs w:val="24"/>
          <w:lang w:val="en-US"/>
        </w:rPr>
        <w:t>&lt;/html&gt;</w:t>
      </w:r>
      <w:r w:rsidR="00445922">
        <w:rPr>
          <w:rFonts w:ascii="Times New Roman" w:eastAsia="Times New Roman" w:hAnsi="Times New Roman" w:cs="Times New Roman"/>
          <w:noProof/>
          <w:color w:val="000000"/>
          <w:sz w:val="24"/>
          <w:szCs w:val="24"/>
        </w:rPr>
        <w:br w:type="page"/>
      </w:r>
    </w:p>
    <w:p w:rsidR="003C6DFC" w:rsidRPr="005E5285" w:rsidRDefault="00103A12" w:rsidP="005E5285">
      <w:pPr>
        <w:spacing w:before="319" w:line="480" w:lineRule="auto"/>
        <w:ind w:left="720" w:firstLine="1"/>
        <w:rPr>
          <w:rFonts w:ascii="Times New Roman" w:eastAsia="Times New Roman" w:hAnsi="Times New Roman" w:cs="Times New Roman"/>
          <w:b/>
          <w:bCs/>
          <w:noProof/>
          <w:color w:val="000000"/>
          <w:spacing w:val="-4"/>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Add New Car: </w:t>
      </w:r>
    </w:p>
    <w:p w:rsidR="00941AED" w:rsidRDefault="00103A12" w:rsidP="005E5285">
      <w:pPr>
        <w:spacing w:after="0" w:line="480" w:lineRule="auto"/>
        <w:ind w:right="598"/>
        <w:jc w:val="center"/>
        <w:rPr>
          <w:rFonts w:ascii="Times New Roman" w:eastAsia="Times New Roman" w:hAnsi="Times New Roman" w:cs="Times New Roman"/>
          <w:noProof/>
          <w:color w:val="000000"/>
          <w:sz w:val="24"/>
          <w:szCs w:val="24"/>
        </w:rPr>
      </w:pPr>
      <w:r w:rsidRPr="00103A12">
        <w:rPr>
          <w:rFonts w:ascii="Times New Roman" w:eastAsia="Times New Roman" w:hAnsi="Times New Roman" w:cs="Times New Roman"/>
          <w:noProof/>
          <w:color w:val="000000"/>
          <w:sz w:val="24"/>
          <w:szCs w:val="24"/>
          <w:lang w:eastAsia="en-IN"/>
        </w:rPr>
        <w:drawing>
          <wp:inline distT="0" distB="0" distL="0" distR="0" wp14:anchorId="4752CE9E" wp14:editId="046E0E12">
            <wp:extent cx="6645910" cy="3185795"/>
            <wp:effectExtent l="19050" t="19050" r="21590" b="146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185795"/>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941AED" w:rsidRPr="005E5285" w:rsidRDefault="003D572B" w:rsidP="005E5285">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z w:val="24"/>
          <w:szCs w:val="24"/>
        </w:rPr>
        <w:t xml:space="preserve">Code: </w:t>
      </w:r>
    </w:p>
    <w:p w:rsidR="009447DC" w:rsidRPr="009447DC" w:rsidRDefault="009447DC" w:rsidP="009447DC">
      <w:pPr>
        <w:spacing w:line="480" w:lineRule="auto"/>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&lt;?php</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session_start();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if (!isset($_SESSION['uid']))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header('Location: ../login.php');</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exit();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include 'connect.php';</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$errors =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if ($_SERVER['REQUEST_METHOD'] === 'POST')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$car_name = trim($_POST['car_name'] ??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$car_price = trim($_POST['car_price'] ??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($car_name === '') $errors[] = 'Car name is required.';</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($car_price === '' || !is_numeric($car_price)) $errors[] = 'Valid car price is required.';</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$upload_dir = __DIR__ . '/uploads/cars/';</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(!is_dir($upload_dir)) mkdir($upload_dir, 0755, true);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$filename_on_db = null;</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(!empty($_FILES['car_img']['name']))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$f = $_FILES['car_img'];</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$allowed = ['image/jpeg','image/png','image/webp'];</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$maxBytes = 4 * 1024 * 1024; // 4MB for car images</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($f['error'] !== UPLOAD_ERR_OK)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$errors[] = 'Image upload failed.';</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lastRenderedPageBreak/>
        <w:t xml:space="preserve">        } elseif (!in_array(mime_content_type($f['tmp_name']), $allowed, true))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$errors[] = 'Only JPG, PNG or WEBP images are allowed.';</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 elseif ($f['size'] &gt; $maxBytes)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$errors[] = 'Image exceeds 4MB limit.';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 else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$ext = pathinfo($f['name'], PATHINFO_EXTENSION);</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$safeName = preg_replace('/[^a-zA-Z0-9-_\.]/', '_', pathinfo($f['name'], PATHINFO_FILENAME));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$newName = $safeName . '_' . time() . '_' . rand(100,999) . '.' . $ext;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$dest = $upload_dir . $newName;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(!move_uploaded_file($f['tmp_name'], $dest))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$errors[] = 'Failed to move uploaded file.';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 else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$filename_on_db = 'uploads/cars/' . $newName;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 else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$errors[] = 'Please upload a car image.';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(empty($errors))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$price_num = (float)$car_price;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$stmt = $conn-&gt;prepare("INSERT INTO car (car_name, car_price, car_img) VALUES (?, ?,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$stmt-&gt;bind_param("sds", $car_name, $price_num, $filename_on_db);</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if ($stmt-&gt;execute())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header("Location: car_list.php?msg=" . urlencode('Car added.'));</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exit();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 else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$errors[] = 'Database error: ' . $stmt-&gt;error;</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$stmt-&gt;close();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&lt;!doctype html&gt;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&lt;html&gt;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&lt;head&gt;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&lt;meta charset="utf-8"&gt;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&lt;meta name="viewport" content="width=device-width,initial-scale=1"&gt;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&lt;title&gt;Add Car&lt;/title&gt;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&lt;style&gt;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 reuse styles from addbike for visual consistency */</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:root{--accent:#2c5364;--muted:#6b7280}</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body{font-family:Inter,Arial;background:linear-gradient(135deg,#0f2027,#2c5364);margin:0;padding:30px;color:#222}</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.wrap{max-width:720px;margin:0 auto;background:#fff;border-radius:12px;padding:22px;box-shadow:0 12px 40px rgba(2,6,23,.45)}</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h1{margin:0 0 12px}</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label{display:block;margin-bottom:6px;color:var(--muted);font-weight:600}</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input[type="text"], input[type="number"], input[type="file"]{width:100%;padding:10px;border-radius:8px;border:1px solid #e5e7eb}</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.actions{display:flex;gap:10px;margin-top:14px}</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.btn{background:var(--accent);color:#fff;padding:10px 14px;border-</w:t>
      </w:r>
      <w:r w:rsidRPr="009447DC">
        <w:rPr>
          <w:rFonts w:ascii="Times New Roman" w:eastAsia="Times New Roman" w:hAnsi="Times New Roman" w:cs="Times New Roman"/>
          <w:noProof/>
          <w:color w:val="000000"/>
          <w:spacing w:val="-1"/>
          <w:sz w:val="24"/>
          <w:szCs w:val="24"/>
          <w:lang w:val="en-US"/>
        </w:rPr>
        <w:lastRenderedPageBreak/>
        <w:t>radius:8px;border:none;cursor:pointer}</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.preview{max-width:180px;margin-top:8px;border-radius:8px}</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.notice{padding:10px;border-radius:8px;margin-bottom:12px}</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.error{background:#ffe5e5;color:#8b1a1a}</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&lt;/style&gt;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&lt;/head&gt;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&lt;body&gt;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&lt;div class="wrap"&gt;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&lt;h1&gt;Add New Car&lt;/h1&gt;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&lt;?php if (!empty($errors)): ?&gt;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&lt;div class="notice error"&gt;&lt;?= htmlspecialchars(implode('&lt;br&gt;', $errors)) ?&gt;&lt;/div&gt;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&lt;?php endif; ?&gt;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&lt;form method="post" enctype="multipart/form-data"&gt;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&lt;label for="car_name"&gt;Car Name&lt;/label&gt;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&lt;input id="car_name" name="car_name" type="text" required value="&lt;?= isset($car_name) ? htmlspecialchars($car_name) : '' ?&gt;"&gt;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&lt;label for="car_price" style="margin-top:10px"&gt;Price (₹)&lt;/label&gt;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&lt;input id="car_price" name="car_price" type="number" step="0.01" min="0" required value="&lt;?= isset($car_price) ? htmlspecialchars($car_price) : '' ?&gt;"&gt;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&lt;label for="car_img" style="margin-top:10px"&gt;Car Image&lt;/label&gt;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&lt;input id="car_img" name="car_img" type="file" accept="image/*" required&gt;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&lt;img id="imgPreview" class="preview" style="display:none" alt="preview"&gt;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&lt;div class="actions"&gt;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&lt;button class="btn" type="submit"&gt;Add Car&lt;/button&gt;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&lt;a class="btn" href="car_list.php" style="text-decoration:none;display:inline-block"&gt;Back to list&lt;/a&gt;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&lt;/div&gt;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&lt;/form&gt;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&lt;/div&gt;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&lt;script&gt;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document.getElementById('car_img').addEventListener('change', function(e){</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const file = e.target.files[0]; if(!file) return;</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 xml:space="preserve">  const img = document.getElementById('imgPreview'); img.src = URL.createObjectURL(file); img.style.display = 'block';</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&lt;/script&gt;</w:t>
      </w:r>
    </w:p>
    <w:p w:rsidR="009447DC" w:rsidRPr="009447DC"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9447DC">
        <w:rPr>
          <w:rFonts w:ascii="Times New Roman" w:eastAsia="Times New Roman" w:hAnsi="Times New Roman" w:cs="Times New Roman"/>
          <w:noProof/>
          <w:color w:val="000000"/>
          <w:spacing w:val="-1"/>
          <w:sz w:val="24"/>
          <w:szCs w:val="24"/>
          <w:lang w:val="en-US"/>
        </w:rPr>
        <w:t>&lt;/body&gt;</w:t>
      </w:r>
    </w:p>
    <w:p w:rsidR="00852533" w:rsidRPr="00406608" w:rsidRDefault="009447DC" w:rsidP="009447DC">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z w:val="24"/>
          <w:szCs w:val="24"/>
        </w:rPr>
      </w:pPr>
      <w:r w:rsidRPr="009447DC">
        <w:rPr>
          <w:rFonts w:ascii="Times New Roman" w:eastAsia="Times New Roman" w:hAnsi="Times New Roman" w:cs="Times New Roman"/>
          <w:noProof/>
          <w:color w:val="000000"/>
          <w:spacing w:val="-1"/>
          <w:sz w:val="24"/>
          <w:szCs w:val="24"/>
          <w:lang w:val="en-US"/>
        </w:rPr>
        <w:t>&lt;/html&gt;</w:t>
      </w:r>
      <w:r w:rsidR="00406608">
        <w:rPr>
          <w:rFonts w:ascii="Times New Roman" w:eastAsia="Times New Roman" w:hAnsi="Times New Roman" w:cs="Times New Roman"/>
          <w:noProof/>
          <w:color w:val="000000"/>
          <w:sz w:val="24"/>
          <w:szCs w:val="24"/>
        </w:rPr>
        <w:br w:type="page"/>
      </w:r>
    </w:p>
    <w:p w:rsidR="00852533" w:rsidRPr="00E07C90" w:rsidRDefault="00103A12" w:rsidP="00E07C90">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Add Bik</w:t>
      </w:r>
      <w:r w:rsidR="00D745E4">
        <w:rPr>
          <w:rFonts w:ascii="Times New Roman" w:eastAsia="Times New Roman" w:hAnsi="Times New Roman" w:cs="Times New Roman"/>
          <w:b/>
          <w:bCs/>
          <w:noProof/>
          <w:color w:val="000000"/>
          <w:spacing w:val="-1"/>
          <w:sz w:val="32"/>
          <w:szCs w:val="32"/>
          <w:u w:val="single" w:color="000000"/>
        </w:rPr>
        <w:t xml:space="preserve">e: </w:t>
      </w:r>
    </w:p>
    <w:p w:rsidR="00941AED" w:rsidRDefault="001F7C69" w:rsidP="00E07C90">
      <w:pPr>
        <w:spacing w:line="480" w:lineRule="auto"/>
        <w:jc w:val="center"/>
        <w:rPr>
          <w:rFonts w:ascii="Times New Roman" w:eastAsia="Times New Roman" w:hAnsi="Times New Roman" w:cs="Times New Roman"/>
          <w:noProof/>
          <w:color w:val="000000"/>
          <w:sz w:val="24"/>
          <w:szCs w:val="24"/>
        </w:rPr>
      </w:pPr>
      <w:r w:rsidRPr="001F7C69">
        <w:rPr>
          <w:rFonts w:ascii="Times New Roman" w:eastAsia="Times New Roman" w:hAnsi="Times New Roman" w:cs="Times New Roman"/>
          <w:noProof/>
          <w:color w:val="000000"/>
          <w:sz w:val="24"/>
          <w:szCs w:val="24"/>
          <w:lang w:eastAsia="en-IN"/>
        </w:rPr>
        <w:drawing>
          <wp:inline distT="0" distB="0" distL="0" distR="0" wp14:anchorId="131AE454" wp14:editId="5ABA6058">
            <wp:extent cx="6645910" cy="2632710"/>
            <wp:effectExtent l="19050" t="19050" r="21590" b="152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2632710"/>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B27416" w:rsidRDefault="00B27416" w:rsidP="00222BD5">
      <w:pPr>
        <w:spacing w:line="480" w:lineRule="auto"/>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t xml:space="preserve">Code: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&lt;?php</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session_start();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if (!isset($_SESSION['uid']))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header('Location: ../login.php'); // adjust path if needed</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exit();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include 'connect.php'; // adjust path if connect.php is elsewhere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$errors =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$success =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if ($_SERVER['REQUEST_METHOD'] === 'POST')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$bike_name = trim($_POST['bike_name'] ??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$bike_price = trim($_POST['bike_price'] ??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($bike_name === '') $errors[] = 'Bike name is required.';</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($bike_price === '' || !is_numeric($bike_price)) $errors[] = 'Valid bike price is required.';</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handle file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$upload_dir = __DIR__ . '/uploads/bikes/';</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(!is_dir($upload_dir)) mkdir($upload_dir, 0755, true);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$filename_on_db = null;</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(!empty($_FILES['bike_img']['name']))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$f = $_FILES['bike_img'];</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$allowed = ['image/jpeg','image/png','image/webp'];</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$maxBytes = 2 * 1024 * 1024; // 2MB</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($f['error'] !== UPLOAD_ERR_OK)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lastRenderedPageBreak/>
        <w:t xml:space="preserve">            $errors[] = 'Image upload failed.';</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elseif (!in_array(mime_content_type($f['tmp_name']), $allowed, true))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$errors[] = 'Only JPG, PNG or WEBP images are allowed.';</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elseif ($f['size'] &gt; $maxBytes)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$errors[] = 'Image exceeds 2MB limit.';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else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$ext = pathinfo($f['name'], PATHINFO_EXTENSION);</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$safeName = preg_replace('/[^a-zA-Z0-9-_\.]/', '_', pathinfo($f['name'], PATHINFO_FILENAME));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$newName = $safeName . '_' . time() . '_' . rand(100,999) . '.' . $ext;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$dest = $upload_dir . $newName;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(!move_uploaded_file($f['tmp_name'], $dest))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$errors[] = 'Failed to move uploaded file.';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else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$filename_on_db = 'uploads/bikes/' . $newName; // relative path for src</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else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$errors[] = 'Please upload a bike image.';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(empty($errors))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$price_num = (float)$bike_price;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$stmt = $conn-&gt;prepare("INSERT INTO bike (bike_name, bike_price, bike_img) VALUES (?, ?,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$stmt-&gt;bind_param("sds", $bike_name, $price_num, $filename_on_db);</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 ($stmt-&gt;execute())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$success = 'Bike added successfully.';</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header("Location: bike.php?msg=" . urlencode($success));</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exit();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 else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$errors[] = 'Database error: ' . $stmt-&gt;error;</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$stmt-&gt;close();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&lt;!doctype html&gt;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&lt;html&gt;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&lt;head&gt;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&lt;meta charset="utf-8"&gt;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&lt;meta name="viewport" content="width=device-width,initial-scale=1"&gt;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&lt;title&gt;Add Bike&lt;/title&gt;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&lt;style&gt;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:root{--accent:#2c5364;--accent-2:#0f9b8e;--muted:#7a7a7a}</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body{font-family:Inter,system-ui,Arial; background:linear-gradient(135deg,#0f2027,#2c5364); color:#222; margin:0; padding:30px}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.wrap{max-width:720px;margin:0 auto;background:#fff;border-radius:12px;padding:22px;box-shadow:0 12px 40px rgba(2,6,23,.45)}</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h1{margin:0 0 12px;font-size:20px}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.row{display:flex;gap:12px;flex-wrap:wrap}</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label{font-weight:600;font-size:13px;color:var(--muted);display:block;margin-bottom:6px}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input[type="text"], input[type="number"], </w:t>
      </w:r>
      <w:r w:rsidRPr="00B577AA">
        <w:rPr>
          <w:rFonts w:ascii="Times New Roman" w:eastAsia="Times New Roman" w:hAnsi="Times New Roman" w:cs="Times New Roman"/>
          <w:noProof/>
          <w:color w:val="000000"/>
          <w:spacing w:val="-1"/>
          <w:sz w:val="24"/>
          <w:szCs w:val="24"/>
          <w:lang w:val="en-US"/>
        </w:rPr>
        <w:lastRenderedPageBreak/>
        <w:t>input[type="file"]{width:100%;padding:10px;border:1px solid #e5e7eb;border-radius:8px}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.col{flex:1 1 200px;min-width:180px}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.actions{display:flex;gap:10px;align-items:center;margin-top:14px}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.btn{background:var(--accent);color:white;border:none;padding:10px 14px;border-radius:8px;cursor:pointer}</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.btn.secondary{background:#6b7280}</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.notice{padding:10px;border-radius:8px;margin-bottom:12px}</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.error{background:#ffe5e5;color:#8b1a1a}</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.success{background:#e6ffef;color:#0b6b2f}</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.preview{max-width:180px;border-radius:8px;margin-top:8px;box-shadow:0 6px 20px rgba(2,6,23,.08)}</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@media (max-width:600px){.row{flex-direction:column}}</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&lt;/style&gt;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&lt;/head&gt;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&lt;body&gt;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&lt;div class="wrap"&gt;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&lt;h1&gt;Add New Bike&lt;/h1&gt;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&lt;?php if (!empty($errors)): ?&gt;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class="notice error"&gt;&lt;?= htmlspecialchars(implode(' &lt;br&gt; ', $errors)) ?&gt;&lt;/div&gt;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&lt;?php endif; ?&gt;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&lt;?php if ($success): ?&gt;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class="notice success"&gt;&lt;?= htmlspecialchars($success) ?&gt;&lt;/div&gt;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&lt;?php endif; ?&gt;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&lt;form method="post" enctype="multipart/form-data" novalidate&gt;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class="row"&gt;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class="col"&gt;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&lt;label for="bike_name"&gt;Bike Name&lt;/label&gt;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&lt;input id="bike_name" name="bike_name" type="text" required value="&lt;?= isset($bike_name) ? htmlspecialchars($bike_name) : '' ?&gt;"&gt;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class="col"&gt;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&lt;label for="bike_price"&gt;Price (₹)&lt;/label&gt;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&lt;input id="bike_price" name="bike_price" type="number" step="0.01" min="0" required value="&lt;?= isset($bike_price) ? htmlspecialchars($bike_price) : '' ?&gt;"&gt;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style="margin-top:12px"&gt;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&lt;label for="bike_img"&gt;Bike Image&lt;/label&gt;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&lt;input id="bike_img" name="bike_img" type="file" accept="image/*" required&gt;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&lt;img id="imgPreview" class="preview" style="display:none" alt="preview"&gt;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 class="actions"&gt;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&lt;button class="btn" type="submit"&gt;Add Bike&lt;/button&gt;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&lt;a class="btn secondary" href="bike.php" style="text-decoration:none;display:inline-block"&gt;Back to list&lt;/a&gt;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&lt;/form&gt;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&lt;/div&gt;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&lt;script&gt;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document.getElementById('bike_img').addEventListener('change', function(e){</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const f = e.target.files[0];</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if(!f) return;</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const url = URL.createObjectURL(f);</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const img = document.getElementById('imgPreview');</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img.src = url;</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 xml:space="preserve">  img.style.display = 'block';</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&lt;/script&gt;</w:t>
      </w:r>
    </w:p>
    <w:p w:rsidR="00B577AA"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&lt;/body&gt;</w:t>
      </w:r>
    </w:p>
    <w:p w:rsidR="00E97F23" w:rsidRPr="00B577AA" w:rsidRDefault="00B577AA" w:rsidP="00B577AA">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577AA">
        <w:rPr>
          <w:rFonts w:ascii="Times New Roman" w:eastAsia="Times New Roman" w:hAnsi="Times New Roman" w:cs="Times New Roman"/>
          <w:noProof/>
          <w:color w:val="000000"/>
          <w:spacing w:val="-1"/>
          <w:sz w:val="24"/>
          <w:szCs w:val="24"/>
          <w:lang w:val="en-US"/>
        </w:rPr>
        <w:t>&lt;/html&gt;</w:t>
      </w:r>
    </w:p>
    <w:p w:rsidR="00E97F23" w:rsidRDefault="003A1763" w:rsidP="00824EA1">
      <w:pPr>
        <w:spacing w:line="480" w:lineRule="auto"/>
        <w:rPr>
          <w:rFonts w:ascii="Times New Roman" w:eastAsia="Times New Roman" w:hAnsi="Times New Roman" w:cs="Times New Roman"/>
          <w:b/>
          <w:bCs/>
          <w:noProof/>
          <w:color w:val="000000"/>
          <w:spacing w:val="-4"/>
          <w:sz w:val="32"/>
          <w:szCs w:val="32"/>
          <w:u w:val="single" w:color="000000"/>
        </w:rPr>
      </w:pPr>
      <w:r>
        <w:rPr>
          <w:rFonts w:ascii="Times New Roman" w:eastAsia="Times New Roman" w:hAnsi="Times New Roman" w:cs="Times New Roman"/>
          <w:b/>
          <w:bCs/>
          <w:noProof/>
          <w:color w:val="000000"/>
          <w:spacing w:val="-4"/>
          <w:sz w:val="32"/>
          <w:szCs w:val="32"/>
          <w:u w:val="single" w:color="000000"/>
        </w:rPr>
        <w:br w:type="page"/>
      </w:r>
    </w:p>
    <w:p w:rsidR="005B27A4" w:rsidRDefault="00F510EA" w:rsidP="005B27A4">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Admin </w:t>
      </w:r>
      <w:r w:rsidR="005B27A4">
        <w:rPr>
          <w:rFonts w:ascii="Times New Roman" w:eastAsia="Times New Roman" w:hAnsi="Times New Roman" w:cs="Times New Roman"/>
          <w:b/>
          <w:bCs/>
          <w:noProof/>
          <w:color w:val="000000"/>
          <w:spacing w:val="-1"/>
          <w:sz w:val="32"/>
          <w:szCs w:val="32"/>
          <w:u w:val="single" w:color="000000"/>
        </w:rPr>
        <w:t xml:space="preserve">Bike: </w:t>
      </w:r>
    </w:p>
    <w:p w:rsidR="00F510EA" w:rsidRPr="00E07C90" w:rsidRDefault="004E21D6" w:rsidP="004E21D6">
      <w:pPr>
        <w:spacing w:before="319" w:line="480" w:lineRule="auto"/>
        <w:rPr>
          <w:rFonts w:ascii="Times New Roman" w:eastAsia="Times New Roman" w:hAnsi="Times New Roman" w:cs="Times New Roman"/>
          <w:b/>
          <w:bCs/>
          <w:noProof/>
          <w:color w:val="000000"/>
          <w:spacing w:val="-1"/>
          <w:sz w:val="32"/>
          <w:szCs w:val="32"/>
          <w:u w:val="single" w:color="000000"/>
        </w:rPr>
      </w:pPr>
      <w:r w:rsidRPr="004E21D6">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316E69DF" wp14:editId="4986A46A">
            <wp:extent cx="6645910" cy="3576320"/>
            <wp:effectExtent l="19050" t="19050" r="21590" b="2413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576320"/>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5B27A4" w:rsidRDefault="00B1064F" w:rsidP="00E31FB2">
      <w:pPr>
        <w:spacing w:line="480" w:lineRule="auto"/>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&lt;?php</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session_start();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if (!isset($_SESSION['uid']))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header('Location: ../login.php');</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exit();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include 'connect.php';</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Delete (safe)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if (isset($_GET['delete']))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$id = (int) $_GET['delete'];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$stmt = $conn-&gt;prepare("DELETE FROM bike WHERE bike_id =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$stmt-&gt;bind_param("i", $id);</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$stmt-&gt;execute();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$stmt-&gt;close();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header("Location: bike.php?msg=" . urlencode('Deleted.'));</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exit();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Fetch</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$res = $conn-&gt;query("SELECT * FROM bike ORDER BY bike_id DESC");</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$msg = $_GET['msg'] ??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lastRenderedPageBreak/>
        <w:t>?&gt;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&lt;!doctype html&gt;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&lt;html&gt;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&lt;head&gt;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&lt;meta charset="utf-8"&gt;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&lt;meta name="viewport" content="width=device-width,initial-scale=1"&gt;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&lt;title&gt;Bike Inventory&lt;/title&gt;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&lt;style&gt;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:root{--accent:#2c5364;--muted:#6b7280}</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body{font-family:Inter,Arial;background:linear-gradient(135deg,#0f2027,#2c5364);margin:0;padding:28px;color:#fff}</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.wrap{max-width:1100px;margin:0 auto}</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.bar{display:flex;gap:12px;align-items:center;margin-bottom:18px}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.search{flex:1;padding:10px;border-radius:8px;border:0;min-width:180px}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.btn{padding:10px 12px;border-radius:8px;border:none;background:var(--accent);color:#fff;text-decoration:none}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.grid{display:grid;grid-template-columns:repeat(auto-fill,minmax(240px,1fr));gap:16px}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.card{background:#fff;color:#111;border-radius:10px;padding:12px;box-shadow:0 6px 20px rgba(2,6,23,.2)}</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.card img{width:100%;height:140px;object-fit:cover;border-radius:8px}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.meta{display:flex;justify-content:space-between;align-items:center;margin-top:8px}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.meta .price{font-weight:700;color:var(--accent)}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.actions{margin-top:10px;display:flex;gap:8px}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.danger{background:#e11d2d;color:#fff;padding:8px 10px;border-radius:8px;text-decoration:none;border:none;cursor:pointer}</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.muted{color:#6b7280;font-size:13px}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.msg{background:#e6ffef;color:#0b6b2f;padding:8px;border-radius:8px;margin-bottom:12px}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@media (max-width:700px){body{padding:16px}}</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&lt;/style&gt;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&lt;/head&gt;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&lt;body&gt;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&lt;div class="wrap"&gt;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 class="bar"&gt;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&lt;input id="q" class="search" placeholder="Search bikes by name or price..."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&lt;a href="addbike.php" class="btn"&gt;+ Add Bike&lt;/a&gt;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&lt;a href="addcar.php" class="btn"&gt;+ Add Car&lt;/a&gt;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&lt;?php if ($msg): ?&gt;&lt;div class="msg"&gt;&lt;?= htmlspecialchars($msg) ?&gt;&lt;/div&gt;&lt;?php endif;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 class="grid" id="grid"&gt;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&lt;?php while ($row = $res-&gt;fetch_assoc()):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 class="card" data-name="&lt;?= htmlspecialchars(strtolower($row['bike_name'])) ?&gt;" data-price="&lt;?= htmlspecialchars($row['bike_price']) ?&gt;"&gt;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&lt;?php if (!empty($row['bike_img']) &amp;&amp; file_exists(__DIR__ . '/' . $row['bike_img'])):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&lt;img src="&lt;?= htmlspecialchars($row['bike_img']) ?&gt;" alt="&lt;?= htmlspecialchars($row['bike_name']) ?&gt;"&gt;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&lt;?php else: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&lt;img src="https://placehold.co/600x400?text=Bike+Image" alt="no image"&gt;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&lt;?php endif;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&lt;h3 style="margin:8px 0 4px"&gt;&lt;?= htmlspecialchars($row['bike_name']) ?&gt;&lt;/h3&gt;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lastRenderedPageBreak/>
        <w:t xml:space="preserve">        &lt;div class="meta"&gt;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 class="muted"&gt;ID: &lt;?= (int)$row['bike_id'] ?&gt;&lt;/div&gt;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 class="price"&gt;₹&lt;?= number_format($row['bike_price'],2) ?&gt;&lt;/div&gt;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 class="actions"&gt;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&lt;a class="btn" href="edit_bike.php?id=&lt;?= (int)$row['bike_id'] ?&gt;"&gt;Edit&lt;/a&gt;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&lt;a class="danger" href="?delete=&lt;?= (int)$row['bike_id'] ?&gt;" onclick="return confirm('Delete this bike?')"&gt;Delete&lt;/a&gt;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&lt;?php endwhile; ?&gt;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&lt;/div&gt;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&lt;script&gt;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const q = document.getElementById('q');</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const grid = document.getElementById('grid');</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q.addEventListener('input', function()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const v = this.value.trim().toLowerCase();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Array.from(grid.children).forEach(card =&gt;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const name = card.dataset.name ||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const price = card.dataset.price ||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const match = name.includes(v) || price.includes(v);</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card.style.display = match ? '' : 'none';</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 xml:space="preserve">  });</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&lt;/script&gt;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&lt;/body&gt;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&lt;/html&gt;</w:t>
      </w: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B1064F" w:rsidRPr="00B1064F" w:rsidRDefault="00B1064F" w:rsidP="00B1064F">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B1064F">
        <w:rPr>
          <w:rFonts w:ascii="Times New Roman" w:eastAsia="Times New Roman" w:hAnsi="Times New Roman" w:cs="Times New Roman"/>
          <w:noProof/>
          <w:color w:val="000000"/>
          <w:spacing w:val="-1"/>
          <w:sz w:val="24"/>
          <w:szCs w:val="24"/>
          <w:lang w:val="en-US"/>
        </w:rPr>
        <w:t>&lt;?php $conn-&gt;close(); ?&gt;</w:t>
      </w:r>
    </w:p>
    <w:p w:rsidR="00B1064F" w:rsidRDefault="00B1064F" w:rsidP="00E31FB2">
      <w:pPr>
        <w:spacing w:line="480" w:lineRule="auto"/>
        <w:rPr>
          <w:rFonts w:ascii="Times New Roman" w:eastAsia="Times New Roman" w:hAnsi="Times New Roman" w:cs="Times New Roman"/>
          <w:b/>
          <w:bCs/>
          <w:noProof/>
          <w:color w:val="000000"/>
          <w:spacing w:val="-1"/>
          <w:sz w:val="32"/>
          <w:szCs w:val="32"/>
          <w:u w:val="single" w:color="000000"/>
        </w:rPr>
      </w:pPr>
    </w:p>
    <w:p w:rsidR="002553DA" w:rsidRDefault="00390811" w:rsidP="00E31FB2">
      <w:pPr>
        <w:spacing w:line="480" w:lineRule="auto"/>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7255BC" w:rsidRDefault="007255BC" w:rsidP="00441ABD">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Admin Car: </w:t>
      </w:r>
    </w:p>
    <w:p w:rsidR="001C3530" w:rsidRDefault="001C3530" w:rsidP="00E31FB2">
      <w:pPr>
        <w:spacing w:line="480" w:lineRule="auto"/>
        <w:rPr>
          <w:rFonts w:ascii="Times New Roman" w:eastAsia="Times New Roman" w:hAnsi="Times New Roman" w:cs="Times New Roman"/>
          <w:b/>
          <w:bCs/>
          <w:noProof/>
          <w:color w:val="000000"/>
          <w:spacing w:val="-1"/>
          <w:sz w:val="32"/>
          <w:szCs w:val="32"/>
          <w:u w:val="single" w:color="000000"/>
        </w:rPr>
      </w:pPr>
      <w:r w:rsidRPr="001C3530">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378D994F" wp14:editId="133AF78F">
            <wp:extent cx="6645910" cy="3623945"/>
            <wp:effectExtent l="19050" t="19050" r="21590" b="146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623945"/>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293A73" w:rsidRDefault="00293A73" w:rsidP="00E31FB2">
      <w:pPr>
        <w:spacing w:line="480" w:lineRule="auto"/>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&lt;?php</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session_start();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if (!isset($_SESSION['uid']))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header('Location: ../login.php');</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exit();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include 'connect.php';</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safe delete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if (isset($_GET['delete']))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$id = (int) $_GET['delete'];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$stmt = $conn-&gt;prepare("DELETE FROM car WHERE car_id =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$stmt-&gt;bind_param('i', $id);</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$stmt-&gt;execute();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$stmt-&gt;close();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header('Location: car.php?msg=' . urlencode('Deleted.'));</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exit();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$res = $conn-&gt;query("SELECT * FROM car ORDER BY car_id DESC");</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$msg = $_GET['msg'] ??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&lt;!doctype html&gt;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lastRenderedPageBreak/>
        <w:t>&lt;html&gt;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&lt;head&gt;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&lt;meta charset="utf-8"&gt;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&lt;meta name="viewport" content="width=device-width,initial-scale=1"&gt;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&lt;title&gt;Car Inventory&lt;/title&gt;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&lt;style&gt;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:root{--accent:#2c5364;--danger:#c92a2a}</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body{font-family:Inter,Arial;background:linear-gradient(135deg,#0f2027,#2c5364);margin:0;padding:26px;color:#fff}</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.wrap{max-width:1100px;margin:0 auto}</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.bar{display:flex;gap:12px;align-items:center;margin-bottom:18px}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.search{flex:1;padding:10px;border-radius:8px;border:0;min-width:160px}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.btn{padding:10px 12px;border-radius:8px;border:none;background:var(--accent);color:#fff;text-decoration:none}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.grid{display:grid;grid-template-columns:repeat(auto-fill,minmax(240px,1fr));gap:16px}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.card{background:#fff;color:#111;border-radius:10px;padding:12px;box-shadow:0 6px 20px rgba(2,6,23,.2)}</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.card img{width:100%;height:140px;object-fit:cover;border-radius:8px}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.meta{display:flex;justify-content:space-between;align-items:center;margin-top:8px}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.meta .price{font-weight:700;color:var(--accent)}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.actions{margin-top:10px;display:flex;gap:8px}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.danger{background:var(--danger);color:#fff;padding:8px 10px;border-radius:8px;text-decoration:none;border:none;cursor:pointer}</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.muted{color:#6b7280;font-size:13px}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.msg{background:#e6ffef;color:#0b6b2f;padding:8px;border-radius:8px;margin-bottom:12px}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@media (max-width:700px){body{padding:16px}}</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&lt;/style&gt;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&lt;/head&gt;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&lt;body&gt;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&lt;div class="wrap"&gt;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class="bar"&gt;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&lt;input id="q" class="search" placeholder="Search cars by name or price..."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&lt;a href="addcar.php" class="btn"&gt;+ Add Car&lt;/a&gt;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&lt;a href="bike.php" class="btn"&gt;Manage Bikes&lt;/a&gt;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&lt;?php if ($msg): ?&gt;&lt;div class="msg"&gt;&lt;?= htmlspecialchars($msg) ?&gt;&lt;/div&gt;&lt;?php endif;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class="grid" id="grid"&gt;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&lt;?php while ($row = $res-&gt;fetch_assoc()):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class="card" data-name="&lt;?= htmlspecialchars(strtolower($row['car_name'])) ?&gt;" data-price="&lt;?= htmlspecialchars($row['car_price']) ?&gt;"&gt;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&lt;?php if (!empty($row['car_img']) &amp;&amp; file_exists(__DIR__ . '/' . $row['car_img'])):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&lt;img src="&lt;?= htmlspecialchars($row['car_img']) ?&gt;" alt="&lt;?= htmlspecialchars($row['car_name']) ?&gt;"&gt;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&lt;?php else: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&lt;img src="https://placehold.co/600x400?text=Car+Image" alt="no image"&gt;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&lt;?php endif;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&lt;h3 style="margin:8px 0 4px"&gt;&lt;?= htmlspecialchars($row['car_name']) ?&gt;&lt;/h3&gt;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class="meta"&gt;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class="muted"&gt;ID: &lt;?= (int)$row['car_id'] ?&gt;&lt;/div&gt;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class="price"&gt;₹&lt;?= number_format($row['car_price'],2) ?&gt;&lt;/div&gt;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lastRenderedPageBreak/>
        <w:t xml:space="preserve">        &lt;/div&gt;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 class="actions"&gt;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&lt;a class="btn" href="edit_car.php?id=&lt;?= (int)$row['car_id'] ?&gt;"&gt;Edit&lt;/a&gt;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&lt;a class="danger" href="?delete=&lt;?= (int)$row['car_id'] ?&gt;" onclick="return confirm('Delete this car?')"&gt;Delete&lt;/a&gt;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&lt;?php endwhile; ?&gt;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&lt;/div&gt;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&lt;script&gt;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const q = document.getElementById('q');</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const grid = document.getElementById('grid');</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q.addEventListener('input', function()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const v = this.value.trim().toLowerCase();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Array.from(grid.children).forEach(card =&gt;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const name = card.dataset.name ||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const price = card.dataset.price ||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const match = name.includes(v) || price.includes(v);</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card.style.display = match ? '' : 'none';</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 xml:space="preserve">  });</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&lt;/script&gt;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&lt;/body&gt;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&lt;/html&gt;</w:t>
      </w:r>
    </w:p>
    <w:p w:rsidR="00293A73" w:rsidRP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293A73" w:rsidRDefault="00293A73" w:rsidP="00293A73">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293A73">
        <w:rPr>
          <w:rFonts w:ascii="Times New Roman" w:eastAsia="Times New Roman" w:hAnsi="Times New Roman" w:cs="Times New Roman"/>
          <w:noProof/>
          <w:color w:val="000000"/>
          <w:spacing w:val="-1"/>
          <w:sz w:val="24"/>
          <w:szCs w:val="24"/>
          <w:lang w:val="en-US"/>
        </w:rPr>
        <w:t>&lt;?php $conn-&gt;close(); ?&gt;</w:t>
      </w:r>
    </w:p>
    <w:p w:rsidR="002A5AFA" w:rsidRDefault="002A5AFA">
      <w:pPr>
        <w:rPr>
          <w:rFonts w:ascii="Times New Roman" w:eastAsia="Times New Roman" w:hAnsi="Times New Roman" w:cs="Times New Roman"/>
          <w:noProof/>
          <w:color w:val="000000"/>
          <w:spacing w:val="-1"/>
          <w:sz w:val="24"/>
          <w:szCs w:val="24"/>
          <w:lang w:val="en-US"/>
        </w:rPr>
      </w:pPr>
      <w:r>
        <w:rPr>
          <w:rFonts w:ascii="Times New Roman" w:eastAsia="Times New Roman" w:hAnsi="Times New Roman" w:cs="Times New Roman"/>
          <w:noProof/>
          <w:color w:val="000000"/>
          <w:spacing w:val="-1"/>
          <w:sz w:val="24"/>
          <w:szCs w:val="24"/>
          <w:lang w:val="en-US"/>
        </w:rPr>
        <w:br w:type="page"/>
      </w:r>
    </w:p>
    <w:p w:rsidR="00E32800" w:rsidRDefault="00E32800" w:rsidP="0097791A">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Car Booking:</w:t>
      </w:r>
    </w:p>
    <w:p w:rsidR="0097791A" w:rsidRDefault="00E32800" w:rsidP="0097791A">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sidRPr="00E32800">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1087EDE4" wp14:editId="689CEA6C">
            <wp:extent cx="5991657" cy="7031421"/>
            <wp:effectExtent l="19050" t="19050" r="28575" b="171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96071" cy="7036601"/>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r w:rsidR="0097791A">
        <w:rPr>
          <w:rFonts w:ascii="Times New Roman" w:eastAsia="Times New Roman" w:hAnsi="Times New Roman" w:cs="Times New Roman"/>
          <w:b/>
          <w:bCs/>
          <w:noProof/>
          <w:color w:val="000000"/>
          <w:spacing w:val="-1"/>
          <w:sz w:val="32"/>
          <w:szCs w:val="32"/>
          <w:u w:val="single" w:color="000000"/>
        </w:rPr>
        <w:t xml:space="preserve"> </w:t>
      </w:r>
    </w:p>
    <w:p w:rsidR="006D1CC8" w:rsidRDefault="006D1CC8" w:rsidP="0097791A">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&lt;!DOCTYPE html&gt;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&lt;html lang="en"&gt;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&lt;head&gt;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lastRenderedPageBreak/>
        <w:t>&lt;meta charset="UTF-8"&gt;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&lt;title&gt;Car Booking Form&lt;/title&gt;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&lt;link rel="stylesheet" href="https://cdnjs.cloudflare.com/ajax/libs/font-awesome/6.4.0/css/all.min.css"&gt;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&lt;style&gt;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 CSS Styles Condensed for Thesis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body { background: linear-gradient(135deg, #6a11cb 0%, #2575fc 100%); min-height:100vh; display:flex; justify-content:center; padding:20px;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.container { max-width:600px; background: #fff; border-radius:20px; box-shadow:0 15px 30px rgba(0,0,0,0.2);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.header { background: linear-gradient(to right,#2575fc,#6a11cb); color:#fff; text-align:center; padding:25px;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input, select, textarea { width:100%; padding:15px; border:2px solid #e1e5ee; border-radius:10px; margin-bottom: 20px;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.btn { background: linear-gradient(to right,#2575fc,#6a11cb); color:#fff; padding:16px; width:100%; border:none; cursor:pointer;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.alert { padding:12px; border-radius:8px; margin-bottom:14px; font-weight:600;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.alert.success { background:#e6ffef; color:#0b6b2f;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.alert.error { background:#ffecec; color:#8b1a1a;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&lt;/style&gt;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&lt;/head&gt;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&lt;body&gt;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class="container"&gt;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class="header"&gt;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&lt;h2&gt;Book Your Car&lt;/h2&gt;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&lt;i class="fas fa-car"&gt;&lt;/i&gt;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class="form-container"&gt;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&lt;?php</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if (isset($_GET['success']) &amp;&amp; $_GET['success'] === '1')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echo '&lt;div class="alert success"&gt;Booking confirmed. We will contact you shortly.&lt;/div&gt;';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 elseif (isset($_GET['error']))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echo '&lt;div class="alert error"&gt;' . htmlspecialchars($_GET['error']) .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&lt;form id="bookingForm" action="submit_form.php" method="POST"&gt;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 icon-input"&gt;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&lt;input type="text" name="name" placeholder="Full Name" required&gt;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 icon-input"&gt;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&lt;input type="email" name="email" placeholder="Email Address" required&gt;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 icon-input"&gt;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&lt;input type="tel" name="phone" placeholder="Phone Number" required&gt;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&lt;label&gt;Starting City&lt;/label&gt;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&lt;select name="scity" required&gt;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 disabled selected&gt;Select Starting City&lt;/option&gt;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lastRenderedPageBreak/>
        <w:t xml:space="preserve">                        &lt;option value="Mumbai"&gt;Mumbai&lt;/option&gt;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value="Delhi"&gt;Delhi&lt;/option&gt;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value="Bangalore"&gt;Bangalore&lt;/option&gt;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&lt;/select&gt;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&lt;label&gt;Destination City&lt;/label&gt;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&lt;select name="ecity" required&gt;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 disabled selected&gt;Select Destination City&lt;/option&gt;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value="Mumbai"&gt;Mumbai&lt;/option&gt;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value="Delhi"&gt;Delhi&lt;/option&gt;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&lt;/select&gt;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&lt;label&gt;Select Your Car&lt;/label&gt;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&lt;select name="car_name" required&gt;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 disabled selected&gt;Choose your vehicle&lt;/option&gt;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value="Toyota Camry"&gt;Toyota Camry&lt;/option&gt;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value="Honda Accord"&gt;Honda Accord&lt;/option&gt;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&lt;option value="Ford Mustang"&gt;Ford Mustang&lt;/option&gt;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&lt;/select&gt;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 class="form-group"&gt;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&lt;textarea name="message" rows="3" placeholder="Any special requirements?"&gt;&lt;/textarea&gt;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&lt;button id="submitBtn" type="submit" class="btn"&gt;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&lt;i class="fas fa-calendar-check"&gt;&lt;/i&gt; Confirm Booking</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&lt;/button&gt;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&lt;/form&gt;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 xml:space="preserve">    &lt;/div&gt;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&lt;/body&gt;</w:t>
      </w:r>
    </w:p>
    <w:p w:rsidR="00AE7359" w:rsidRPr="00AE7359" w:rsidRDefault="00AE7359" w:rsidP="00AE7359">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AE7359">
        <w:rPr>
          <w:rFonts w:ascii="Times New Roman" w:eastAsia="Times New Roman" w:hAnsi="Times New Roman" w:cs="Times New Roman"/>
          <w:noProof/>
          <w:color w:val="000000"/>
          <w:spacing w:val="-1"/>
          <w:sz w:val="24"/>
          <w:szCs w:val="24"/>
          <w:lang w:val="en-US"/>
        </w:rPr>
        <w:t>&lt;/html&gt;</w:t>
      </w:r>
    </w:p>
    <w:p w:rsidR="002A5AFA" w:rsidRPr="00254C55" w:rsidRDefault="00693464" w:rsidP="00254C55">
      <w:pPr>
        <w:rPr>
          <w:rFonts w:ascii="Times New Roman" w:eastAsia="Times New Roman" w:hAnsi="Times New Roman" w:cs="Times New Roman"/>
          <w:bCs/>
          <w:noProof/>
          <w:color w:val="000000"/>
          <w:spacing w:val="-1"/>
          <w:sz w:val="32"/>
          <w:szCs w:val="32"/>
          <w:u w:color="000000"/>
        </w:rPr>
      </w:pPr>
      <w:r>
        <w:rPr>
          <w:rFonts w:ascii="Times New Roman" w:eastAsia="Times New Roman" w:hAnsi="Times New Roman" w:cs="Times New Roman"/>
          <w:bCs/>
          <w:noProof/>
          <w:color w:val="000000"/>
          <w:spacing w:val="-1"/>
          <w:sz w:val="32"/>
          <w:szCs w:val="32"/>
          <w:u w:color="000000"/>
        </w:rPr>
        <w:br w:type="page"/>
      </w:r>
    </w:p>
    <w:p w:rsidR="0097791A" w:rsidRDefault="0097791A" w:rsidP="0097791A">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Car</w:t>
      </w:r>
      <w:r w:rsidR="00007272">
        <w:rPr>
          <w:rFonts w:ascii="Times New Roman" w:eastAsia="Times New Roman" w:hAnsi="Times New Roman" w:cs="Times New Roman"/>
          <w:b/>
          <w:bCs/>
          <w:noProof/>
          <w:color w:val="000000"/>
          <w:spacing w:val="-1"/>
          <w:sz w:val="32"/>
          <w:szCs w:val="32"/>
          <w:u w:val="single" w:color="000000"/>
        </w:rPr>
        <w:t xml:space="preserve"> Page</w:t>
      </w:r>
      <w:r>
        <w:rPr>
          <w:rFonts w:ascii="Times New Roman" w:eastAsia="Times New Roman" w:hAnsi="Times New Roman" w:cs="Times New Roman"/>
          <w:b/>
          <w:bCs/>
          <w:noProof/>
          <w:color w:val="000000"/>
          <w:spacing w:val="-1"/>
          <w:sz w:val="32"/>
          <w:szCs w:val="32"/>
          <w:u w:val="single" w:color="000000"/>
        </w:rPr>
        <w:t xml:space="preserve">: </w:t>
      </w:r>
    </w:p>
    <w:p w:rsidR="00254C55" w:rsidRDefault="00007272" w:rsidP="00254C55">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sidRPr="00007272">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7CC8155A" wp14:editId="2F3C136D">
            <wp:extent cx="6019076" cy="8240110"/>
            <wp:effectExtent l="19050" t="19050" r="20320" b="279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3787"/>
                    <a:stretch/>
                  </pic:blipFill>
                  <pic:spPr bwMode="auto">
                    <a:xfrm>
                      <a:off x="0" y="0"/>
                      <a:ext cx="6023533" cy="8246212"/>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54C55" w:rsidRDefault="00254C55" w:rsidP="00254C55">
      <w:pPr>
        <w:spacing w:before="319" w:line="480" w:lineRule="auto"/>
        <w:ind w:left="720" w:firstLine="1"/>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Code: </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&lt;!DOCTYPE html&gt;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&lt;html lang="en"&gt;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&lt;head&gt;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&lt;title&gt;Carbook - Vehicle List&lt;/title&gt;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&lt;meta charset="utf-8"&gt;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&lt;meta name="viewport" content="width=device-width, initial-scale=1, shrink-to-fit=no"&gt;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&lt;link href="https://fonts.googleapis.com/css?family=Poppins..." rel="stylesheet"&gt;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&lt;link rel="stylesheet" href="css/open-iconic-bootstrap.min.css"&gt;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&lt;link rel="stylesheet" href="css/animate.css"&gt;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&lt;link rel="stylesheet" href="css/owl.carousel.min.css"&gt;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&lt;link rel="stylesheet" href="css/style.css"&gt;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&lt;/head&gt;</w:t>
      </w:r>
    </w:p>
    <w:p w:rsidR="00166AD1" w:rsidRPr="00166AD1" w:rsidRDefault="00166AD1" w:rsidP="00DD21C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&lt;body&gt;</w:t>
      </w:r>
      <w:bookmarkStart w:id="48" w:name="_GoBack"/>
      <w:bookmarkEnd w:id="48"/>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&lt;nav class="navbar navbar-expand-lg navbar-dark ftco_navbar bg-dark ftco-navbar-light" id="ftco-navbar"&gt;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class="container"&gt;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&lt;a class="navbar-brand" href="index.html"&gt;Car&lt;span&gt;Book&lt;/span&gt;&lt;/a&gt;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&lt;button class="navbar-toggler" type="button" data-toggle="collapse" data-target="#ftco-nav"&gt;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&lt;span class="oi oi-menu"&gt;&lt;/span&gt; Menu</w:t>
      </w:r>
    </w:p>
    <w:p w:rsidR="00166AD1" w:rsidRPr="00166AD1" w:rsidRDefault="00166AD1" w:rsidP="00DD21C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&lt;/button&gt;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class="collapse navbar-collapse" id="ftco-nav"&gt;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&lt;ul class="navbar-nav ml-auto"&gt;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 class="nav-item"&gt;&lt;a href="index.html" class="nav-link"&gt;Home&lt;/a&gt;&lt;/li&gt;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 class="nav-item"&gt;&lt;a href="about.html" class="nav-link"&gt;About&lt;/a&gt;&lt;/li&gt;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 class="nav-item active"&gt;&lt;a href="car.html" class="nav-link"&gt;Cars&lt;/a&gt;&lt;/li&gt;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 class="nav-item"&gt;&lt;a href="contact.html" class="nav-link"&gt;Contact&lt;/a&gt;&lt;/li&gt;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&lt;/ul&gt;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6E367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&lt;/nav&gt;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&lt;section class="hero-wrap hero-wrap-2 js-fullheight" style="background-image: url('images/bg_3.jpg');"&gt;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class="overlay"&gt;&lt;/div&gt;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class="container"&gt;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class="row no-gutters slider-text js-fullheight align-items-end justify-content-start"&gt;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class="col-md-9 ftco-animate pb-5"&gt;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&lt;h1 class="mb-3 bread"&gt;Choose Your Car&lt;/h1&gt;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&lt;/section&gt;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&lt;section class="ftco-section bg-light"&gt;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class="container"&gt;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class="row"&gt;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class="col-md-4"&gt;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class="car-wrap rounded ftco-animate"&gt;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lastRenderedPageBreak/>
        <w:t xml:space="preserve">                  &lt;div class="img rounded d-flex align-items-end" style="background-image: url(images/car-1.jpg);"&gt;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class="text"&gt;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&lt;h2 class="mb-0"&gt;&lt;a href="car-single.html"&gt;Mercedes Grand Sedan&lt;/a&gt;&lt;/h2&gt;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class="d-flex mb-3"&gt;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&lt;span class="cat"&gt;Cheverolet&lt;/span&gt;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&lt;p class="price ml-auto"&gt;500 &lt;span&gt;/day&lt;/span&gt;&lt;/p&gt;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&lt;p class="d-flex mb-0 d-block"&gt;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&lt;a href="book.php" class="btn btn-primary py-2 mr-1"&gt;Book now&lt;/a&gt; </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&lt;a href="car-single.html" class="btn btn-secondary py-2 ml-1"&gt;Details&lt;/a&gt;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&lt;/p&gt;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9177FB">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&lt;/section&gt;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&lt;footer class="ftco-footer ftco-bg-dark ftco-section"&gt;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class="container"&gt;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class="row mb-5"&gt;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class="col-md"&gt;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class="ftco-footer-widget mb-4"&gt;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&lt;h2 class="ftco-heading-2"&gt;&lt;a href="#" class="logo"&gt;Car&lt;span&gt;book&lt;/span&gt;&lt;/a&gt;&lt;/h2&gt;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&lt;p&gt;Far far away, behind the word mountains...&lt;/p&gt;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class="col-md"&gt;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class="ftco-footer-widget mb-4"&gt;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&lt;h2 class="ftco-heading-2"&gt;Have a Questions?&lt;/h2&gt;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 class="block-23 mb-3"&gt;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&lt;ul&gt;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&lt;li&gt;&lt;span class="icon icon-map-marker"&gt;&lt;/span&gt;&lt;span class="text"&gt;Raipur&lt;/span&gt;&lt;/li&gt;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&lt;li&gt;&lt;a href="#"&gt;&lt;span class="icon icon-phone"&gt;&lt;/span&gt;&lt;span class="text"&gt;+91786543213&lt;/span&gt;&lt;/a&gt;&lt;/li&gt;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&lt;/ul&gt;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&lt;/div&gt;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&lt;/footer&gt;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&lt;script src="js/jquery.min.js"&gt;&lt;/script&gt;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&lt;script src="js/bootstrap.min.js"&gt;&lt;/script&gt;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&lt;script src="js/owl.carousel.min.js"&gt;&lt;/script&gt;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&lt;script src="js/main.js"&gt;&lt;/script&gt;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 xml:space="preserve">  &lt;/body&gt;</w:t>
      </w:r>
    </w:p>
    <w:p w:rsidR="00166AD1" w:rsidRPr="00166AD1" w:rsidRDefault="00166AD1" w:rsidP="00166AD1">
      <w:pPr>
        <w:widowControl w:val="0"/>
        <w:autoSpaceDE w:val="0"/>
        <w:autoSpaceDN w:val="0"/>
        <w:spacing w:before="36" w:after="0" w:line="240" w:lineRule="exact"/>
        <w:ind w:left="1740" w:firstLine="1"/>
        <w:jc w:val="both"/>
        <w:rPr>
          <w:rFonts w:ascii="Times New Roman" w:eastAsia="Times New Roman" w:hAnsi="Times New Roman" w:cs="Times New Roman"/>
          <w:noProof/>
          <w:color w:val="000000"/>
          <w:spacing w:val="-1"/>
          <w:sz w:val="24"/>
          <w:szCs w:val="24"/>
          <w:lang w:val="en-US"/>
        </w:rPr>
      </w:pPr>
      <w:r w:rsidRPr="00166AD1">
        <w:rPr>
          <w:rFonts w:ascii="Times New Roman" w:eastAsia="Times New Roman" w:hAnsi="Times New Roman" w:cs="Times New Roman"/>
          <w:noProof/>
          <w:color w:val="000000"/>
          <w:spacing w:val="-1"/>
          <w:sz w:val="24"/>
          <w:szCs w:val="24"/>
          <w:lang w:val="en-US"/>
        </w:rPr>
        <w:t>&lt;/html&gt;</w:t>
      </w:r>
    </w:p>
    <w:p w:rsidR="0097791A" w:rsidRPr="00EE2780" w:rsidRDefault="00417B1C" w:rsidP="00EE2780">
      <w:pPr>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C0000C" w:rsidRPr="00FD2248" w:rsidRDefault="00FC650C" w:rsidP="001404D9">
      <w:pPr>
        <w:pStyle w:val="Heading3"/>
        <w:spacing w:line="480" w:lineRule="auto"/>
        <w:jc w:val="center"/>
        <w:rPr>
          <w:sz w:val="32"/>
          <w:szCs w:val="32"/>
          <w:u w:val="single"/>
        </w:rPr>
      </w:pPr>
      <w:r w:rsidRPr="00FD2248">
        <w:rPr>
          <w:sz w:val="32"/>
          <w:szCs w:val="32"/>
          <w:u w:val="single"/>
        </w:rPr>
        <w:lastRenderedPageBreak/>
        <w:t>12.</w:t>
      </w:r>
      <w:r w:rsidRPr="00FD2248">
        <w:rPr>
          <w:sz w:val="32"/>
          <w:szCs w:val="32"/>
          <w:u w:val="single"/>
        </w:rPr>
        <w:tab/>
      </w:r>
      <w:r w:rsidR="00C0000C" w:rsidRPr="00FD2248">
        <w:rPr>
          <w:sz w:val="32"/>
          <w:szCs w:val="32"/>
          <w:u w:val="single"/>
        </w:rPr>
        <w:t xml:space="preserve"> LIMITATIONS</w:t>
      </w:r>
    </w:p>
    <w:p w:rsidR="00C0000C" w:rsidRDefault="00C0000C" w:rsidP="0075631E">
      <w:pPr>
        <w:pStyle w:val="NormalWeb"/>
        <w:numPr>
          <w:ilvl w:val="0"/>
          <w:numId w:val="48"/>
        </w:numPr>
        <w:spacing w:line="480" w:lineRule="auto"/>
      </w:pPr>
      <w:r>
        <w:rPr>
          <w:b/>
          <w:bCs/>
        </w:rPr>
        <w:t>Lack of Multi-Language Support:</w:t>
      </w:r>
      <w:r>
        <w:t xml:space="preserve"> The </w:t>
      </w:r>
      <w:r>
        <w:rPr>
          <w:b/>
          <w:bCs/>
        </w:rPr>
        <w:t>CB Rental</w:t>
      </w:r>
      <w:r>
        <w:t xml:space="preserve"> website currently operates solely in English, which limits its usability for non-English-speaking tourists and local travelers. In a diverse tourism market where travelers from various linguistic backgrounds seek rental services, this restriction reduces the platform’s accessibility. Users who are more comfortable navigating in their native languages may find it challenging to read rental agreements, understand insurance policies, or complete the booking process, potentially leading to a loss of bookings from international demographics.</w:t>
      </w:r>
    </w:p>
    <w:p w:rsidR="00C0000C" w:rsidRDefault="00C0000C" w:rsidP="0075631E">
      <w:pPr>
        <w:pStyle w:val="NormalWeb"/>
        <w:numPr>
          <w:ilvl w:val="0"/>
          <w:numId w:val="48"/>
        </w:numPr>
        <w:spacing w:line="480" w:lineRule="auto"/>
      </w:pPr>
      <w:r>
        <w:rPr>
          <w:b/>
          <w:bCs/>
        </w:rPr>
        <w:t>Absence of Real-Time Customer Support (Live Chat):</w:t>
      </w:r>
      <w:r>
        <w:t xml:space="preserve"> The platform does not currently offer a direct chat or instant messaging feature for real-time communication between renters and the administration. This limitation impedes immediate assistance, meaning customers cannot instantly resolve queries regarding vehicle condition, breakdown support, or urgent booking extensions. The reliance on standard contact forms or phone calls may cause delays in response times, which can negatively impact customer confidence, especially in emergency situations on the road.</w:t>
      </w:r>
    </w:p>
    <w:p w:rsidR="00C0000C" w:rsidRDefault="00C0000C" w:rsidP="0075631E">
      <w:pPr>
        <w:pStyle w:val="NormalWeb"/>
        <w:numPr>
          <w:ilvl w:val="0"/>
          <w:numId w:val="48"/>
        </w:numPr>
        <w:spacing w:line="480" w:lineRule="auto"/>
      </w:pPr>
      <w:r>
        <w:rPr>
          <w:b/>
          <w:bCs/>
        </w:rPr>
        <w:t>Basic Recommendation Engine:</w:t>
      </w:r>
      <w:r>
        <w:t xml:space="preserve"> The current vehicle listing mechanism functions in a basic capacity, displaying cars and bikes primarily based on category selection (e.g., "Show all Bikes") rather than sophisticated user behavior analysis. It lacks advanced algorithms like collaborative filtering (e.g., "Users who rented this car also liked..."). As a result, the platform cannot offer highly personalized suggestions based on the user's travel destination, past booking history, or budget preferences, missing out on potential upsell opportunities.</w:t>
      </w:r>
    </w:p>
    <w:p w:rsidR="00C0000C" w:rsidRDefault="00DE0BE4" w:rsidP="001404D9">
      <w:r>
        <w:br w:type="page"/>
      </w:r>
    </w:p>
    <w:p w:rsidR="00C0000C" w:rsidRPr="003572E2" w:rsidRDefault="00EE2780" w:rsidP="00EE2780">
      <w:pPr>
        <w:pStyle w:val="Heading3"/>
        <w:spacing w:line="480" w:lineRule="auto"/>
        <w:jc w:val="center"/>
        <w:rPr>
          <w:sz w:val="32"/>
          <w:u w:val="single"/>
        </w:rPr>
      </w:pPr>
      <w:r w:rsidRPr="003572E2">
        <w:rPr>
          <w:sz w:val="32"/>
          <w:u w:val="single"/>
        </w:rPr>
        <w:lastRenderedPageBreak/>
        <w:t>13.</w:t>
      </w:r>
      <w:r w:rsidRPr="003572E2">
        <w:rPr>
          <w:sz w:val="32"/>
          <w:u w:val="single"/>
        </w:rPr>
        <w:tab/>
      </w:r>
      <w:r w:rsidR="00C0000C" w:rsidRPr="003572E2">
        <w:rPr>
          <w:sz w:val="32"/>
          <w:u w:val="single"/>
        </w:rPr>
        <w:t>FUTURE SCOPE OF CB RENTAL</w:t>
      </w:r>
    </w:p>
    <w:p w:rsidR="00C0000C" w:rsidRDefault="00C0000C" w:rsidP="0075631E">
      <w:pPr>
        <w:pStyle w:val="NormalWeb"/>
        <w:numPr>
          <w:ilvl w:val="0"/>
          <w:numId w:val="49"/>
        </w:numPr>
        <w:spacing w:line="480" w:lineRule="auto"/>
      </w:pPr>
      <w:r>
        <w:rPr>
          <w:b/>
          <w:bCs/>
        </w:rPr>
        <w:t>GPS Tracking and IoT Integration:</w:t>
      </w:r>
      <w:r>
        <w:t xml:space="preserve"> </w:t>
      </w:r>
      <w:r>
        <w:rPr>
          <w:b/>
          <w:bCs/>
        </w:rPr>
        <w:t>CB Rental</w:t>
      </w:r>
      <w:r>
        <w:t xml:space="preserve"> can integrate Global Positioning System (GPS) and Internet of Things (IoT) devices into the fleet. This would allow administrators to track the real-time location of vehicles, monitor speed to prevent reckless driving, and automate geofencing alerts. For customers, this could enable features like "Find my Car" in crowded parking lots and automated mileage tracking.</w:t>
      </w:r>
    </w:p>
    <w:p w:rsidR="00C0000C" w:rsidRDefault="00C0000C" w:rsidP="0075631E">
      <w:pPr>
        <w:pStyle w:val="NormalWeb"/>
        <w:numPr>
          <w:ilvl w:val="0"/>
          <w:numId w:val="49"/>
        </w:numPr>
        <w:spacing w:line="480" w:lineRule="auto"/>
      </w:pPr>
      <w:r>
        <w:rPr>
          <w:b/>
          <w:bCs/>
        </w:rPr>
        <w:t>360-Degree Virtual Vehicle Tours:</w:t>
      </w:r>
      <w:r>
        <w:t xml:space="preserve"> Implementing 360-degree image technology would allow customers to virtually inspect the interior and exterior of cars and bikes before booking. This feature helps users visualize the legroom, boot space, and condition of the vehicle, significantly reducing trust issues and ensuring that the customer knows exactly what they are paying for.</w:t>
      </w:r>
    </w:p>
    <w:p w:rsidR="00C0000C" w:rsidRDefault="00C0000C" w:rsidP="0075631E">
      <w:pPr>
        <w:pStyle w:val="NormalWeb"/>
        <w:numPr>
          <w:ilvl w:val="0"/>
          <w:numId w:val="49"/>
        </w:numPr>
        <w:spacing w:line="480" w:lineRule="auto"/>
      </w:pPr>
      <w:r>
        <w:rPr>
          <w:b/>
          <w:bCs/>
        </w:rPr>
        <w:t>Dynamic Pricing Algorithm:</w:t>
      </w:r>
      <w:r>
        <w:t xml:space="preserve"> Implementing an AI-driven dynamic pricing model would allow the system to adjust rental rates automatically based on demand, seasonality, and availability. For example, prices could slightly increase during weekends or holidays and decrease during off-peak weekdays, optimizing revenue for the business while offering competitive rates to users.</w:t>
      </w:r>
    </w:p>
    <w:p w:rsidR="00C0000C" w:rsidRDefault="00C0000C" w:rsidP="0075631E">
      <w:pPr>
        <w:pStyle w:val="NormalWeb"/>
        <w:numPr>
          <w:ilvl w:val="0"/>
          <w:numId w:val="49"/>
        </w:numPr>
        <w:spacing w:line="480" w:lineRule="auto"/>
      </w:pPr>
      <w:r>
        <w:rPr>
          <w:b/>
          <w:bCs/>
        </w:rPr>
        <w:t>Mobile Application with Keyless Entry:</w:t>
      </w:r>
      <w:r>
        <w:t xml:space="preserve"> The platform can expand into a dedicated mobile application that supports keyless entry technology. This would allow verified users to unlock their booked car or bike directly using their smartphone via Bluetooth or NFC, enabling a completely contactless pickup and drop-off experience, which is a growing trend in the rental industry.</w:t>
      </w:r>
    </w:p>
    <w:p w:rsidR="00C0000C" w:rsidRDefault="00C0000C" w:rsidP="0075631E">
      <w:pPr>
        <w:pStyle w:val="NormalWeb"/>
        <w:numPr>
          <w:ilvl w:val="0"/>
          <w:numId w:val="49"/>
        </w:numPr>
        <w:spacing w:line="480" w:lineRule="auto"/>
      </w:pPr>
      <w:r>
        <w:rPr>
          <w:b/>
          <w:bCs/>
        </w:rPr>
        <w:t>AI-Powered Chatbots for Roadside Assistance:</w:t>
      </w:r>
      <w:r>
        <w:t xml:space="preserve"> Implementing AI-driven chatbots can enhance user engagement by providing 24/7 assistance. Virtual travel assistants can answer queries about fuel policies, breakdown procedures, and extending rental durations in real-time. In emergencies, the bot could instantly share the driver's location with the support team for immediate roadside assistance.</w:t>
      </w:r>
    </w:p>
    <w:p w:rsidR="00C0000C" w:rsidRDefault="00991FAD" w:rsidP="00091E3C">
      <w:r>
        <w:br w:type="page"/>
      </w:r>
    </w:p>
    <w:p w:rsidR="00C0000C" w:rsidRPr="00091E3C" w:rsidRDefault="00091E3C" w:rsidP="00091E3C">
      <w:pPr>
        <w:pStyle w:val="Heading3"/>
        <w:spacing w:line="480" w:lineRule="auto"/>
        <w:jc w:val="center"/>
        <w:rPr>
          <w:sz w:val="32"/>
          <w:u w:val="single"/>
        </w:rPr>
      </w:pPr>
      <w:r w:rsidRPr="00091E3C">
        <w:rPr>
          <w:sz w:val="32"/>
          <w:u w:val="single"/>
        </w:rPr>
        <w:lastRenderedPageBreak/>
        <w:t>14</w:t>
      </w:r>
      <w:r w:rsidR="00C0000C" w:rsidRPr="00091E3C">
        <w:rPr>
          <w:sz w:val="32"/>
          <w:u w:val="single"/>
        </w:rPr>
        <w:t>. CONCLUSION</w:t>
      </w:r>
    </w:p>
    <w:p w:rsidR="00C0000C" w:rsidRDefault="00C0000C" w:rsidP="0075631E">
      <w:pPr>
        <w:pStyle w:val="NormalWeb"/>
        <w:spacing w:line="480" w:lineRule="auto"/>
      </w:pPr>
      <w:r>
        <w:t xml:space="preserve">The </w:t>
      </w:r>
      <w:r>
        <w:rPr>
          <w:b/>
          <w:bCs/>
        </w:rPr>
        <w:t>CB Rental</w:t>
      </w:r>
      <w:r>
        <w:t xml:space="preserve"> project successfully addresses the key objectives of providing a comprehensive and user-friendly platform for travelers, tourists, and daily commuters. By offering a dual-category inventory of </w:t>
      </w:r>
      <w:r>
        <w:rPr>
          <w:b/>
          <w:bCs/>
        </w:rPr>
        <w:t>Cars and Bikes</w:t>
      </w:r>
      <w:r>
        <w:t>, transparent pricing, and a seamless date-based booking engine, the platform enhances the vehicle rental experience. For administrators, the platform simplifies the complex process of fleet management, booking verification, and revenue tracking, making the rental operation more efficient and organized.</w:t>
      </w:r>
    </w:p>
    <w:p w:rsidR="00C0000C" w:rsidRDefault="00C0000C" w:rsidP="0075631E">
      <w:pPr>
        <w:pStyle w:val="NormalWeb"/>
        <w:spacing w:line="480" w:lineRule="auto"/>
      </w:pPr>
      <w:r>
        <w:t xml:space="preserve">The scope of the project includes creating a scalable web system that can handle the specific logic of rental durations and availability, with a focus on secure user authentication, intuitive search functionalities, and a responsive design optimized for mobile users on the go. The </w:t>
      </w:r>
      <w:r>
        <w:rPr>
          <w:b/>
          <w:bCs/>
        </w:rPr>
        <w:t>Model-View-Controller (MVC)</w:t>
      </w:r>
      <w:r>
        <w:t xml:space="preserve"> inspired architecture ensures that the system is modular and maintainable, while the </w:t>
      </w:r>
      <w:r>
        <w:rPr>
          <w:b/>
          <w:bCs/>
        </w:rPr>
        <w:t>MySQL</w:t>
      </w:r>
      <w:r>
        <w:t xml:space="preserve"> database allows for efficient management of vehicle records and user data. The project also adheres to essential security principles to protect sensitive customer information such as driving license details and contact numbers.</w:t>
      </w:r>
    </w:p>
    <w:p w:rsidR="00C0000C" w:rsidRDefault="00C0000C" w:rsidP="0075631E">
      <w:pPr>
        <w:pStyle w:val="NormalWeb"/>
        <w:spacing w:line="480" w:lineRule="auto"/>
      </w:pPr>
      <w:r>
        <w:t xml:space="preserve">In conclusion, </w:t>
      </w:r>
      <w:r>
        <w:rPr>
          <w:b/>
          <w:bCs/>
        </w:rPr>
        <w:t>CB Rental</w:t>
      </w:r>
      <w:r>
        <w:t xml:space="preserve"> provides an efficient, scalable, and secure solution for connecting travelers with reliable mobility solutions. It meets the platform’s goals by ensuring ease of use, visual appeal, and streamlined workflows for both renters and fleet owners. With future enhancements such as GPS integration and mobile-app based unlocking, </w:t>
      </w:r>
      <w:r>
        <w:rPr>
          <w:b/>
          <w:bCs/>
        </w:rPr>
        <w:t>CB Rental</w:t>
      </w:r>
      <w:r>
        <w:t xml:space="preserve"> is poised to become a competitive player in the digital transportation landscape.</w:t>
      </w:r>
    </w:p>
    <w:p w:rsidR="00C0000C" w:rsidRDefault="009446F0" w:rsidP="00033935">
      <w:r>
        <w:br w:type="page"/>
      </w:r>
    </w:p>
    <w:p w:rsidR="00C0000C" w:rsidRPr="00033935" w:rsidRDefault="00033935" w:rsidP="00033935">
      <w:pPr>
        <w:pStyle w:val="Heading3"/>
        <w:spacing w:line="480" w:lineRule="auto"/>
        <w:jc w:val="center"/>
        <w:rPr>
          <w:u w:val="single"/>
        </w:rPr>
      </w:pPr>
      <w:r w:rsidRPr="00033935">
        <w:rPr>
          <w:u w:val="single"/>
        </w:rPr>
        <w:lastRenderedPageBreak/>
        <w:t>15</w:t>
      </w:r>
      <w:r w:rsidR="00C0000C" w:rsidRPr="00033935">
        <w:rPr>
          <w:u w:val="single"/>
        </w:rPr>
        <w:t>. BIBLIOGRAPHY</w:t>
      </w:r>
    </w:p>
    <w:p w:rsidR="00C0000C" w:rsidRDefault="00C0000C" w:rsidP="0075631E">
      <w:pPr>
        <w:pStyle w:val="NormalWeb"/>
        <w:spacing w:line="480" w:lineRule="auto"/>
      </w:pPr>
      <w:r>
        <w:t xml:space="preserve">The Bibliography contains references to all the documents and resources that were referred to for the creation and successful completion of the </w:t>
      </w:r>
      <w:r>
        <w:rPr>
          <w:b/>
          <w:bCs/>
        </w:rPr>
        <w:t>CB Rental</w:t>
      </w:r>
      <w:r>
        <w:t xml:space="preserve"> project. It contains the names of the referred software engineering documents, PHP/MySQL documentation, and frontend library standards.</w:t>
      </w:r>
    </w:p>
    <w:p w:rsidR="00C0000C" w:rsidRDefault="00C0000C" w:rsidP="0075631E">
      <w:pPr>
        <w:pStyle w:val="NormalWeb"/>
        <w:numPr>
          <w:ilvl w:val="0"/>
          <w:numId w:val="50"/>
        </w:numPr>
        <w:spacing w:line="480" w:lineRule="auto"/>
      </w:pPr>
      <w:r>
        <w:rPr>
          <w:b/>
          <w:bCs/>
        </w:rPr>
        <w:t>Book:</w:t>
      </w:r>
      <w:r>
        <w:t xml:space="preserve"> </w:t>
      </w:r>
      <w:r>
        <w:rPr>
          <w:i/>
          <w:iCs/>
        </w:rPr>
        <w:t>PHP and MySQL Web Development</w:t>
      </w:r>
      <w:r>
        <w:t xml:space="preserve"> by Luke Welling and Laura Thomson.</w:t>
      </w:r>
    </w:p>
    <w:p w:rsidR="00C0000C" w:rsidRDefault="00C0000C" w:rsidP="0075631E">
      <w:pPr>
        <w:pStyle w:val="NormalWeb"/>
        <w:numPr>
          <w:ilvl w:val="0"/>
          <w:numId w:val="50"/>
        </w:numPr>
        <w:spacing w:line="480" w:lineRule="auto"/>
      </w:pPr>
      <w:r>
        <w:rPr>
          <w:b/>
          <w:bCs/>
        </w:rPr>
        <w:t>Book:</w:t>
      </w:r>
      <w:r>
        <w:t xml:space="preserve"> </w:t>
      </w:r>
      <w:r>
        <w:rPr>
          <w:i/>
          <w:iCs/>
        </w:rPr>
        <w:t>Head First PHP &amp; MySQL</w:t>
      </w:r>
      <w:r>
        <w:t xml:space="preserve"> by Lynn Beighley and Michael Morrison.</w:t>
      </w:r>
    </w:p>
    <w:p w:rsidR="00C0000C" w:rsidRDefault="00C0000C" w:rsidP="0075631E">
      <w:pPr>
        <w:pStyle w:val="NormalWeb"/>
        <w:numPr>
          <w:ilvl w:val="0"/>
          <w:numId w:val="50"/>
        </w:numPr>
        <w:spacing w:line="480" w:lineRule="auto"/>
      </w:pPr>
      <w:r>
        <w:rPr>
          <w:b/>
          <w:bCs/>
        </w:rPr>
        <w:t>Documentation:</w:t>
      </w:r>
      <w:r>
        <w:t xml:space="preserve"> PHP Official Documentation (</w:t>
      </w:r>
      <w:hyperlink w:tgtFrame="_blank" w:history="1">
        <w:r>
          <w:rPr>
            <w:rStyle w:val="Hyperlink"/>
          </w:rPr>
          <w:t>https://www.php.net/docs.php</w:t>
        </w:r>
      </w:hyperlink>
      <w:r>
        <w:t>).</w:t>
      </w:r>
    </w:p>
    <w:p w:rsidR="00C0000C" w:rsidRDefault="00C0000C" w:rsidP="0075631E">
      <w:pPr>
        <w:pStyle w:val="NormalWeb"/>
        <w:numPr>
          <w:ilvl w:val="0"/>
          <w:numId w:val="50"/>
        </w:numPr>
        <w:spacing w:line="480" w:lineRule="auto"/>
      </w:pPr>
      <w:r>
        <w:rPr>
          <w:b/>
          <w:bCs/>
        </w:rPr>
        <w:t>Documentation:</w:t>
      </w:r>
      <w:r>
        <w:t xml:space="preserve"> MySQL Reference Manual (</w:t>
      </w:r>
      <w:hyperlink w:tgtFrame="_blank" w:history="1">
        <w:r>
          <w:rPr>
            <w:rStyle w:val="Hyperlink"/>
          </w:rPr>
          <w:t>https://dev.mysql.com/doc/</w:t>
        </w:r>
      </w:hyperlink>
      <w:r>
        <w:t>).</w:t>
      </w:r>
    </w:p>
    <w:p w:rsidR="00C0000C" w:rsidRDefault="00C0000C" w:rsidP="0075631E">
      <w:pPr>
        <w:pStyle w:val="NormalWeb"/>
        <w:numPr>
          <w:ilvl w:val="0"/>
          <w:numId w:val="50"/>
        </w:numPr>
        <w:spacing w:line="480" w:lineRule="auto"/>
      </w:pPr>
      <w:r>
        <w:rPr>
          <w:b/>
          <w:bCs/>
        </w:rPr>
        <w:t>Resource:</w:t>
      </w:r>
      <w:r>
        <w:t xml:space="preserve"> </w:t>
      </w:r>
      <w:hyperlink w:tgtFrame="_blank" w:history="1">
        <w:r>
          <w:rPr>
            <w:rStyle w:val="Hyperlink"/>
          </w:rPr>
          <w:t>https://getbootstrap.com</w:t>
        </w:r>
      </w:hyperlink>
      <w:r>
        <w:t xml:space="preserve"> (Bootstrap 4 Documentation for Responsive Design).</w:t>
      </w:r>
    </w:p>
    <w:p w:rsidR="00C0000C" w:rsidRDefault="00C0000C" w:rsidP="0075631E">
      <w:pPr>
        <w:pStyle w:val="NormalWeb"/>
        <w:numPr>
          <w:ilvl w:val="0"/>
          <w:numId w:val="50"/>
        </w:numPr>
        <w:spacing w:line="480" w:lineRule="auto"/>
      </w:pPr>
      <w:r>
        <w:rPr>
          <w:b/>
          <w:bCs/>
        </w:rPr>
        <w:t>Resource:</w:t>
      </w:r>
      <w:r>
        <w:t xml:space="preserve"> </w:t>
      </w:r>
      <w:hyperlink w:tgtFrame="_blank" w:history="1">
        <w:r>
          <w:rPr>
            <w:rStyle w:val="Hyperlink"/>
          </w:rPr>
          <w:t>https://developers.google.com/maps</w:t>
        </w:r>
      </w:hyperlink>
      <w:r>
        <w:t xml:space="preserve"> (Google Maps JavaScript API for Location Services).</w:t>
      </w:r>
    </w:p>
    <w:p w:rsidR="00C0000C" w:rsidRDefault="00C0000C" w:rsidP="0075631E">
      <w:pPr>
        <w:pStyle w:val="NormalWeb"/>
        <w:numPr>
          <w:ilvl w:val="0"/>
          <w:numId w:val="50"/>
        </w:numPr>
        <w:spacing w:line="480" w:lineRule="auto"/>
      </w:pPr>
      <w:r>
        <w:rPr>
          <w:b/>
          <w:bCs/>
        </w:rPr>
        <w:t>Resource:</w:t>
      </w:r>
      <w:r>
        <w:t xml:space="preserve"> </w:t>
      </w:r>
      <w:hyperlink w:tgtFrame="_blank" w:history="1">
        <w:r>
          <w:rPr>
            <w:rStyle w:val="Hyperlink"/>
          </w:rPr>
          <w:t>https://owlcarousel2.github.io/OwlCarousel2/</w:t>
        </w:r>
      </w:hyperlink>
      <w:r>
        <w:t xml:space="preserve"> (Owl Carousel Documentation for Vehicle Sliders).</w:t>
      </w:r>
    </w:p>
    <w:p w:rsidR="00C0000C" w:rsidRDefault="00C0000C" w:rsidP="0075631E">
      <w:pPr>
        <w:pStyle w:val="NormalWeb"/>
        <w:numPr>
          <w:ilvl w:val="0"/>
          <w:numId w:val="50"/>
        </w:numPr>
        <w:spacing w:line="480" w:lineRule="auto"/>
      </w:pPr>
      <w:r>
        <w:rPr>
          <w:b/>
          <w:bCs/>
        </w:rPr>
        <w:t>Resource:</w:t>
      </w:r>
      <w:r>
        <w:t xml:space="preserve"> </w:t>
      </w:r>
      <w:hyperlink w:tgtFrame="_blank" w:history="1">
        <w:r>
          <w:rPr>
            <w:rStyle w:val="Hyperlink"/>
          </w:rPr>
          <w:t>https://www.w3schools.com</w:t>
        </w:r>
      </w:hyperlink>
      <w:r>
        <w:t xml:space="preserve"> (W3Schools - HTML, CSS, JavaScript, and PHP Tutorials).</w:t>
      </w:r>
    </w:p>
    <w:p w:rsidR="00C0000C" w:rsidRDefault="00C0000C" w:rsidP="0075631E">
      <w:pPr>
        <w:pStyle w:val="NormalWeb"/>
        <w:numPr>
          <w:ilvl w:val="0"/>
          <w:numId w:val="50"/>
        </w:numPr>
        <w:spacing w:line="480" w:lineRule="auto"/>
      </w:pPr>
      <w:r>
        <w:rPr>
          <w:b/>
          <w:bCs/>
        </w:rPr>
        <w:t>Tool:</w:t>
      </w:r>
      <w:r>
        <w:t xml:space="preserve"> </w:t>
      </w:r>
      <w:hyperlink w:tgtFrame="_blank" w:history="1">
        <w:r>
          <w:rPr>
            <w:rStyle w:val="Hyperlink"/>
          </w:rPr>
          <w:t>https://fontawesome.com</w:t>
        </w:r>
      </w:hyperlink>
      <w:r>
        <w:t xml:space="preserve"> (Icons for UI Design).</w:t>
      </w:r>
    </w:p>
    <w:p w:rsidR="00C0000C" w:rsidRDefault="00C0000C" w:rsidP="0075631E">
      <w:pPr>
        <w:pStyle w:val="NormalWeb"/>
        <w:numPr>
          <w:ilvl w:val="0"/>
          <w:numId w:val="50"/>
        </w:numPr>
        <w:spacing w:line="480" w:lineRule="auto"/>
      </w:pPr>
      <w:r>
        <w:rPr>
          <w:b/>
          <w:bCs/>
        </w:rPr>
        <w:t>Tool:</w:t>
      </w:r>
      <w:r>
        <w:t xml:space="preserve"> </w:t>
      </w:r>
      <w:hyperlink w:tgtFrame="_blank" w:history="1">
        <w:r>
          <w:rPr>
            <w:rStyle w:val="Hyperlink"/>
          </w:rPr>
          <w:t>https://mermaid.live</w:t>
        </w:r>
      </w:hyperlink>
      <w:r>
        <w:t xml:space="preserve"> (For System Diagrams and Data Flow Diagrams).</w:t>
      </w:r>
    </w:p>
    <w:p w:rsidR="00C0000C" w:rsidRDefault="00C0000C" w:rsidP="0075631E">
      <w:pPr>
        <w:pStyle w:val="NormalWeb"/>
        <w:numPr>
          <w:ilvl w:val="0"/>
          <w:numId w:val="50"/>
        </w:numPr>
        <w:spacing w:line="480" w:lineRule="auto"/>
      </w:pPr>
      <w:r>
        <w:rPr>
          <w:b/>
          <w:bCs/>
        </w:rPr>
        <w:t>Tutorials:</w:t>
      </w:r>
      <w:r>
        <w:t xml:space="preserve"> "Dani Krossing - Login System in PHP" on YouTube.</w:t>
      </w:r>
    </w:p>
    <w:p w:rsidR="00C0000C" w:rsidRDefault="00C0000C" w:rsidP="0075631E">
      <w:pPr>
        <w:pStyle w:val="NormalWeb"/>
        <w:numPr>
          <w:ilvl w:val="0"/>
          <w:numId w:val="50"/>
        </w:numPr>
        <w:spacing w:line="480" w:lineRule="auto"/>
      </w:pPr>
      <w:r>
        <w:rPr>
          <w:b/>
          <w:bCs/>
        </w:rPr>
        <w:t>Tutorials:</w:t>
      </w:r>
      <w:r>
        <w:t xml:space="preserve"> "Code With Harry - PHP &amp; MySQL Tutorials" on YouTube.</w:t>
      </w:r>
    </w:p>
    <w:p w:rsidR="004F7CE4" w:rsidRPr="00E31FB2" w:rsidRDefault="004F7CE4" w:rsidP="0075631E">
      <w:pPr>
        <w:pStyle w:val="Heading3"/>
        <w:spacing w:line="480" w:lineRule="auto"/>
        <w:jc w:val="center"/>
        <w:rPr>
          <w:sz w:val="24"/>
          <w:szCs w:val="24"/>
        </w:rPr>
      </w:pPr>
    </w:p>
    <w:sectPr w:rsidR="004F7CE4" w:rsidRPr="00E31FB2" w:rsidSect="00670132">
      <w:footerReference w:type="default" r:id="rId31"/>
      <w:pgSz w:w="11906" w:h="16838"/>
      <w:pgMar w:top="720" w:right="720" w:bottom="720" w:left="72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BBD" w:rsidRDefault="00BC2BBD" w:rsidP="001116D5">
      <w:pPr>
        <w:spacing w:after="0" w:line="240" w:lineRule="auto"/>
      </w:pPr>
      <w:r>
        <w:separator/>
      </w:r>
    </w:p>
  </w:endnote>
  <w:endnote w:type="continuationSeparator" w:id="0">
    <w:p w:rsidR="00BC2BBD" w:rsidRDefault="00BC2BBD" w:rsidP="0011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oto Sans Symbols ExtraBold">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409152"/>
      <w:docPartObj>
        <w:docPartGallery w:val="Page Numbers (Bottom of Page)"/>
        <w:docPartUnique/>
      </w:docPartObj>
    </w:sdtPr>
    <w:sdtEndPr>
      <w:rPr>
        <w:noProof/>
      </w:rPr>
    </w:sdtEndPr>
    <w:sdtContent>
      <w:p w:rsidR="00C1648C" w:rsidRDefault="00C1648C">
        <w:pPr>
          <w:pStyle w:val="Footer"/>
          <w:jc w:val="center"/>
        </w:pPr>
        <w:r>
          <w:fldChar w:fldCharType="begin"/>
        </w:r>
        <w:r>
          <w:instrText xml:space="preserve"> PAGE   \* MERGEFORMAT </w:instrText>
        </w:r>
        <w:r>
          <w:fldChar w:fldCharType="separate"/>
        </w:r>
        <w:r w:rsidR="00DD21CB">
          <w:rPr>
            <w:noProof/>
          </w:rPr>
          <w:t>70</w:t>
        </w:r>
        <w:r>
          <w:rPr>
            <w:noProof/>
          </w:rPr>
          <w:fldChar w:fldCharType="end"/>
        </w:r>
      </w:p>
    </w:sdtContent>
  </w:sdt>
  <w:p w:rsidR="00C1648C" w:rsidRDefault="00C1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BBD" w:rsidRDefault="00BC2BBD" w:rsidP="001116D5">
      <w:pPr>
        <w:spacing w:after="0" w:line="240" w:lineRule="auto"/>
      </w:pPr>
      <w:r>
        <w:separator/>
      </w:r>
    </w:p>
  </w:footnote>
  <w:footnote w:type="continuationSeparator" w:id="0">
    <w:p w:rsidR="00BC2BBD" w:rsidRDefault="00BC2BBD" w:rsidP="00111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154C"/>
    <w:multiLevelType w:val="multilevel"/>
    <w:tmpl w:val="374E1C9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390F"/>
    <w:multiLevelType w:val="multilevel"/>
    <w:tmpl w:val="6CA4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453BE"/>
    <w:multiLevelType w:val="multilevel"/>
    <w:tmpl w:val="DD80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37629"/>
    <w:multiLevelType w:val="multilevel"/>
    <w:tmpl w:val="E2F0C27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u w:val="singl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2A40"/>
    <w:multiLevelType w:val="multilevel"/>
    <w:tmpl w:val="15F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960EE"/>
    <w:multiLevelType w:val="multilevel"/>
    <w:tmpl w:val="C1EA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E2636"/>
    <w:multiLevelType w:val="hybridMultilevel"/>
    <w:tmpl w:val="695C73A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7" w15:restartNumberingAfterBreak="0">
    <w:nsid w:val="17566C5D"/>
    <w:multiLevelType w:val="multilevel"/>
    <w:tmpl w:val="1B1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94F31"/>
    <w:multiLevelType w:val="multilevel"/>
    <w:tmpl w:val="90B6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B7594"/>
    <w:multiLevelType w:val="hybridMultilevel"/>
    <w:tmpl w:val="EF7C0484"/>
    <w:lvl w:ilvl="0" w:tplc="40090003">
      <w:start w:val="1"/>
      <w:numFmt w:val="bullet"/>
      <w:lvlText w:val="o"/>
      <w:lvlJc w:val="left"/>
      <w:pPr>
        <w:ind w:left="2510" w:hanging="360"/>
      </w:pPr>
      <w:rPr>
        <w:rFonts w:ascii="Courier New" w:hAnsi="Courier New" w:cs="Courier New" w:hint="default"/>
      </w:rPr>
    </w:lvl>
    <w:lvl w:ilvl="1" w:tplc="40090003" w:tentative="1">
      <w:start w:val="1"/>
      <w:numFmt w:val="bullet"/>
      <w:lvlText w:val="o"/>
      <w:lvlJc w:val="left"/>
      <w:pPr>
        <w:ind w:left="3230" w:hanging="360"/>
      </w:pPr>
      <w:rPr>
        <w:rFonts w:ascii="Courier New" w:hAnsi="Courier New" w:cs="Courier New" w:hint="default"/>
      </w:rPr>
    </w:lvl>
    <w:lvl w:ilvl="2" w:tplc="40090005" w:tentative="1">
      <w:start w:val="1"/>
      <w:numFmt w:val="bullet"/>
      <w:lvlText w:val=""/>
      <w:lvlJc w:val="left"/>
      <w:pPr>
        <w:ind w:left="3950" w:hanging="360"/>
      </w:pPr>
      <w:rPr>
        <w:rFonts w:ascii="Wingdings" w:hAnsi="Wingdings" w:hint="default"/>
      </w:rPr>
    </w:lvl>
    <w:lvl w:ilvl="3" w:tplc="40090001" w:tentative="1">
      <w:start w:val="1"/>
      <w:numFmt w:val="bullet"/>
      <w:lvlText w:val=""/>
      <w:lvlJc w:val="left"/>
      <w:pPr>
        <w:ind w:left="4670" w:hanging="360"/>
      </w:pPr>
      <w:rPr>
        <w:rFonts w:ascii="Symbol" w:hAnsi="Symbol" w:hint="default"/>
      </w:rPr>
    </w:lvl>
    <w:lvl w:ilvl="4" w:tplc="40090003" w:tentative="1">
      <w:start w:val="1"/>
      <w:numFmt w:val="bullet"/>
      <w:lvlText w:val="o"/>
      <w:lvlJc w:val="left"/>
      <w:pPr>
        <w:ind w:left="5390" w:hanging="360"/>
      </w:pPr>
      <w:rPr>
        <w:rFonts w:ascii="Courier New" w:hAnsi="Courier New" w:cs="Courier New" w:hint="default"/>
      </w:rPr>
    </w:lvl>
    <w:lvl w:ilvl="5" w:tplc="40090005" w:tentative="1">
      <w:start w:val="1"/>
      <w:numFmt w:val="bullet"/>
      <w:lvlText w:val=""/>
      <w:lvlJc w:val="left"/>
      <w:pPr>
        <w:ind w:left="6110" w:hanging="360"/>
      </w:pPr>
      <w:rPr>
        <w:rFonts w:ascii="Wingdings" w:hAnsi="Wingdings" w:hint="default"/>
      </w:rPr>
    </w:lvl>
    <w:lvl w:ilvl="6" w:tplc="40090001" w:tentative="1">
      <w:start w:val="1"/>
      <w:numFmt w:val="bullet"/>
      <w:lvlText w:val=""/>
      <w:lvlJc w:val="left"/>
      <w:pPr>
        <w:ind w:left="6830" w:hanging="360"/>
      </w:pPr>
      <w:rPr>
        <w:rFonts w:ascii="Symbol" w:hAnsi="Symbol" w:hint="default"/>
      </w:rPr>
    </w:lvl>
    <w:lvl w:ilvl="7" w:tplc="40090003" w:tentative="1">
      <w:start w:val="1"/>
      <w:numFmt w:val="bullet"/>
      <w:lvlText w:val="o"/>
      <w:lvlJc w:val="left"/>
      <w:pPr>
        <w:ind w:left="7550" w:hanging="360"/>
      </w:pPr>
      <w:rPr>
        <w:rFonts w:ascii="Courier New" w:hAnsi="Courier New" w:cs="Courier New" w:hint="default"/>
      </w:rPr>
    </w:lvl>
    <w:lvl w:ilvl="8" w:tplc="40090005" w:tentative="1">
      <w:start w:val="1"/>
      <w:numFmt w:val="bullet"/>
      <w:lvlText w:val=""/>
      <w:lvlJc w:val="left"/>
      <w:pPr>
        <w:ind w:left="8270" w:hanging="360"/>
      </w:pPr>
      <w:rPr>
        <w:rFonts w:ascii="Wingdings" w:hAnsi="Wingdings" w:hint="default"/>
      </w:rPr>
    </w:lvl>
  </w:abstractNum>
  <w:abstractNum w:abstractNumId="10" w15:restartNumberingAfterBreak="0">
    <w:nsid w:val="1A0E5308"/>
    <w:multiLevelType w:val="multilevel"/>
    <w:tmpl w:val="27E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3356B"/>
    <w:multiLevelType w:val="multilevel"/>
    <w:tmpl w:val="30A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A42E3"/>
    <w:multiLevelType w:val="multilevel"/>
    <w:tmpl w:val="7AF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85692"/>
    <w:multiLevelType w:val="multilevel"/>
    <w:tmpl w:val="ABB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933D3"/>
    <w:multiLevelType w:val="hybridMultilevel"/>
    <w:tmpl w:val="B40E217C"/>
    <w:lvl w:ilvl="0" w:tplc="40090003">
      <w:start w:val="1"/>
      <w:numFmt w:val="bullet"/>
      <w:lvlText w:val="o"/>
      <w:lvlJc w:val="left"/>
      <w:pPr>
        <w:ind w:left="2510" w:hanging="360"/>
      </w:pPr>
      <w:rPr>
        <w:rFonts w:ascii="Courier New" w:hAnsi="Courier New" w:cs="Courier New" w:hint="default"/>
      </w:rPr>
    </w:lvl>
    <w:lvl w:ilvl="1" w:tplc="40090003" w:tentative="1">
      <w:start w:val="1"/>
      <w:numFmt w:val="bullet"/>
      <w:lvlText w:val="o"/>
      <w:lvlJc w:val="left"/>
      <w:pPr>
        <w:ind w:left="3230" w:hanging="360"/>
      </w:pPr>
      <w:rPr>
        <w:rFonts w:ascii="Courier New" w:hAnsi="Courier New" w:cs="Courier New" w:hint="default"/>
      </w:rPr>
    </w:lvl>
    <w:lvl w:ilvl="2" w:tplc="40090005" w:tentative="1">
      <w:start w:val="1"/>
      <w:numFmt w:val="bullet"/>
      <w:lvlText w:val=""/>
      <w:lvlJc w:val="left"/>
      <w:pPr>
        <w:ind w:left="3950" w:hanging="360"/>
      </w:pPr>
      <w:rPr>
        <w:rFonts w:ascii="Wingdings" w:hAnsi="Wingdings" w:hint="default"/>
      </w:rPr>
    </w:lvl>
    <w:lvl w:ilvl="3" w:tplc="40090001" w:tentative="1">
      <w:start w:val="1"/>
      <w:numFmt w:val="bullet"/>
      <w:lvlText w:val=""/>
      <w:lvlJc w:val="left"/>
      <w:pPr>
        <w:ind w:left="4670" w:hanging="360"/>
      </w:pPr>
      <w:rPr>
        <w:rFonts w:ascii="Symbol" w:hAnsi="Symbol" w:hint="default"/>
      </w:rPr>
    </w:lvl>
    <w:lvl w:ilvl="4" w:tplc="40090003" w:tentative="1">
      <w:start w:val="1"/>
      <w:numFmt w:val="bullet"/>
      <w:lvlText w:val="o"/>
      <w:lvlJc w:val="left"/>
      <w:pPr>
        <w:ind w:left="5390" w:hanging="360"/>
      </w:pPr>
      <w:rPr>
        <w:rFonts w:ascii="Courier New" w:hAnsi="Courier New" w:cs="Courier New" w:hint="default"/>
      </w:rPr>
    </w:lvl>
    <w:lvl w:ilvl="5" w:tplc="40090005" w:tentative="1">
      <w:start w:val="1"/>
      <w:numFmt w:val="bullet"/>
      <w:lvlText w:val=""/>
      <w:lvlJc w:val="left"/>
      <w:pPr>
        <w:ind w:left="6110" w:hanging="360"/>
      </w:pPr>
      <w:rPr>
        <w:rFonts w:ascii="Wingdings" w:hAnsi="Wingdings" w:hint="default"/>
      </w:rPr>
    </w:lvl>
    <w:lvl w:ilvl="6" w:tplc="40090001" w:tentative="1">
      <w:start w:val="1"/>
      <w:numFmt w:val="bullet"/>
      <w:lvlText w:val=""/>
      <w:lvlJc w:val="left"/>
      <w:pPr>
        <w:ind w:left="6830" w:hanging="360"/>
      </w:pPr>
      <w:rPr>
        <w:rFonts w:ascii="Symbol" w:hAnsi="Symbol" w:hint="default"/>
      </w:rPr>
    </w:lvl>
    <w:lvl w:ilvl="7" w:tplc="40090003" w:tentative="1">
      <w:start w:val="1"/>
      <w:numFmt w:val="bullet"/>
      <w:lvlText w:val="o"/>
      <w:lvlJc w:val="left"/>
      <w:pPr>
        <w:ind w:left="7550" w:hanging="360"/>
      </w:pPr>
      <w:rPr>
        <w:rFonts w:ascii="Courier New" w:hAnsi="Courier New" w:cs="Courier New" w:hint="default"/>
      </w:rPr>
    </w:lvl>
    <w:lvl w:ilvl="8" w:tplc="40090005" w:tentative="1">
      <w:start w:val="1"/>
      <w:numFmt w:val="bullet"/>
      <w:lvlText w:val=""/>
      <w:lvlJc w:val="left"/>
      <w:pPr>
        <w:ind w:left="8270" w:hanging="360"/>
      </w:pPr>
      <w:rPr>
        <w:rFonts w:ascii="Wingdings" w:hAnsi="Wingdings" w:hint="default"/>
      </w:rPr>
    </w:lvl>
  </w:abstractNum>
  <w:abstractNum w:abstractNumId="15" w15:restartNumberingAfterBreak="0">
    <w:nsid w:val="24964008"/>
    <w:multiLevelType w:val="multilevel"/>
    <w:tmpl w:val="5D5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61B36"/>
    <w:multiLevelType w:val="multilevel"/>
    <w:tmpl w:val="4AB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85535"/>
    <w:multiLevelType w:val="multilevel"/>
    <w:tmpl w:val="37B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57489"/>
    <w:multiLevelType w:val="multilevel"/>
    <w:tmpl w:val="F2A2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70CFE"/>
    <w:multiLevelType w:val="multilevel"/>
    <w:tmpl w:val="42DC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90438"/>
    <w:multiLevelType w:val="multilevel"/>
    <w:tmpl w:val="F9F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00A8F"/>
    <w:multiLevelType w:val="multilevel"/>
    <w:tmpl w:val="7EE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45D4C"/>
    <w:multiLevelType w:val="hybridMultilevel"/>
    <w:tmpl w:val="0CB2842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779"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791D09"/>
    <w:multiLevelType w:val="multilevel"/>
    <w:tmpl w:val="2E4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9230C"/>
    <w:multiLevelType w:val="multilevel"/>
    <w:tmpl w:val="639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07269"/>
    <w:multiLevelType w:val="multilevel"/>
    <w:tmpl w:val="FF9E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DD3EFB"/>
    <w:multiLevelType w:val="multilevel"/>
    <w:tmpl w:val="B59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F2BD0"/>
    <w:multiLevelType w:val="hybridMultilevel"/>
    <w:tmpl w:val="0F1E33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B1329E"/>
    <w:multiLevelType w:val="multilevel"/>
    <w:tmpl w:val="187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37408"/>
    <w:multiLevelType w:val="multilevel"/>
    <w:tmpl w:val="494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54D03"/>
    <w:multiLevelType w:val="multilevel"/>
    <w:tmpl w:val="7646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75FFA"/>
    <w:multiLevelType w:val="hybridMultilevel"/>
    <w:tmpl w:val="653E7CC4"/>
    <w:lvl w:ilvl="0" w:tplc="40090003">
      <w:start w:val="1"/>
      <w:numFmt w:val="bullet"/>
      <w:lvlText w:val="o"/>
      <w:lvlJc w:val="left"/>
      <w:pPr>
        <w:ind w:left="2510" w:hanging="360"/>
      </w:pPr>
      <w:rPr>
        <w:rFonts w:ascii="Courier New" w:hAnsi="Courier New" w:cs="Courier New" w:hint="default"/>
      </w:rPr>
    </w:lvl>
    <w:lvl w:ilvl="1" w:tplc="40090003" w:tentative="1">
      <w:start w:val="1"/>
      <w:numFmt w:val="bullet"/>
      <w:lvlText w:val="o"/>
      <w:lvlJc w:val="left"/>
      <w:pPr>
        <w:ind w:left="3230" w:hanging="360"/>
      </w:pPr>
      <w:rPr>
        <w:rFonts w:ascii="Courier New" w:hAnsi="Courier New" w:cs="Courier New" w:hint="default"/>
      </w:rPr>
    </w:lvl>
    <w:lvl w:ilvl="2" w:tplc="40090005" w:tentative="1">
      <w:start w:val="1"/>
      <w:numFmt w:val="bullet"/>
      <w:lvlText w:val=""/>
      <w:lvlJc w:val="left"/>
      <w:pPr>
        <w:ind w:left="3950" w:hanging="360"/>
      </w:pPr>
      <w:rPr>
        <w:rFonts w:ascii="Wingdings" w:hAnsi="Wingdings" w:hint="default"/>
      </w:rPr>
    </w:lvl>
    <w:lvl w:ilvl="3" w:tplc="40090001" w:tentative="1">
      <w:start w:val="1"/>
      <w:numFmt w:val="bullet"/>
      <w:lvlText w:val=""/>
      <w:lvlJc w:val="left"/>
      <w:pPr>
        <w:ind w:left="4670" w:hanging="360"/>
      </w:pPr>
      <w:rPr>
        <w:rFonts w:ascii="Symbol" w:hAnsi="Symbol" w:hint="default"/>
      </w:rPr>
    </w:lvl>
    <w:lvl w:ilvl="4" w:tplc="40090003" w:tentative="1">
      <w:start w:val="1"/>
      <w:numFmt w:val="bullet"/>
      <w:lvlText w:val="o"/>
      <w:lvlJc w:val="left"/>
      <w:pPr>
        <w:ind w:left="5390" w:hanging="360"/>
      </w:pPr>
      <w:rPr>
        <w:rFonts w:ascii="Courier New" w:hAnsi="Courier New" w:cs="Courier New" w:hint="default"/>
      </w:rPr>
    </w:lvl>
    <w:lvl w:ilvl="5" w:tplc="40090005" w:tentative="1">
      <w:start w:val="1"/>
      <w:numFmt w:val="bullet"/>
      <w:lvlText w:val=""/>
      <w:lvlJc w:val="left"/>
      <w:pPr>
        <w:ind w:left="6110" w:hanging="360"/>
      </w:pPr>
      <w:rPr>
        <w:rFonts w:ascii="Wingdings" w:hAnsi="Wingdings" w:hint="default"/>
      </w:rPr>
    </w:lvl>
    <w:lvl w:ilvl="6" w:tplc="40090001" w:tentative="1">
      <w:start w:val="1"/>
      <w:numFmt w:val="bullet"/>
      <w:lvlText w:val=""/>
      <w:lvlJc w:val="left"/>
      <w:pPr>
        <w:ind w:left="6830" w:hanging="360"/>
      </w:pPr>
      <w:rPr>
        <w:rFonts w:ascii="Symbol" w:hAnsi="Symbol" w:hint="default"/>
      </w:rPr>
    </w:lvl>
    <w:lvl w:ilvl="7" w:tplc="40090003" w:tentative="1">
      <w:start w:val="1"/>
      <w:numFmt w:val="bullet"/>
      <w:lvlText w:val="o"/>
      <w:lvlJc w:val="left"/>
      <w:pPr>
        <w:ind w:left="7550" w:hanging="360"/>
      </w:pPr>
      <w:rPr>
        <w:rFonts w:ascii="Courier New" w:hAnsi="Courier New" w:cs="Courier New" w:hint="default"/>
      </w:rPr>
    </w:lvl>
    <w:lvl w:ilvl="8" w:tplc="40090005" w:tentative="1">
      <w:start w:val="1"/>
      <w:numFmt w:val="bullet"/>
      <w:lvlText w:val=""/>
      <w:lvlJc w:val="left"/>
      <w:pPr>
        <w:ind w:left="8270" w:hanging="360"/>
      </w:pPr>
      <w:rPr>
        <w:rFonts w:ascii="Wingdings" w:hAnsi="Wingdings" w:hint="default"/>
      </w:rPr>
    </w:lvl>
  </w:abstractNum>
  <w:abstractNum w:abstractNumId="32" w15:restartNumberingAfterBreak="0">
    <w:nsid w:val="57174BB7"/>
    <w:multiLevelType w:val="hybridMultilevel"/>
    <w:tmpl w:val="83523FE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779"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A8908BC"/>
    <w:multiLevelType w:val="multilevel"/>
    <w:tmpl w:val="803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B270F"/>
    <w:multiLevelType w:val="multilevel"/>
    <w:tmpl w:val="3F0E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342D0"/>
    <w:multiLevelType w:val="multilevel"/>
    <w:tmpl w:val="C5D8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162BB8"/>
    <w:multiLevelType w:val="multilevel"/>
    <w:tmpl w:val="DCAC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50C0E"/>
    <w:multiLevelType w:val="multilevel"/>
    <w:tmpl w:val="2DA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F07CC"/>
    <w:multiLevelType w:val="multilevel"/>
    <w:tmpl w:val="5FFA8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771"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71B63"/>
    <w:multiLevelType w:val="multilevel"/>
    <w:tmpl w:val="B3C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01625"/>
    <w:multiLevelType w:val="multilevel"/>
    <w:tmpl w:val="BCBE7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B430B"/>
    <w:multiLevelType w:val="multilevel"/>
    <w:tmpl w:val="6A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F0019"/>
    <w:multiLevelType w:val="multilevel"/>
    <w:tmpl w:val="CA6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C6BBC"/>
    <w:multiLevelType w:val="multilevel"/>
    <w:tmpl w:val="A0A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070DE8"/>
    <w:multiLevelType w:val="multilevel"/>
    <w:tmpl w:val="5C8A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D1F10"/>
    <w:multiLevelType w:val="multilevel"/>
    <w:tmpl w:val="A5C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0653F"/>
    <w:multiLevelType w:val="multilevel"/>
    <w:tmpl w:val="DE2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7125B"/>
    <w:multiLevelType w:val="hybridMultilevel"/>
    <w:tmpl w:val="C6786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78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311719"/>
    <w:multiLevelType w:val="hybridMultilevel"/>
    <w:tmpl w:val="1EDAD74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9" w15:restartNumberingAfterBreak="0">
    <w:nsid w:val="7F1927C2"/>
    <w:multiLevelType w:val="multilevel"/>
    <w:tmpl w:val="09C0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46"/>
  </w:num>
  <w:num w:numId="3">
    <w:abstractNumId w:val="19"/>
  </w:num>
  <w:num w:numId="4">
    <w:abstractNumId w:val="30"/>
  </w:num>
  <w:num w:numId="5">
    <w:abstractNumId w:val="34"/>
  </w:num>
  <w:num w:numId="6">
    <w:abstractNumId w:val="13"/>
  </w:num>
  <w:num w:numId="7">
    <w:abstractNumId w:val="29"/>
  </w:num>
  <w:num w:numId="8">
    <w:abstractNumId w:val="16"/>
  </w:num>
  <w:num w:numId="9">
    <w:abstractNumId w:val="37"/>
  </w:num>
  <w:num w:numId="10">
    <w:abstractNumId w:val="44"/>
  </w:num>
  <w:num w:numId="11">
    <w:abstractNumId w:val="33"/>
  </w:num>
  <w:num w:numId="12">
    <w:abstractNumId w:val="6"/>
  </w:num>
  <w:num w:numId="13">
    <w:abstractNumId w:val="47"/>
  </w:num>
  <w:num w:numId="14">
    <w:abstractNumId w:val="14"/>
  </w:num>
  <w:num w:numId="15">
    <w:abstractNumId w:val="9"/>
  </w:num>
  <w:num w:numId="16">
    <w:abstractNumId w:val="31"/>
  </w:num>
  <w:num w:numId="17">
    <w:abstractNumId w:val="32"/>
  </w:num>
  <w:num w:numId="18">
    <w:abstractNumId w:val="22"/>
  </w:num>
  <w:num w:numId="19">
    <w:abstractNumId w:val="48"/>
  </w:num>
  <w:num w:numId="20">
    <w:abstractNumId w:val="27"/>
  </w:num>
  <w:num w:numId="21">
    <w:abstractNumId w:val="43"/>
  </w:num>
  <w:num w:numId="22">
    <w:abstractNumId w:val="12"/>
  </w:num>
  <w:num w:numId="23">
    <w:abstractNumId w:val="5"/>
  </w:num>
  <w:num w:numId="24">
    <w:abstractNumId w:val="40"/>
  </w:num>
  <w:num w:numId="25">
    <w:abstractNumId w:val="0"/>
  </w:num>
  <w:num w:numId="26">
    <w:abstractNumId w:val="41"/>
  </w:num>
  <w:num w:numId="27">
    <w:abstractNumId w:val="7"/>
  </w:num>
  <w:num w:numId="28">
    <w:abstractNumId w:val="8"/>
  </w:num>
  <w:num w:numId="29">
    <w:abstractNumId w:val="11"/>
  </w:num>
  <w:num w:numId="30">
    <w:abstractNumId w:val="28"/>
  </w:num>
  <w:num w:numId="31">
    <w:abstractNumId w:val="4"/>
  </w:num>
  <w:num w:numId="32">
    <w:abstractNumId w:val="23"/>
  </w:num>
  <w:num w:numId="33">
    <w:abstractNumId w:val="20"/>
  </w:num>
  <w:num w:numId="34">
    <w:abstractNumId w:val="39"/>
  </w:num>
  <w:num w:numId="35">
    <w:abstractNumId w:val="15"/>
  </w:num>
  <w:num w:numId="36">
    <w:abstractNumId w:val="21"/>
  </w:num>
  <w:num w:numId="37">
    <w:abstractNumId w:val="17"/>
  </w:num>
  <w:num w:numId="38">
    <w:abstractNumId w:val="49"/>
  </w:num>
  <w:num w:numId="39">
    <w:abstractNumId w:val="36"/>
  </w:num>
  <w:num w:numId="40">
    <w:abstractNumId w:val="45"/>
  </w:num>
  <w:num w:numId="41">
    <w:abstractNumId w:val="24"/>
  </w:num>
  <w:num w:numId="42">
    <w:abstractNumId w:val="10"/>
  </w:num>
  <w:num w:numId="43">
    <w:abstractNumId w:val="42"/>
  </w:num>
  <w:num w:numId="44">
    <w:abstractNumId w:val="35"/>
  </w:num>
  <w:num w:numId="45">
    <w:abstractNumId w:val="3"/>
  </w:num>
  <w:num w:numId="46">
    <w:abstractNumId w:val="18"/>
  </w:num>
  <w:num w:numId="47">
    <w:abstractNumId w:val="25"/>
  </w:num>
  <w:num w:numId="48">
    <w:abstractNumId w:val="2"/>
  </w:num>
  <w:num w:numId="49">
    <w:abstractNumId w:val="1"/>
  </w:num>
  <w:num w:numId="50">
    <w:abstractNumId w:val="26"/>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ETAN SONI">
    <w15:presenceInfo w15:providerId="Windows Live" w15:userId="e53c8e003bae62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0C5"/>
    <w:rsid w:val="00001C1B"/>
    <w:rsid w:val="000021F1"/>
    <w:rsid w:val="000044A8"/>
    <w:rsid w:val="000044DD"/>
    <w:rsid w:val="000049EA"/>
    <w:rsid w:val="00006837"/>
    <w:rsid w:val="00007272"/>
    <w:rsid w:val="00016F2D"/>
    <w:rsid w:val="00017393"/>
    <w:rsid w:val="000245EE"/>
    <w:rsid w:val="00026F6E"/>
    <w:rsid w:val="0002790D"/>
    <w:rsid w:val="00032B79"/>
    <w:rsid w:val="00033309"/>
    <w:rsid w:val="00033935"/>
    <w:rsid w:val="00047DFD"/>
    <w:rsid w:val="00054F1E"/>
    <w:rsid w:val="00055AAD"/>
    <w:rsid w:val="00057382"/>
    <w:rsid w:val="00062186"/>
    <w:rsid w:val="00063C5D"/>
    <w:rsid w:val="00064827"/>
    <w:rsid w:val="000653D6"/>
    <w:rsid w:val="00066F70"/>
    <w:rsid w:val="00067B80"/>
    <w:rsid w:val="000727F7"/>
    <w:rsid w:val="00073596"/>
    <w:rsid w:val="00076E61"/>
    <w:rsid w:val="000800C4"/>
    <w:rsid w:val="00082A70"/>
    <w:rsid w:val="00084274"/>
    <w:rsid w:val="0009049A"/>
    <w:rsid w:val="00091227"/>
    <w:rsid w:val="00091E3C"/>
    <w:rsid w:val="0009233D"/>
    <w:rsid w:val="000B031C"/>
    <w:rsid w:val="000B3773"/>
    <w:rsid w:val="000C1A59"/>
    <w:rsid w:val="000C36DB"/>
    <w:rsid w:val="000C3BAF"/>
    <w:rsid w:val="000C5991"/>
    <w:rsid w:val="000C7CE2"/>
    <w:rsid w:val="000D1CE1"/>
    <w:rsid w:val="000E0006"/>
    <w:rsid w:val="000E02FA"/>
    <w:rsid w:val="000E175E"/>
    <w:rsid w:val="000E3784"/>
    <w:rsid w:val="000E5771"/>
    <w:rsid w:val="000F16E2"/>
    <w:rsid w:val="001029FF"/>
    <w:rsid w:val="00103A12"/>
    <w:rsid w:val="00104516"/>
    <w:rsid w:val="00104A84"/>
    <w:rsid w:val="001116D5"/>
    <w:rsid w:val="00111CF2"/>
    <w:rsid w:val="00113B3A"/>
    <w:rsid w:val="00117C63"/>
    <w:rsid w:val="001218F3"/>
    <w:rsid w:val="00121ABF"/>
    <w:rsid w:val="00121C91"/>
    <w:rsid w:val="00131BBB"/>
    <w:rsid w:val="00132488"/>
    <w:rsid w:val="00132829"/>
    <w:rsid w:val="001343F3"/>
    <w:rsid w:val="001356F1"/>
    <w:rsid w:val="001404D9"/>
    <w:rsid w:val="0014080F"/>
    <w:rsid w:val="00147E23"/>
    <w:rsid w:val="00152773"/>
    <w:rsid w:val="00152EF8"/>
    <w:rsid w:val="00154768"/>
    <w:rsid w:val="00160AF1"/>
    <w:rsid w:val="00163E3B"/>
    <w:rsid w:val="001640E7"/>
    <w:rsid w:val="00166AD1"/>
    <w:rsid w:val="00167477"/>
    <w:rsid w:val="001730C5"/>
    <w:rsid w:val="00175A7C"/>
    <w:rsid w:val="00181AF4"/>
    <w:rsid w:val="00181D8C"/>
    <w:rsid w:val="00184A75"/>
    <w:rsid w:val="00190C10"/>
    <w:rsid w:val="00192BAE"/>
    <w:rsid w:val="00193DBA"/>
    <w:rsid w:val="001A21BE"/>
    <w:rsid w:val="001A4B45"/>
    <w:rsid w:val="001B2428"/>
    <w:rsid w:val="001B4573"/>
    <w:rsid w:val="001B6B4B"/>
    <w:rsid w:val="001C3530"/>
    <w:rsid w:val="001C480D"/>
    <w:rsid w:val="001C7141"/>
    <w:rsid w:val="001D35CF"/>
    <w:rsid w:val="001D661B"/>
    <w:rsid w:val="001E3722"/>
    <w:rsid w:val="001E5FC5"/>
    <w:rsid w:val="001E7181"/>
    <w:rsid w:val="001F3624"/>
    <w:rsid w:val="001F539E"/>
    <w:rsid w:val="001F58D0"/>
    <w:rsid w:val="001F7A32"/>
    <w:rsid w:val="001F7C69"/>
    <w:rsid w:val="00200078"/>
    <w:rsid w:val="00205BE9"/>
    <w:rsid w:val="00205EFC"/>
    <w:rsid w:val="002078AB"/>
    <w:rsid w:val="00210F6F"/>
    <w:rsid w:val="002211D9"/>
    <w:rsid w:val="00222BD5"/>
    <w:rsid w:val="00225132"/>
    <w:rsid w:val="002309A2"/>
    <w:rsid w:val="00241B9C"/>
    <w:rsid w:val="002421C8"/>
    <w:rsid w:val="002435DD"/>
    <w:rsid w:val="00243F4C"/>
    <w:rsid w:val="002461C8"/>
    <w:rsid w:val="00253E46"/>
    <w:rsid w:val="00254C55"/>
    <w:rsid w:val="002551EB"/>
    <w:rsid w:val="002553DA"/>
    <w:rsid w:val="002610AD"/>
    <w:rsid w:val="002625F2"/>
    <w:rsid w:val="00262DC9"/>
    <w:rsid w:val="00265C95"/>
    <w:rsid w:val="00270736"/>
    <w:rsid w:val="00270FEA"/>
    <w:rsid w:val="00272703"/>
    <w:rsid w:val="0027489A"/>
    <w:rsid w:val="00275F60"/>
    <w:rsid w:val="002801BD"/>
    <w:rsid w:val="00280F00"/>
    <w:rsid w:val="0028123B"/>
    <w:rsid w:val="00281B69"/>
    <w:rsid w:val="00291550"/>
    <w:rsid w:val="00293A73"/>
    <w:rsid w:val="0029450F"/>
    <w:rsid w:val="00294B8A"/>
    <w:rsid w:val="00296CF9"/>
    <w:rsid w:val="002A1B3F"/>
    <w:rsid w:val="002A51F1"/>
    <w:rsid w:val="002A5AFA"/>
    <w:rsid w:val="002A667C"/>
    <w:rsid w:val="002B41C7"/>
    <w:rsid w:val="002B7E18"/>
    <w:rsid w:val="002C4369"/>
    <w:rsid w:val="002C531E"/>
    <w:rsid w:val="002C56DD"/>
    <w:rsid w:val="002D4AC9"/>
    <w:rsid w:val="002D5001"/>
    <w:rsid w:val="002D5F4D"/>
    <w:rsid w:val="002D6C9D"/>
    <w:rsid w:val="002E0E57"/>
    <w:rsid w:val="002E4D31"/>
    <w:rsid w:val="002E6876"/>
    <w:rsid w:val="002E6B7C"/>
    <w:rsid w:val="002E71D3"/>
    <w:rsid w:val="002F4DF3"/>
    <w:rsid w:val="002F5418"/>
    <w:rsid w:val="002F694C"/>
    <w:rsid w:val="00300C11"/>
    <w:rsid w:val="00302A4E"/>
    <w:rsid w:val="00303A55"/>
    <w:rsid w:val="00307E34"/>
    <w:rsid w:val="00313E1B"/>
    <w:rsid w:val="00314D68"/>
    <w:rsid w:val="003164F4"/>
    <w:rsid w:val="0031670E"/>
    <w:rsid w:val="00317596"/>
    <w:rsid w:val="00317E77"/>
    <w:rsid w:val="00326CBB"/>
    <w:rsid w:val="00330EB3"/>
    <w:rsid w:val="003352DF"/>
    <w:rsid w:val="00335790"/>
    <w:rsid w:val="00343D83"/>
    <w:rsid w:val="00345BD5"/>
    <w:rsid w:val="00347FA1"/>
    <w:rsid w:val="00350097"/>
    <w:rsid w:val="00351A74"/>
    <w:rsid w:val="003572E2"/>
    <w:rsid w:val="00360F47"/>
    <w:rsid w:val="0036154E"/>
    <w:rsid w:val="00362998"/>
    <w:rsid w:val="003635B6"/>
    <w:rsid w:val="00365A7D"/>
    <w:rsid w:val="0036705B"/>
    <w:rsid w:val="00370C5A"/>
    <w:rsid w:val="003756A6"/>
    <w:rsid w:val="003827E8"/>
    <w:rsid w:val="00382C48"/>
    <w:rsid w:val="003859D9"/>
    <w:rsid w:val="00386ED5"/>
    <w:rsid w:val="00387827"/>
    <w:rsid w:val="00390811"/>
    <w:rsid w:val="00392161"/>
    <w:rsid w:val="00394D70"/>
    <w:rsid w:val="003A1763"/>
    <w:rsid w:val="003A210C"/>
    <w:rsid w:val="003A4933"/>
    <w:rsid w:val="003A57AB"/>
    <w:rsid w:val="003B0BF5"/>
    <w:rsid w:val="003B4C93"/>
    <w:rsid w:val="003B5091"/>
    <w:rsid w:val="003B6F5E"/>
    <w:rsid w:val="003C24DB"/>
    <w:rsid w:val="003C6DFC"/>
    <w:rsid w:val="003C70FC"/>
    <w:rsid w:val="003C7EE9"/>
    <w:rsid w:val="003D1A57"/>
    <w:rsid w:val="003D5479"/>
    <w:rsid w:val="003D572B"/>
    <w:rsid w:val="003D5D88"/>
    <w:rsid w:val="003E215C"/>
    <w:rsid w:val="003E2D29"/>
    <w:rsid w:val="003E38E6"/>
    <w:rsid w:val="003E6185"/>
    <w:rsid w:val="003F71E1"/>
    <w:rsid w:val="003F7841"/>
    <w:rsid w:val="00405170"/>
    <w:rsid w:val="004060C6"/>
    <w:rsid w:val="00406608"/>
    <w:rsid w:val="00410A12"/>
    <w:rsid w:val="00413C55"/>
    <w:rsid w:val="00416AEB"/>
    <w:rsid w:val="00417B1C"/>
    <w:rsid w:val="00420C88"/>
    <w:rsid w:val="0043187A"/>
    <w:rsid w:val="00437725"/>
    <w:rsid w:val="0043779D"/>
    <w:rsid w:val="00440E79"/>
    <w:rsid w:val="00441ABD"/>
    <w:rsid w:val="00445922"/>
    <w:rsid w:val="00452F5E"/>
    <w:rsid w:val="00454CFC"/>
    <w:rsid w:val="004564D4"/>
    <w:rsid w:val="004606E7"/>
    <w:rsid w:val="0046278E"/>
    <w:rsid w:val="00464FE9"/>
    <w:rsid w:val="00473982"/>
    <w:rsid w:val="00485EB0"/>
    <w:rsid w:val="00491B5F"/>
    <w:rsid w:val="00493726"/>
    <w:rsid w:val="00495141"/>
    <w:rsid w:val="00495BDE"/>
    <w:rsid w:val="004960A8"/>
    <w:rsid w:val="004A2480"/>
    <w:rsid w:val="004A4BD3"/>
    <w:rsid w:val="004A542B"/>
    <w:rsid w:val="004A55D7"/>
    <w:rsid w:val="004A580E"/>
    <w:rsid w:val="004A5814"/>
    <w:rsid w:val="004B05FA"/>
    <w:rsid w:val="004B5348"/>
    <w:rsid w:val="004B63E0"/>
    <w:rsid w:val="004B7144"/>
    <w:rsid w:val="004C0C3C"/>
    <w:rsid w:val="004C73AE"/>
    <w:rsid w:val="004D1D1C"/>
    <w:rsid w:val="004D269B"/>
    <w:rsid w:val="004D6402"/>
    <w:rsid w:val="004D6579"/>
    <w:rsid w:val="004D6F65"/>
    <w:rsid w:val="004D7B02"/>
    <w:rsid w:val="004E016E"/>
    <w:rsid w:val="004E21D6"/>
    <w:rsid w:val="004E55FD"/>
    <w:rsid w:val="004E5A4C"/>
    <w:rsid w:val="004E5F6D"/>
    <w:rsid w:val="004E7BC0"/>
    <w:rsid w:val="004F53EC"/>
    <w:rsid w:val="004F5425"/>
    <w:rsid w:val="004F7CE4"/>
    <w:rsid w:val="004F7DDA"/>
    <w:rsid w:val="005040AC"/>
    <w:rsid w:val="0050448F"/>
    <w:rsid w:val="005072AB"/>
    <w:rsid w:val="0050755A"/>
    <w:rsid w:val="005078A9"/>
    <w:rsid w:val="005126DC"/>
    <w:rsid w:val="00520517"/>
    <w:rsid w:val="005205E5"/>
    <w:rsid w:val="00526B47"/>
    <w:rsid w:val="00530A64"/>
    <w:rsid w:val="005377E4"/>
    <w:rsid w:val="00545533"/>
    <w:rsid w:val="00546F63"/>
    <w:rsid w:val="0054708D"/>
    <w:rsid w:val="00547CFC"/>
    <w:rsid w:val="00552086"/>
    <w:rsid w:val="0055598C"/>
    <w:rsid w:val="00557E1E"/>
    <w:rsid w:val="00564005"/>
    <w:rsid w:val="00564683"/>
    <w:rsid w:val="00564826"/>
    <w:rsid w:val="00565DC3"/>
    <w:rsid w:val="005676F1"/>
    <w:rsid w:val="005715E6"/>
    <w:rsid w:val="00572109"/>
    <w:rsid w:val="0057470E"/>
    <w:rsid w:val="00574DB8"/>
    <w:rsid w:val="00574F88"/>
    <w:rsid w:val="005801DA"/>
    <w:rsid w:val="00581329"/>
    <w:rsid w:val="005832C8"/>
    <w:rsid w:val="0058620B"/>
    <w:rsid w:val="0058633B"/>
    <w:rsid w:val="00587406"/>
    <w:rsid w:val="00594C5A"/>
    <w:rsid w:val="005B27A4"/>
    <w:rsid w:val="005B2EAB"/>
    <w:rsid w:val="005C0D8D"/>
    <w:rsid w:val="005C4231"/>
    <w:rsid w:val="005C6C49"/>
    <w:rsid w:val="005D1030"/>
    <w:rsid w:val="005D3202"/>
    <w:rsid w:val="005D3471"/>
    <w:rsid w:val="005D4AB1"/>
    <w:rsid w:val="005D6AAB"/>
    <w:rsid w:val="005E5285"/>
    <w:rsid w:val="005F0C9A"/>
    <w:rsid w:val="005F3136"/>
    <w:rsid w:val="0060012F"/>
    <w:rsid w:val="00601FE7"/>
    <w:rsid w:val="006067B9"/>
    <w:rsid w:val="006067CE"/>
    <w:rsid w:val="00607FBC"/>
    <w:rsid w:val="00611A59"/>
    <w:rsid w:val="006124B5"/>
    <w:rsid w:val="00612668"/>
    <w:rsid w:val="00615F4A"/>
    <w:rsid w:val="00623A47"/>
    <w:rsid w:val="006241A9"/>
    <w:rsid w:val="0062759E"/>
    <w:rsid w:val="006333E3"/>
    <w:rsid w:val="006342B5"/>
    <w:rsid w:val="00635420"/>
    <w:rsid w:val="0063573F"/>
    <w:rsid w:val="006424E3"/>
    <w:rsid w:val="00642D0A"/>
    <w:rsid w:val="00647777"/>
    <w:rsid w:val="00652C56"/>
    <w:rsid w:val="00654AAD"/>
    <w:rsid w:val="0066286D"/>
    <w:rsid w:val="0066303A"/>
    <w:rsid w:val="00667C96"/>
    <w:rsid w:val="00670132"/>
    <w:rsid w:val="0067077E"/>
    <w:rsid w:val="00672DEC"/>
    <w:rsid w:val="006818AE"/>
    <w:rsid w:val="00683169"/>
    <w:rsid w:val="00683DE1"/>
    <w:rsid w:val="006901C7"/>
    <w:rsid w:val="0069074F"/>
    <w:rsid w:val="00692409"/>
    <w:rsid w:val="006928BD"/>
    <w:rsid w:val="00693464"/>
    <w:rsid w:val="00694404"/>
    <w:rsid w:val="00696A90"/>
    <w:rsid w:val="006A130C"/>
    <w:rsid w:val="006A15AE"/>
    <w:rsid w:val="006A295A"/>
    <w:rsid w:val="006A31DE"/>
    <w:rsid w:val="006A444E"/>
    <w:rsid w:val="006A62F1"/>
    <w:rsid w:val="006A68B1"/>
    <w:rsid w:val="006A78E0"/>
    <w:rsid w:val="006B30BD"/>
    <w:rsid w:val="006B6A69"/>
    <w:rsid w:val="006B6D2A"/>
    <w:rsid w:val="006B7A00"/>
    <w:rsid w:val="006C00A8"/>
    <w:rsid w:val="006C02E7"/>
    <w:rsid w:val="006C0365"/>
    <w:rsid w:val="006C6BA1"/>
    <w:rsid w:val="006D00AF"/>
    <w:rsid w:val="006D1CC8"/>
    <w:rsid w:val="006D4937"/>
    <w:rsid w:val="006D706C"/>
    <w:rsid w:val="006D7EC7"/>
    <w:rsid w:val="006E27D8"/>
    <w:rsid w:val="006E367B"/>
    <w:rsid w:val="006E37B7"/>
    <w:rsid w:val="006E6C1D"/>
    <w:rsid w:val="006F2EEC"/>
    <w:rsid w:val="00700508"/>
    <w:rsid w:val="007051D3"/>
    <w:rsid w:val="00710201"/>
    <w:rsid w:val="007134BA"/>
    <w:rsid w:val="007175D3"/>
    <w:rsid w:val="00717AA4"/>
    <w:rsid w:val="00720374"/>
    <w:rsid w:val="0072317C"/>
    <w:rsid w:val="0072331C"/>
    <w:rsid w:val="007252BF"/>
    <w:rsid w:val="007255BC"/>
    <w:rsid w:val="0073069F"/>
    <w:rsid w:val="00732ADE"/>
    <w:rsid w:val="00732EE1"/>
    <w:rsid w:val="007343C3"/>
    <w:rsid w:val="00735581"/>
    <w:rsid w:val="00735936"/>
    <w:rsid w:val="0073684E"/>
    <w:rsid w:val="00736A81"/>
    <w:rsid w:val="00741937"/>
    <w:rsid w:val="00745928"/>
    <w:rsid w:val="007515D5"/>
    <w:rsid w:val="0075631E"/>
    <w:rsid w:val="00761137"/>
    <w:rsid w:val="007654FA"/>
    <w:rsid w:val="00766892"/>
    <w:rsid w:val="0077054F"/>
    <w:rsid w:val="00773344"/>
    <w:rsid w:val="00774581"/>
    <w:rsid w:val="007755CA"/>
    <w:rsid w:val="00777817"/>
    <w:rsid w:val="00783B0E"/>
    <w:rsid w:val="007847A8"/>
    <w:rsid w:val="00786379"/>
    <w:rsid w:val="007906CA"/>
    <w:rsid w:val="00796F3B"/>
    <w:rsid w:val="007A0190"/>
    <w:rsid w:val="007A19A4"/>
    <w:rsid w:val="007A3E98"/>
    <w:rsid w:val="007A3F4B"/>
    <w:rsid w:val="007A4AB7"/>
    <w:rsid w:val="007A57AC"/>
    <w:rsid w:val="007B2065"/>
    <w:rsid w:val="007B39A3"/>
    <w:rsid w:val="007B4DF8"/>
    <w:rsid w:val="007C3A8D"/>
    <w:rsid w:val="007C4986"/>
    <w:rsid w:val="007C6E8B"/>
    <w:rsid w:val="007D6082"/>
    <w:rsid w:val="007E15B9"/>
    <w:rsid w:val="007E278A"/>
    <w:rsid w:val="007E4A4B"/>
    <w:rsid w:val="007E5C07"/>
    <w:rsid w:val="007E5E51"/>
    <w:rsid w:val="007E650D"/>
    <w:rsid w:val="007F598D"/>
    <w:rsid w:val="0080183B"/>
    <w:rsid w:val="00815C7B"/>
    <w:rsid w:val="00821475"/>
    <w:rsid w:val="0082272F"/>
    <w:rsid w:val="00823F5C"/>
    <w:rsid w:val="00824EA1"/>
    <w:rsid w:val="00831753"/>
    <w:rsid w:val="008325F7"/>
    <w:rsid w:val="008344BF"/>
    <w:rsid w:val="00836BF4"/>
    <w:rsid w:val="00841052"/>
    <w:rsid w:val="008422D6"/>
    <w:rsid w:val="00842AB0"/>
    <w:rsid w:val="00851FC3"/>
    <w:rsid w:val="00851FE9"/>
    <w:rsid w:val="00852533"/>
    <w:rsid w:val="00857883"/>
    <w:rsid w:val="00865DC3"/>
    <w:rsid w:val="0087729B"/>
    <w:rsid w:val="00887DC3"/>
    <w:rsid w:val="0089238C"/>
    <w:rsid w:val="008A334E"/>
    <w:rsid w:val="008A3717"/>
    <w:rsid w:val="008A5869"/>
    <w:rsid w:val="008B4FF9"/>
    <w:rsid w:val="008C0043"/>
    <w:rsid w:val="008C08D6"/>
    <w:rsid w:val="008C1733"/>
    <w:rsid w:val="008C5D05"/>
    <w:rsid w:val="008D4503"/>
    <w:rsid w:val="008D4AB9"/>
    <w:rsid w:val="008E00D1"/>
    <w:rsid w:val="008E0DEB"/>
    <w:rsid w:val="008E1FF0"/>
    <w:rsid w:val="008F410C"/>
    <w:rsid w:val="00912372"/>
    <w:rsid w:val="009123A0"/>
    <w:rsid w:val="009172AD"/>
    <w:rsid w:val="009177FB"/>
    <w:rsid w:val="009178D2"/>
    <w:rsid w:val="009221BD"/>
    <w:rsid w:val="00941AED"/>
    <w:rsid w:val="009446F0"/>
    <w:rsid w:val="009447DC"/>
    <w:rsid w:val="00946325"/>
    <w:rsid w:val="00956AAD"/>
    <w:rsid w:val="00957A3C"/>
    <w:rsid w:val="00963F74"/>
    <w:rsid w:val="00964D4B"/>
    <w:rsid w:val="00966033"/>
    <w:rsid w:val="00974624"/>
    <w:rsid w:val="0097791A"/>
    <w:rsid w:val="00977BDB"/>
    <w:rsid w:val="00987776"/>
    <w:rsid w:val="00991FAD"/>
    <w:rsid w:val="00993D61"/>
    <w:rsid w:val="009A3571"/>
    <w:rsid w:val="009A4D59"/>
    <w:rsid w:val="009A6D32"/>
    <w:rsid w:val="009B107E"/>
    <w:rsid w:val="009B1872"/>
    <w:rsid w:val="009B461D"/>
    <w:rsid w:val="009B4D44"/>
    <w:rsid w:val="009B6471"/>
    <w:rsid w:val="009B766E"/>
    <w:rsid w:val="009C1C86"/>
    <w:rsid w:val="009C6C38"/>
    <w:rsid w:val="009D3387"/>
    <w:rsid w:val="009D7667"/>
    <w:rsid w:val="009E2EC2"/>
    <w:rsid w:val="009E3B48"/>
    <w:rsid w:val="009E654C"/>
    <w:rsid w:val="009E6E35"/>
    <w:rsid w:val="009F005D"/>
    <w:rsid w:val="009F1C30"/>
    <w:rsid w:val="009F51A6"/>
    <w:rsid w:val="009F6525"/>
    <w:rsid w:val="00A015DA"/>
    <w:rsid w:val="00A01EC4"/>
    <w:rsid w:val="00A052EA"/>
    <w:rsid w:val="00A138D9"/>
    <w:rsid w:val="00A15BE5"/>
    <w:rsid w:val="00A211AC"/>
    <w:rsid w:val="00A22384"/>
    <w:rsid w:val="00A276F4"/>
    <w:rsid w:val="00A34129"/>
    <w:rsid w:val="00A34280"/>
    <w:rsid w:val="00A36E72"/>
    <w:rsid w:val="00A36F44"/>
    <w:rsid w:val="00A41CB3"/>
    <w:rsid w:val="00A51361"/>
    <w:rsid w:val="00A56B73"/>
    <w:rsid w:val="00A62118"/>
    <w:rsid w:val="00A6484F"/>
    <w:rsid w:val="00A66177"/>
    <w:rsid w:val="00A72B90"/>
    <w:rsid w:val="00A811F0"/>
    <w:rsid w:val="00A838AB"/>
    <w:rsid w:val="00A83E59"/>
    <w:rsid w:val="00A9488B"/>
    <w:rsid w:val="00AA7D40"/>
    <w:rsid w:val="00AB12A1"/>
    <w:rsid w:val="00AB38CD"/>
    <w:rsid w:val="00AB3C70"/>
    <w:rsid w:val="00AB440F"/>
    <w:rsid w:val="00AB4535"/>
    <w:rsid w:val="00AB5741"/>
    <w:rsid w:val="00AC3165"/>
    <w:rsid w:val="00AC4735"/>
    <w:rsid w:val="00AC58CC"/>
    <w:rsid w:val="00AC7296"/>
    <w:rsid w:val="00AC72A4"/>
    <w:rsid w:val="00AC7E15"/>
    <w:rsid w:val="00AD1967"/>
    <w:rsid w:val="00AD739A"/>
    <w:rsid w:val="00AE01E6"/>
    <w:rsid w:val="00AE0532"/>
    <w:rsid w:val="00AE1664"/>
    <w:rsid w:val="00AE45B2"/>
    <w:rsid w:val="00AE4641"/>
    <w:rsid w:val="00AE4C10"/>
    <w:rsid w:val="00AE7359"/>
    <w:rsid w:val="00AF5ECA"/>
    <w:rsid w:val="00AF6EC8"/>
    <w:rsid w:val="00B03943"/>
    <w:rsid w:val="00B07782"/>
    <w:rsid w:val="00B1064F"/>
    <w:rsid w:val="00B10A53"/>
    <w:rsid w:val="00B10C42"/>
    <w:rsid w:val="00B15C70"/>
    <w:rsid w:val="00B1710F"/>
    <w:rsid w:val="00B27416"/>
    <w:rsid w:val="00B27876"/>
    <w:rsid w:val="00B27AAF"/>
    <w:rsid w:val="00B31353"/>
    <w:rsid w:val="00B35839"/>
    <w:rsid w:val="00B359DA"/>
    <w:rsid w:val="00B425EE"/>
    <w:rsid w:val="00B4772F"/>
    <w:rsid w:val="00B510E9"/>
    <w:rsid w:val="00B51B90"/>
    <w:rsid w:val="00B577AA"/>
    <w:rsid w:val="00B57D14"/>
    <w:rsid w:val="00B71335"/>
    <w:rsid w:val="00B717B4"/>
    <w:rsid w:val="00B736EC"/>
    <w:rsid w:val="00B751D2"/>
    <w:rsid w:val="00B76328"/>
    <w:rsid w:val="00B81985"/>
    <w:rsid w:val="00B8527C"/>
    <w:rsid w:val="00B90A33"/>
    <w:rsid w:val="00B9355F"/>
    <w:rsid w:val="00B944AC"/>
    <w:rsid w:val="00BA18DA"/>
    <w:rsid w:val="00BA27EF"/>
    <w:rsid w:val="00BA3F73"/>
    <w:rsid w:val="00BA47F5"/>
    <w:rsid w:val="00BA5A10"/>
    <w:rsid w:val="00BB0F35"/>
    <w:rsid w:val="00BB2217"/>
    <w:rsid w:val="00BB3D39"/>
    <w:rsid w:val="00BB70ED"/>
    <w:rsid w:val="00BC2BBD"/>
    <w:rsid w:val="00BC31A7"/>
    <w:rsid w:val="00BC5531"/>
    <w:rsid w:val="00BD673D"/>
    <w:rsid w:val="00BE0EFA"/>
    <w:rsid w:val="00BE2466"/>
    <w:rsid w:val="00BF5560"/>
    <w:rsid w:val="00C0000C"/>
    <w:rsid w:val="00C00792"/>
    <w:rsid w:val="00C02D8D"/>
    <w:rsid w:val="00C04D4E"/>
    <w:rsid w:val="00C07A9F"/>
    <w:rsid w:val="00C100E9"/>
    <w:rsid w:val="00C1648C"/>
    <w:rsid w:val="00C17CD4"/>
    <w:rsid w:val="00C204DC"/>
    <w:rsid w:val="00C306C0"/>
    <w:rsid w:val="00C45B18"/>
    <w:rsid w:val="00C55687"/>
    <w:rsid w:val="00C55F51"/>
    <w:rsid w:val="00C659D8"/>
    <w:rsid w:val="00C65D0A"/>
    <w:rsid w:val="00C72B53"/>
    <w:rsid w:val="00C74B7D"/>
    <w:rsid w:val="00C74BA8"/>
    <w:rsid w:val="00C7527C"/>
    <w:rsid w:val="00C82DA6"/>
    <w:rsid w:val="00C841DA"/>
    <w:rsid w:val="00C8426C"/>
    <w:rsid w:val="00C853A3"/>
    <w:rsid w:val="00C921B9"/>
    <w:rsid w:val="00C96633"/>
    <w:rsid w:val="00CA14EE"/>
    <w:rsid w:val="00CA5FBB"/>
    <w:rsid w:val="00CB4776"/>
    <w:rsid w:val="00CB6BF7"/>
    <w:rsid w:val="00CB7C00"/>
    <w:rsid w:val="00CB7FBC"/>
    <w:rsid w:val="00CD23EC"/>
    <w:rsid w:val="00CD2480"/>
    <w:rsid w:val="00CE1C0B"/>
    <w:rsid w:val="00CE3267"/>
    <w:rsid w:val="00CE5741"/>
    <w:rsid w:val="00CE789F"/>
    <w:rsid w:val="00CF0353"/>
    <w:rsid w:val="00CF24D7"/>
    <w:rsid w:val="00CF4FA4"/>
    <w:rsid w:val="00CF652B"/>
    <w:rsid w:val="00D01959"/>
    <w:rsid w:val="00D048CF"/>
    <w:rsid w:val="00D04A37"/>
    <w:rsid w:val="00D109ED"/>
    <w:rsid w:val="00D10B17"/>
    <w:rsid w:val="00D10F5D"/>
    <w:rsid w:val="00D16469"/>
    <w:rsid w:val="00D20E1D"/>
    <w:rsid w:val="00D22E56"/>
    <w:rsid w:val="00D268A9"/>
    <w:rsid w:val="00D3102E"/>
    <w:rsid w:val="00D32604"/>
    <w:rsid w:val="00D349E1"/>
    <w:rsid w:val="00D34EB7"/>
    <w:rsid w:val="00D37D81"/>
    <w:rsid w:val="00D40A51"/>
    <w:rsid w:val="00D40EB2"/>
    <w:rsid w:val="00D43251"/>
    <w:rsid w:val="00D47E95"/>
    <w:rsid w:val="00D53BBD"/>
    <w:rsid w:val="00D57E13"/>
    <w:rsid w:val="00D63F6F"/>
    <w:rsid w:val="00D64E49"/>
    <w:rsid w:val="00D650D8"/>
    <w:rsid w:val="00D70C74"/>
    <w:rsid w:val="00D745E4"/>
    <w:rsid w:val="00D76C86"/>
    <w:rsid w:val="00D81F2C"/>
    <w:rsid w:val="00D84530"/>
    <w:rsid w:val="00D8691F"/>
    <w:rsid w:val="00D9124A"/>
    <w:rsid w:val="00D963E7"/>
    <w:rsid w:val="00DA074D"/>
    <w:rsid w:val="00DA1F9D"/>
    <w:rsid w:val="00DA3992"/>
    <w:rsid w:val="00DA5CA5"/>
    <w:rsid w:val="00DB13A1"/>
    <w:rsid w:val="00DC4348"/>
    <w:rsid w:val="00DD1677"/>
    <w:rsid w:val="00DD1D87"/>
    <w:rsid w:val="00DD21CB"/>
    <w:rsid w:val="00DD234A"/>
    <w:rsid w:val="00DD4138"/>
    <w:rsid w:val="00DD7E96"/>
    <w:rsid w:val="00DE0BE4"/>
    <w:rsid w:val="00DE14F8"/>
    <w:rsid w:val="00DE2B13"/>
    <w:rsid w:val="00DE2D19"/>
    <w:rsid w:val="00DE6291"/>
    <w:rsid w:val="00DE6C9F"/>
    <w:rsid w:val="00DE6D32"/>
    <w:rsid w:val="00DE7D5D"/>
    <w:rsid w:val="00DF0E97"/>
    <w:rsid w:val="00DF2344"/>
    <w:rsid w:val="00DF486D"/>
    <w:rsid w:val="00E00052"/>
    <w:rsid w:val="00E021C9"/>
    <w:rsid w:val="00E031E7"/>
    <w:rsid w:val="00E03770"/>
    <w:rsid w:val="00E0491E"/>
    <w:rsid w:val="00E07C90"/>
    <w:rsid w:val="00E1083E"/>
    <w:rsid w:val="00E10DA5"/>
    <w:rsid w:val="00E116FA"/>
    <w:rsid w:val="00E138DE"/>
    <w:rsid w:val="00E150B0"/>
    <w:rsid w:val="00E1668F"/>
    <w:rsid w:val="00E225A5"/>
    <w:rsid w:val="00E309E4"/>
    <w:rsid w:val="00E31FB2"/>
    <w:rsid w:val="00E32800"/>
    <w:rsid w:val="00E330FB"/>
    <w:rsid w:val="00E33B5C"/>
    <w:rsid w:val="00E34206"/>
    <w:rsid w:val="00E3730E"/>
    <w:rsid w:val="00E412A5"/>
    <w:rsid w:val="00E44C1F"/>
    <w:rsid w:val="00E4554D"/>
    <w:rsid w:val="00E50AA2"/>
    <w:rsid w:val="00E52FC5"/>
    <w:rsid w:val="00E55D9A"/>
    <w:rsid w:val="00E60394"/>
    <w:rsid w:val="00E61ACB"/>
    <w:rsid w:val="00E61BE2"/>
    <w:rsid w:val="00E62CE0"/>
    <w:rsid w:val="00E65592"/>
    <w:rsid w:val="00E66549"/>
    <w:rsid w:val="00E731D8"/>
    <w:rsid w:val="00E73993"/>
    <w:rsid w:val="00E858D6"/>
    <w:rsid w:val="00E86A35"/>
    <w:rsid w:val="00E905E2"/>
    <w:rsid w:val="00E971CC"/>
    <w:rsid w:val="00E97F23"/>
    <w:rsid w:val="00EA3BD5"/>
    <w:rsid w:val="00EA54FB"/>
    <w:rsid w:val="00EB2EA6"/>
    <w:rsid w:val="00EB70D4"/>
    <w:rsid w:val="00EB75D6"/>
    <w:rsid w:val="00EC48D2"/>
    <w:rsid w:val="00EC7CDE"/>
    <w:rsid w:val="00ED3286"/>
    <w:rsid w:val="00ED58BD"/>
    <w:rsid w:val="00EE2780"/>
    <w:rsid w:val="00EF08FB"/>
    <w:rsid w:val="00EF1036"/>
    <w:rsid w:val="00EF58BB"/>
    <w:rsid w:val="00EF6270"/>
    <w:rsid w:val="00EF7058"/>
    <w:rsid w:val="00F011CF"/>
    <w:rsid w:val="00F04257"/>
    <w:rsid w:val="00F05179"/>
    <w:rsid w:val="00F059A3"/>
    <w:rsid w:val="00F06EE3"/>
    <w:rsid w:val="00F133BA"/>
    <w:rsid w:val="00F143B7"/>
    <w:rsid w:val="00F16C67"/>
    <w:rsid w:val="00F17183"/>
    <w:rsid w:val="00F223B8"/>
    <w:rsid w:val="00F259C9"/>
    <w:rsid w:val="00F276FB"/>
    <w:rsid w:val="00F34C57"/>
    <w:rsid w:val="00F46686"/>
    <w:rsid w:val="00F510EA"/>
    <w:rsid w:val="00F515F9"/>
    <w:rsid w:val="00F52B2F"/>
    <w:rsid w:val="00F53288"/>
    <w:rsid w:val="00F5658C"/>
    <w:rsid w:val="00F6006C"/>
    <w:rsid w:val="00F60750"/>
    <w:rsid w:val="00F60A61"/>
    <w:rsid w:val="00F60B5D"/>
    <w:rsid w:val="00F60DBC"/>
    <w:rsid w:val="00F63ECB"/>
    <w:rsid w:val="00F65441"/>
    <w:rsid w:val="00F656AC"/>
    <w:rsid w:val="00F65711"/>
    <w:rsid w:val="00F66512"/>
    <w:rsid w:val="00F727A7"/>
    <w:rsid w:val="00F7371A"/>
    <w:rsid w:val="00F80BE4"/>
    <w:rsid w:val="00F817BB"/>
    <w:rsid w:val="00F81CA0"/>
    <w:rsid w:val="00F83748"/>
    <w:rsid w:val="00F83D09"/>
    <w:rsid w:val="00F8458D"/>
    <w:rsid w:val="00F90367"/>
    <w:rsid w:val="00F91462"/>
    <w:rsid w:val="00F94AC5"/>
    <w:rsid w:val="00FA255C"/>
    <w:rsid w:val="00FA3F37"/>
    <w:rsid w:val="00FB2DCD"/>
    <w:rsid w:val="00FB3522"/>
    <w:rsid w:val="00FB37D1"/>
    <w:rsid w:val="00FB726E"/>
    <w:rsid w:val="00FC0CFF"/>
    <w:rsid w:val="00FC4935"/>
    <w:rsid w:val="00FC4FA1"/>
    <w:rsid w:val="00FC4FAF"/>
    <w:rsid w:val="00FC5D4C"/>
    <w:rsid w:val="00FC650C"/>
    <w:rsid w:val="00FD03F5"/>
    <w:rsid w:val="00FD0E13"/>
    <w:rsid w:val="00FD2248"/>
    <w:rsid w:val="00FE35C6"/>
    <w:rsid w:val="00FE45E9"/>
    <w:rsid w:val="00FE4651"/>
    <w:rsid w:val="00FE6039"/>
    <w:rsid w:val="00FF13BD"/>
    <w:rsid w:val="00FF27FE"/>
    <w:rsid w:val="00FF32A6"/>
    <w:rsid w:val="00FF3C81"/>
    <w:rsid w:val="00FF47A7"/>
    <w:rsid w:val="00FF4EBF"/>
    <w:rsid w:val="00FF66CE"/>
    <w:rsid w:val="00FF6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B081"/>
  <w15:chartTrackingRefBased/>
  <w15:docId w15:val="{F7DDEAA7-5BB3-4F25-A112-6E8D087F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791A"/>
  </w:style>
  <w:style w:type="paragraph" w:styleId="Heading3">
    <w:name w:val="heading 3"/>
    <w:basedOn w:val="Normal"/>
    <w:link w:val="Heading3Char"/>
    <w:uiPriority w:val="9"/>
    <w:qFormat/>
    <w:rsid w:val="00181D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923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D8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81D8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1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6D5"/>
  </w:style>
  <w:style w:type="paragraph" w:styleId="Footer">
    <w:name w:val="footer"/>
    <w:basedOn w:val="Normal"/>
    <w:link w:val="FooterChar"/>
    <w:uiPriority w:val="99"/>
    <w:unhideWhenUsed/>
    <w:rsid w:val="0011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6D5"/>
  </w:style>
  <w:style w:type="character" w:customStyle="1" w:styleId="math-inline">
    <w:name w:val="math-inline"/>
    <w:basedOn w:val="DefaultParagraphFont"/>
    <w:rsid w:val="005715E6"/>
  </w:style>
  <w:style w:type="character" w:styleId="HTMLCode">
    <w:name w:val="HTML Code"/>
    <w:basedOn w:val="DefaultParagraphFont"/>
    <w:uiPriority w:val="99"/>
    <w:semiHidden/>
    <w:unhideWhenUsed/>
    <w:rsid w:val="00732ADE"/>
    <w:rPr>
      <w:rFonts w:ascii="Courier New" w:eastAsia="Times New Roman" w:hAnsi="Courier New" w:cs="Courier New"/>
      <w:sz w:val="20"/>
      <w:szCs w:val="20"/>
    </w:rPr>
  </w:style>
  <w:style w:type="paragraph" w:styleId="ListParagraph">
    <w:name w:val="List Paragraph"/>
    <w:basedOn w:val="Normal"/>
    <w:uiPriority w:val="34"/>
    <w:qFormat/>
    <w:rsid w:val="007755CA"/>
    <w:pPr>
      <w:ind w:left="720"/>
      <w:contextualSpacing/>
    </w:pPr>
  </w:style>
  <w:style w:type="paragraph" w:styleId="BalloonText">
    <w:name w:val="Balloon Text"/>
    <w:basedOn w:val="Normal"/>
    <w:link w:val="BalloonTextChar"/>
    <w:uiPriority w:val="99"/>
    <w:semiHidden/>
    <w:unhideWhenUsed/>
    <w:rsid w:val="00FF4E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EBF"/>
    <w:rPr>
      <w:rFonts w:ascii="Segoe UI" w:hAnsi="Segoe UI" w:cs="Segoe UI"/>
      <w:sz w:val="18"/>
      <w:szCs w:val="18"/>
    </w:rPr>
  </w:style>
  <w:style w:type="paragraph" w:styleId="Revision">
    <w:name w:val="Revision"/>
    <w:hidden/>
    <w:uiPriority w:val="99"/>
    <w:semiHidden/>
    <w:rsid w:val="00FF6C71"/>
    <w:pPr>
      <w:spacing w:after="0" w:line="240" w:lineRule="auto"/>
    </w:pPr>
  </w:style>
  <w:style w:type="character" w:styleId="Hyperlink">
    <w:name w:val="Hyperlink"/>
    <w:basedOn w:val="DefaultParagraphFont"/>
    <w:uiPriority w:val="99"/>
    <w:semiHidden/>
    <w:unhideWhenUsed/>
    <w:rsid w:val="0069074F"/>
    <w:rPr>
      <w:color w:val="0000FF"/>
      <w:u w:val="single"/>
    </w:rPr>
  </w:style>
  <w:style w:type="character" w:customStyle="1" w:styleId="Heading4Char">
    <w:name w:val="Heading 4 Char"/>
    <w:basedOn w:val="DefaultParagraphFont"/>
    <w:link w:val="Heading4"/>
    <w:uiPriority w:val="9"/>
    <w:semiHidden/>
    <w:rsid w:val="0009233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18907">
      <w:bodyDiv w:val="1"/>
      <w:marLeft w:val="0"/>
      <w:marRight w:val="0"/>
      <w:marTop w:val="0"/>
      <w:marBottom w:val="0"/>
      <w:divBdr>
        <w:top w:val="none" w:sz="0" w:space="0" w:color="auto"/>
        <w:left w:val="none" w:sz="0" w:space="0" w:color="auto"/>
        <w:bottom w:val="none" w:sz="0" w:space="0" w:color="auto"/>
        <w:right w:val="none" w:sz="0" w:space="0" w:color="auto"/>
      </w:divBdr>
    </w:div>
    <w:div w:id="130249928">
      <w:bodyDiv w:val="1"/>
      <w:marLeft w:val="0"/>
      <w:marRight w:val="0"/>
      <w:marTop w:val="0"/>
      <w:marBottom w:val="0"/>
      <w:divBdr>
        <w:top w:val="none" w:sz="0" w:space="0" w:color="auto"/>
        <w:left w:val="none" w:sz="0" w:space="0" w:color="auto"/>
        <w:bottom w:val="none" w:sz="0" w:space="0" w:color="auto"/>
        <w:right w:val="none" w:sz="0" w:space="0" w:color="auto"/>
      </w:divBdr>
      <w:divsChild>
        <w:div w:id="1074162425">
          <w:marLeft w:val="0"/>
          <w:marRight w:val="0"/>
          <w:marTop w:val="0"/>
          <w:marBottom w:val="0"/>
          <w:divBdr>
            <w:top w:val="none" w:sz="0" w:space="0" w:color="auto"/>
            <w:left w:val="none" w:sz="0" w:space="0" w:color="auto"/>
            <w:bottom w:val="none" w:sz="0" w:space="0" w:color="auto"/>
            <w:right w:val="none" w:sz="0" w:space="0" w:color="auto"/>
          </w:divBdr>
        </w:div>
      </w:divsChild>
    </w:div>
    <w:div w:id="274487383">
      <w:bodyDiv w:val="1"/>
      <w:marLeft w:val="0"/>
      <w:marRight w:val="0"/>
      <w:marTop w:val="0"/>
      <w:marBottom w:val="0"/>
      <w:divBdr>
        <w:top w:val="none" w:sz="0" w:space="0" w:color="auto"/>
        <w:left w:val="none" w:sz="0" w:space="0" w:color="auto"/>
        <w:bottom w:val="none" w:sz="0" w:space="0" w:color="auto"/>
        <w:right w:val="none" w:sz="0" w:space="0" w:color="auto"/>
      </w:divBdr>
    </w:div>
    <w:div w:id="304970831">
      <w:bodyDiv w:val="1"/>
      <w:marLeft w:val="0"/>
      <w:marRight w:val="0"/>
      <w:marTop w:val="0"/>
      <w:marBottom w:val="0"/>
      <w:divBdr>
        <w:top w:val="none" w:sz="0" w:space="0" w:color="auto"/>
        <w:left w:val="none" w:sz="0" w:space="0" w:color="auto"/>
        <w:bottom w:val="none" w:sz="0" w:space="0" w:color="auto"/>
        <w:right w:val="none" w:sz="0" w:space="0" w:color="auto"/>
      </w:divBdr>
      <w:divsChild>
        <w:div w:id="799227045">
          <w:marLeft w:val="0"/>
          <w:marRight w:val="0"/>
          <w:marTop w:val="0"/>
          <w:marBottom w:val="0"/>
          <w:divBdr>
            <w:top w:val="none" w:sz="0" w:space="0" w:color="auto"/>
            <w:left w:val="none" w:sz="0" w:space="0" w:color="auto"/>
            <w:bottom w:val="none" w:sz="0" w:space="0" w:color="auto"/>
            <w:right w:val="none" w:sz="0" w:space="0" w:color="auto"/>
          </w:divBdr>
        </w:div>
      </w:divsChild>
    </w:div>
    <w:div w:id="325472954">
      <w:bodyDiv w:val="1"/>
      <w:marLeft w:val="0"/>
      <w:marRight w:val="0"/>
      <w:marTop w:val="0"/>
      <w:marBottom w:val="0"/>
      <w:divBdr>
        <w:top w:val="none" w:sz="0" w:space="0" w:color="auto"/>
        <w:left w:val="none" w:sz="0" w:space="0" w:color="auto"/>
        <w:bottom w:val="none" w:sz="0" w:space="0" w:color="auto"/>
        <w:right w:val="none" w:sz="0" w:space="0" w:color="auto"/>
      </w:divBdr>
      <w:divsChild>
        <w:div w:id="987052020">
          <w:marLeft w:val="0"/>
          <w:marRight w:val="0"/>
          <w:marTop w:val="0"/>
          <w:marBottom w:val="0"/>
          <w:divBdr>
            <w:top w:val="none" w:sz="0" w:space="0" w:color="auto"/>
            <w:left w:val="none" w:sz="0" w:space="0" w:color="auto"/>
            <w:bottom w:val="none" w:sz="0" w:space="0" w:color="auto"/>
            <w:right w:val="none" w:sz="0" w:space="0" w:color="auto"/>
          </w:divBdr>
        </w:div>
      </w:divsChild>
    </w:div>
    <w:div w:id="537813275">
      <w:bodyDiv w:val="1"/>
      <w:marLeft w:val="0"/>
      <w:marRight w:val="0"/>
      <w:marTop w:val="0"/>
      <w:marBottom w:val="0"/>
      <w:divBdr>
        <w:top w:val="none" w:sz="0" w:space="0" w:color="auto"/>
        <w:left w:val="none" w:sz="0" w:space="0" w:color="auto"/>
        <w:bottom w:val="none" w:sz="0" w:space="0" w:color="auto"/>
        <w:right w:val="none" w:sz="0" w:space="0" w:color="auto"/>
      </w:divBdr>
      <w:divsChild>
        <w:div w:id="29961070">
          <w:marLeft w:val="0"/>
          <w:marRight w:val="0"/>
          <w:marTop w:val="0"/>
          <w:marBottom w:val="0"/>
          <w:divBdr>
            <w:top w:val="none" w:sz="0" w:space="0" w:color="auto"/>
            <w:left w:val="none" w:sz="0" w:space="0" w:color="auto"/>
            <w:bottom w:val="none" w:sz="0" w:space="0" w:color="auto"/>
            <w:right w:val="none" w:sz="0" w:space="0" w:color="auto"/>
          </w:divBdr>
        </w:div>
      </w:divsChild>
    </w:div>
    <w:div w:id="650721711">
      <w:bodyDiv w:val="1"/>
      <w:marLeft w:val="0"/>
      <w:marRight w:val="0"/>
      <w:marTop w:val="0"/>
      <w:marBottom w:val="0"/>
      <w:divBdr>
        <w:top w:val="none" w:sz="0" w:space="0" w:color="auto"/>
        <w:left w:val="none" w:sz="0" w:space="0" w:color="auto"/>
        <w:bottom w:val="none" w:sz="0" w:space="0" w:color="auto"/>
        <w:right w:val="none" w:sz="0" w:space="0" w:color="auto"/>
      </w:divBdr>
      <w:divsChild>
        <w:div w:id="1553929415">
          <w:marLeft w:val="0"/>
          <w:marRight w:val="0"/>
          <w:marTop w:val="0"/>
          <w:marBottom w:val="0"/>
          <w:divBdr>
            <w:top w:val="none" w:sz="0" w:space="0" w:color="auto"/>
            <w:left w:val="none" w:sz="0" w:space="0" w:color="auto"/>
            <w:bottom w:val="none" w:sz="0" w:space="0" w:color="auto"/>
            <w:right w:val="none" w:sz="0" w:space="0" w:color="auto"/>
          </w:divBdr>
        </w:div>
      </w:divsChild>
    </w:div>
    <w:div w:id="653266817">
      <w:bodyDiv w:val="1"/>
      <w:marLeft w:val="0"/>
      <w:marRight w:val="0"/>
      <w:marTop w:val="0"/>
      <w:marBottom w:val="0"/>
      <w:divBdr>
        <w:top w:val="none" w:sz="0" w:space="0" w:color="auto"/>
        <w:left w:val="none" w:sz="0" w:space="0" w:color="auto"/>
        <w:bottom w:val="none" w:sz="0" w:space="0" w:color="auto"/>
        <w:right w:val="none" w:sz="0" w:space="0" w:color="auto"/>
      </w:divBdr>
    </w:div>
    <w:div w:id="719288297">
      <w:bodyDiv w:val="1"/>
      <w:marLeft w:val="0"/>
      <w:marRight w:val="0"/>
      <w:marTop w:val="0"/>
      <w:marBottom w:val="0"/>
      <w:divBdr>
        <w:top w:val="none" w:sz="0" w:space="0" w:color="auto"/>
        <w:left w:val="none" w:sz="0" w:space="0" w:color="auto"/>
        <w:bottom w:val="none" w:sz="0" w:space="0" w:color="auto"/>
        <w:right w:val="none" w:sz="0" w:space="0" w:color="auto"/>
      </w:divBdr>
    </w:div>
    <w:div w:id="756287321">
      <w:bodyDiv w:val="1"/>
      <w:marLeft w:val="0"/>
      <w:marRight w:val="0"/>
      <w:marTop w:val="0"/>
      <w:marBottom w:val="0"/>
      <w:divBdr>
        <w:top w:val="none" w:sz="0" w:space="0" w:color="auto"/>
        <w:left w:val="none" w:sz="0" w:space="0" w:color="auto"/>
        <w:bottom w:val="none" w:sz="0" w:space="0" w:color="auto"/>
        <w:right w:val="none" w:sz="0" w:space="0" w:color="auto"/>
      </w:divBdr>
    </w:div>
    <w:div w:id="829905152">
      <w:bodyDiv w:val="1"/>
      <w:marLeft w:val="0"/>
      <w:marRight w:val="0"/>
      <w:marTop w:val="0"/>
      <w:marBottom w:val="0"/>
      <w:divBdr>
        <w:top w:val="none" w:sz="0" w:space="0" w:color="auto"/>
        <w:left w:val="none" w:sz="0" w:space="0" w:color="auto"/>
        <w:bottom w:val="none" w:sz="0" w:space="0" w:color="auto"/>
        <w:right w:val="none" w:sz="0" w:space="0" w:color="auto"/>
      </w:divBdr>
    </w:div>
    <w:div w:id="843856238">
      <w:bodyDiv w:val="1"/>
      <w:marLeft w:val="0"/>
      <w:marRight w:val="0"/>
      <w:marTop w:val="0"/>
      <w:marBottom w:val="0"/>
      <w:divBdr>
        <w:top w:val="none" w:sz="0" w:space="0" w:color="auto"/>
        <w:left w:val="none" w:sz="0" w:space="0" w:color="auto"/>
        <w:bottom w:val="none" w:sz="0" w:space="0" w:color="auto"/>
        <w:right w:val="none" w:sz="0" w:space="0" w:color="auto"/>
      </w:divBdr>
    </w:div>
    <w:div w:id="864518099">
      <w:bodyDiv w:val="1"/>
      <w:marLeft w:val="0"/>
      <w:marRight w:val="0"/>
      <w:marTop w:val="0"/>
      <w:marBottom w:val="0"/>
      <w:divBdr>
        <w:top w:val="none" w:sz="0" w:space="0" w:color="auto"/>
        <w:left w:val="none" w:sz="0" w:space="0" w:color="auto"/>
        <w:bottom w:val="none" w:sz="0" w:space="0" w:color="auto"/>
        <w:right w:val="none" w:sz="0" w:space="0" w:color="auto"/>
      </w:divBdr>
    </w:div>
    <w:div w:id="899290684">
      <w:bodyDiv w:val="1"/>
      <w:marLeft w:val="0"/>
      <w:marRight w:val="0"/>
      <w:marTop w:val="0"/>
      <w:marBottom w:val="0"/>
      <w:divBdr>
        <w:top w:val="none" w:sz="0" w:space="0" w:color="auto"/>
        <w:left w:val="none" w:sz="0" w:space="0" w:color="auto"/>
        <w:bottom w:val="none" w:sz="0" w:space="0" w:color="auto"/>
        <w:right w:val="none" w:sz="0" w:space="0" w:color="auto"/>
      </w:divBdr>
      <w:divsChild>
        <w:div w:id="1006905862">
          <w:marLeft w:val="0"/>
          <w:marRight w:val="0"/>
          <w:marTop w:val="0"/>
          <w:marBottom w:val="0"/>
          <w:divBdr>
            <w:top w:val="none" w:sz="0" w:space="0" w:color="auto"/>
            <w:left w:val="none" w:sz="0" w:space="0" w:color="auto"/>
            <w:bottom w:val="none" w:sz="0" w:space="0" w:color="auto"/>
            <w:right w:val="none" w:sz="0" w:space="0" w:color="auto"/>
          </w:divBdr>
        </w:div>
      </w:divsChild>
    </w:div>
    <w:div w:id="912157512">
      <w:bodyDiv w:val="1"/>
      <w:marLeft w:val="0"/>
      <w:marRight w:val="0"/>
      <w:marTop w:val="0"/>
      <w:marBottom w:val="0"/>
      <w:divBdr>
        <w:top w:val="none" w:sz="0" w:space="0" w:color="auto"/>
        <w:left w:val="none" w:sz="0" w:space="0" w:color="auto"/>
        <w:bottom w:val="none" w:sz="0" w:space="0" w:color="auto"/>
        <w:right w:val="none" w:sz="0" w:space="0" w:color="auto"/>
      </w:divBdr>
      <w:divsChild>
        <w:div w:id="17899620">
          <w:marLeft w:val="0"/>
          <w:marRight w:val="0"/>
          <w:marTop w:val="0"/>
          <w:marBottom w:val="0"/>
          <w:divBdr>
            <w:top w:val="none" w:sz="0" w:space="0" w:color="auto"/>
            <w:left w:val="none" w:sz="0" w:space="0" w:color="auto"/>
            <w:bottom w:val="none" w:sz="0" w:space="0" w:color="auto"/>
            <w:right w:val="none" w:sz="0" w:space="0" w:color="auto"/>
          </w:divBdr>
        </w:div>
      </w:divsChild>
    </w:div>
    <w:div w:id="983043172">
      <w:bodyDiv w:val="1"/>
      <w:marLeft w:val="0"/>
      <w:marRight w:val="0"/>
      <w:marTop w:val="0"/>
      <w:marBottom w:val="0"/>
      <w:divBdr>
        <w:top w:val="none" w:sz="0" w:space="0" w:color="auto"/>
        <w:left w:val="none" w:sz="0" w:space="0" w:color="auto"/>
        <w:bottom w:val="none" w:sz="0" w:space="0" w:color="auto"/>
        <w:right w:val="none" w:sz="0" w:space="0" w:color="auto"/>
      </w:divBdr>
      <w:divsChild>
        <w:div w:id="1090277186">
          <w:marLeft w:val="0"/>
          <w:marRight w:val="0"/>
          <w:marTop w:val="0"/>
          <w:marBottom w:val="0"/>
          <w:divBdr>
            <w:top w:val="none" w:sz="0" w:space="0" w:color="auto"/>
            <w:left w:val="none" w:sz="0" w:space="0" w:color="auto"/>
            <w:bottom w:val="none" w:sz="0" w:space="0" w:color="auto"/>
            <w:right w:val="none" w:sz="0" w:space="0" w:color="auto"/>
          </w:divBdr>
        </w:div>
      </w:divsChild>
    </w:div>
    <w:div w:id="1056047329">
      <w:bodyDiv w:val="1"/>
      <w:marLeft w:val="0"/>
      <w:marRight w:val="0"/>
      <w:marTop w:val="0"/>
      <w:marBottom w:val="0"/>
      <w:divBdr>
        <w:top w:val="none" w:sz="0" w:space="0" w:color="auto"/>
        <w:left w:val="none" w:sz="0" w:space="0" w:color="auto"/>
        <w:bottom w:val="none" w:sz="0" w:space="0" w:color="auto"/>
        <w:right w:val="none" w:sz="0" w:space="0" w:color="auto"/>
      </w:divBdr>
    </w:div>
    <w:div w:id="1060178817">
      <w:bodyDiv w:val="1"/>
      <w:marLeft w:val="0"/>
      <w:marRight w:val="0"/>
      <w:marTop w:val="0"/>
      <w:marBottom w:val="0"/>
      <w:divBdr>
        <w:top w:val="none" w:sz="0" w:space="0" w:color="auto"/>
        <w:left w:val="none" w:sz="0" w:space="0" w:color="auto"/>
        <w:bottom w:val="none" w:sz="0" w:space="0" w:color="auto"/>
        <w:right w:val="none" w:sz="0" w:space="0" w:color="auto"/>
      </w:divBdr>
    </w:div>
    <w:div w:id="1069576697">
      <w:bodyDiv w:val="1"/>
      <w:marLeft w:val="0"/>
      <w:marRight w:val="0"/>
      <w:marTop w:val="0"/>
      <w:marBottom w:val="0"/>
      <w:divBdr>
        <w:top w:val="none" w:sz="0" w:space="0" w:color="auto"/>
        <w:left w:val="none" w:sz="0" w:space="0" w:color="auto"/>
        <w:bottom w:val="none" w:sz="0" w:space="0" w:color="auto"/>
        <w:right w:val="none" w:sz="0" w:space="0" w:color="auto"/>
      </w:divBdr>
      <w:divsChild>
        <w:div w:id="1699618126">
          <w:marLeft w:val="0"/>
          <w:marRight w:val="0"/>
          <w:marTop w:val="0"/>
          <w:marBottom w:val="0"/>
          <w:divBdr>
            <w:top w:val="none" w:sz="0" w:space="0" w:color="auto"/>
            <w:left w:val="none" w:sz="0" w:space="0" w:color="auto"/>
            <w:bottom w:val="none" w:sz="0" w:space="0" w:color="auto"/>
            <w:right w:val="none" w:sz="0" w:space="0" w:color="auto"/>
          </w:divBdr>
        </w:div>
      </w:divsChild>
    </w:div>
    <w:div w:id="1080180990">
      <w:bodyDiv w:val="1"/>
      <w:marLeft w:val="0"/>
      <w:marRight w:val="0"/>
      <w:marTop w:val="0"/>
      <w:marBottom w:val="0"/>
      <w:divBdr>
        <w:top w:val="none" w:sz="0" w:space="0" w:color="auto"/>
        <w:left w:val="none" w:sz="0" w:space="0" w:color="auto"/>
        <w:bottom w:val="none" w:sz="0" w:space="0" w:color="auto"/>
        <w:right w:val="none" w:sz="0" w:space="0" w:color="auto"/>
      </w:divBdr>
      <w:divsChild>
        <w:div w:id="560559324">
          <w:marLeft w:val="0"/>
          <w:marRight w:val="0"/>
          <w:marTop w:val="0"/>
          <w:marBottom w:val="0"/>
          <w:divBdr>
            <w:top w:val="none" w:sz="0" w:space="0" w:color="auto"/>
            <w:left w:val="none" w:sz="0" w:space="0" w:color="auto"/>
            <w:bottom w:val="none" w:sz="0" w:space="0" w:color="auto"/>
            <w:right w:val="none" w:sz="0" w:space="0" w:color="auto"/>
          </w:divBdr>
        </w:div>
      </w:divsChild>
    </w:div>
    <w:div w:id="1103265147">
      <w:bodyDiv w:val="1"/>
      <w:marLeft w:val="0"/>
      <w:marRight w:val="0"/>
      <w:marTop w:val="0"/>
      <w:marBottom w:val="0"/>
      <w:divBdr>
        <w:top w:val="none" w:sz="0" w:space="0" w:color="auto"/>
        <w:left w:val="none" w:sz="0" w:space="0" w:color="auto"/>
        <w:bottom w:val="none" w:sz="0" w:space="0" w:color="auto"/>
        <w:right w:val="none" w:sz="0" w:space="0" w:color="auto"/>
      </w:divBdr>
    </w:div>
    <w:div w:id="1133984143">
      <w:bodyDiv w:val="1"/>
      <w:marLeft w:val="0"/>
      <w:marRight w:val="0"/>
      <w:marTop w:val="0"/>
      <w:marBottom w:val="0"/>
      <w:divBdr>
        <w:top w:val="none" w:sz="0" w:space="0" w:color="auto"/>
        <w:left w:val="none" w:sz="0" w:space="0" w:color="auto"/>
        <w:bottom w:val="none" w:sz="0" w:space="0" w:color="auto"/>
        <w:right w:val="none" w:sz="0" w:space="0" w:color="auto"/>
      </w:divBdr>
    </w:div>
    <w:div w:id="1140153744">
      <w:bodyDiv w:val="1"/>
      <w:marLeft w:val="0"/>
      <w:marRight w:val="0"/>
      <w:marTop w:val="0"/>
      <w:marBottom w:val="0"/>
      <w:divBdr>
        <w:top w:val="none" w:sz="0" w:space="0" w:color="auto"/>
        <w:left w:val="none" w:sz="0" w:space="0" w:color="auto"/>
        <w:bottom w:val="none" w:sz="0" w:space="0" w:color="auto"/>
        <w:right w:val="none" w:sz="0" w:space="0" w:color="auto"/>
      </w:divBdr>
      <w:divsChild>
        <w:div w:id="1451320669">
          <w:marLeft w:val="0"/>
          <w:marRight w:val="0"/>
          <w:marTop w:val="0"/>
          <w:marBottom w:val="0"/>
          <w:divBdr>
            <w:top w:val="none" w:sz="0" w:space="0" w:color="auto"/>
            <w:left w:val="none" w:sz="0" w:space="0" w:color="auto"/>
            <w:bottom w:val="none" w:sz="0" w:space="0" w:color="auto"/>
            <w:right w:val="none" w:sz="0" w:space="0" w:color="auto"/>
          </w:divBdr>
        </w:div>
      </w:divsChild>
    </w:div>
    <w:div w:id="1409495404">
      <w:bodyDiv w:val="1"/>
      <w:marLeft w:val="0"/>
      <w:marRight w:val="0"/>
      <w:marTop w:val="0"/>
      <w:marBottom w:val="0"/>
      <w:divBdr>
        <w:top w:val="none" w:sz="0" w:space="0" w:color="auto"/>
        <w:left w:val="none" w:sz="0" w:space="0" w:color="auto"/>
        <w:bottom w:val="none" w:sz="0" w:space="0" w:color="auto"/>
        <w:right w:val="none" w:sz="0" w:space="0" w:color="auto"/>
      </w:divBdr>
    </w:div>
    <w:div w:id="1449540821">
      <w:bodyDiv w:val="1"/>
      <w:marLeft w:val="0"/>
      <w:marRight w:val="0"/>
      <w:marTop w:val="0"/>
      <w:marBottom w:val="0"/>
      <w:divBdr>
        <w:top w:val="none" w:sz="0" w:space="0" w:color="auto"/>
        <w:left w:val="none" w:sz="0" w:space="0" w:color="auto"/>
        <w:bottom w:val="none" w:sz="0" w:space="0" w:color="auto"/>
        <w:right w:val="none" w:sz="0" w:space="0" w:color="auto"/>
      </w:divBdr>
      <w:divsChild>
        <w:div w:id="197856966">
          <w:marLeft w:val="0"/>
          <w:marRight w:val="0"/>
          <w:marTop w:val="0"/>
          <w:marBottom w:val="0"/>
          <w:divBdr>
            <w:top w:val="none" w:sz="0" w:space="0" w:color="auto"/>
            <w:left w:val="none" w:sz="0" w:space="0" w:color="auto"/>
            <w:bottom w:val="none" w:sz="0" w:space="0" w:color="auto"/>
            <w:right w:val="none" w:sz="0" w:space="0" w:color="auto"/>
          </w:divBdr>
        </w:div>
      </w:divsChild>
    </w:div>
    <w:div w:id="1459058634">
      <w:bodyDiv w:val="1"/>
      <w:marLeft w:val="0"/>
      <w:marRight w:val="0"/>
      <w:marTop w:val="0"/>
      <w:marBottom w:val="0"/>
      <w:divBdr>
        <w:top w:val="none" w:sz="0" w:space="0" w:color="auto"/>
        <w:left w:val="none" w:sz="0" w:space="0" w:color="auto"/>
        <w:bottom w:val="none" w:sz="0" w:space="0" w:color="auto"/>
        <w:right w:val="none" w:sz="0" w:space="0" w:color="auto"/>
      </w:divBdr>
    </w:div>
    <w:div w:id="1527601787">
      <w:bodyDiv w:val="1"/>
      <w:marLeft w:val="0"/>
      <w:marRight w:val="0"/>
      <w:marTop w:val="0"/>
      <w:marBottom w:val="0"/>
      <w:divBdr>
        <w:top w:val="none" w:sz="0" w:space="0" w:color="auto"/>
        <w:left w:val="none" w:sz="0" w:space="0" w:color="auto"/>
        <w:bottom w:val="none" w:sz="0" w:space="0" w:color="auto"/>
        <w:right w:val="none" w:sz="0" w:space="0" w:color="auto"/>
      </w:divBdr>
      <w:divsChild>
        <w:div w:id="1925531055">
          <w:marLeft w:val="0"/>
          <w:marRight w:val="0"/>
          <w:marTop w:val="0"/>
          <w:marBottom w:val="0"/>
          <w:divBdr>
            <w:top w:val="none" w:sz="0" w:space="0" w:color="auto"/>
            <w:left w:val="none" w:sz="0" w:space="0" w:color="auto"/>
            <w:bottom w:val="none" w:sz="0" w:space="0" w:color="auto"/>
            <w:right w:val="none" w:sz="0" w:space="0" w:color="auto"/>
          </w:divBdr>
        </w:div>
      </w:divsChild>
    </w:div>
    <w:div w:id="1535078354">
      <w:bodyDiv w:val="1"/>
      <w:marLeft w:val="0"/>
      <w:marRight w:val="0"/>
      <w:marTop w:val="0"/>
      <w:marBottom w:val="0"/>
      <w:divBdr>
        <w:top w:val="none" w:sz="0" w:space="0" w:color="auto"/>
        <w:left w:val="none" w:sz="0" w:space="0" w:color="auto"/>
        <w:bottom w:val="none" w:sz="0" w:space="0" w:color="auto"/>
        <w:right w:val="none" w:sz="0" w:space="0" w:color="auto"/>
      </w:divBdr>
      <w:divsChild>
        <w:div w:id="682975027">
          <w:marLeft w:val="0"/>
          <w:marRight w:val="0"/>
          <w:marTop w:val="0"/>
          <w:marBottom w:val="0"/>
          <w:divBdr>
            <w:top w:val="none" w:sz="0" w:space="0" w:color="auto"/>
            <w:left w:val="none" w:sz="0" w:space="0" w:color="auto"/>
            <w:bottom w:val="none" w:sz="0" w:space="0" w:color="auto"/>
            <w:right w:val="none" w:sz="0" w:space="0" w:color="auto"/>
          </w:divBdr>
        </w:div>
      </w:divsChild>
    </w:div>
    <w:div w:id="1550650401">
      <w:bodyDiv w:val="1"/>
      <w:marLeft w:val="0"/>
      <w:marRight w:val="0"/>
      <w:marTop w:val="0"/>
      <w:marBottom w:val="0"/>
      <w:divBdr>
        <w:top w:val="none" w:sz="0" w:space="0" w:color="auto"/>
        <w:left w:val="none" w:sz="0" w:space="0" w:color="auto"/>
        <w:bottom w:val="none" w:sz="0" w:space="0" w:color="auto"/>
        <w:right w:val="none" w:sz="0" w:space="0" w:color="auto"/>
      </w:divBdr>
    </w:div>
    <w:div w:id="1679767073">
      <w:bodyDiv w:val="1"/>
      <w:marLeft w:val="0"/>
      <w:marRight w:val="0"/>
      <w:marTop w:val="0"/>
      <w:marBottom w:val="0"/>
      <w:divBdr>
        <w:top w:val="none" w:sz="0" w:space="0" w:color="auto"/>
        <w:left w:val="none" w:sz="0" w:space="0" w:color="auto"/>
        <w:bottom w:val="none" w:sz="0" w:space="0" w:color="auto"/>
        <w:right w:val="none" w:sz="0" w:space="0" w:color="auto"/>
      </w:divBdr>
    </w:div>
    <w:div w:id="1739205751">
      <w:bodyDiv w:val="1"/>
      <w:marLeft w:val="0"/>
      <w:marRight w:val="0"/>
      <w:marTop w:val="0"/>
      <w:marBottom w:val="0"/>
      <w:divBdr>
        <w:top w:val="none" w:sz="0" w:space="0" w:color="auto"/>
        <w:left w:val="none" w:sz="0" w:space="0" w:color="auto"/>
        <w:bottom w:val="none" w:sz="0" w:space="0" w:color="auto"/>
        <w:right w:val="none" w:sz="0" w:space="0" w:color="auto"/>
      </w:divBdr>
      <w:divsChild>
        <w:div w:id="673999815">
          <w:marLeft w:val="0"/>
          <w:marRight w:val="0"/>
          <w:marTop w:val="0"/>
          <w:marBottom w:val="0"/>
          <w:divBdr>
            <w:top w:val="none" w:sz="0" w:space="0" w:color="auto"/>
            <w:left w:val="none" w:sz="0" w:space="0" w:color="auto"/>
            <w:bottom w:val="none" w:sz="0" w:space="0" w:color="auto"/>
            <w:right w:val="none" w:sz="0" w:space="0" w:color="auto"/>
          </w:divBdr>
        </w:div>
      </w:divsChild>
    </w:div>
    <w:div w:id="1751735128">
      <w:bodyDiv w:val="1"/>
      <w:marLeft w:val="0"/>
      <w:marRight w:val="0"/>
      <w:marTop w:val="0"/>
      <w:marBottom w:val="0"/>
      <w:divBdr>
        <w:top w:val="none" w:sz="0" w:space="0" w:color="auto"/>
        <w:left w:val="none" w:sz="0" w:space="0" w:color="auto"/>
        <w:bottom w:val="none" w:sz="0" w:space="0" w:color="auto"/>
        <w:right w:val="none" w:sz="0" w:space="0" w:color="auto"/>
      </w:divBdr>
    </w:div>
    <w:div w:id="1773354010">
      <w:bodyDiv w:val="1"/>
      <w:marLeft w:val="0"/>
      <w:marRight w:val="0"/>
      <w:marTop w:val="0"/>
      <w:marBottom w:val="0"/>
      <w:divBdr>
        <w:top w:val="none" w:sz="0" w:space="0" w:color="auto"/>
        <w:left w:val="none" w:sz="0" w:space="0" w:color="auto"/>
        <w:bottom w:val="none" w:sz="0" w:space="0" w:color="auto"/>
        <w:right w:val="none" w:sz="0" w:space="0" w:color="auto"/>
      </w:divBdr>
    </w:div>
    <w:div w:id="1807239233">
      <w:bodyDiv w:val="1"/>
      <w:marLeft w:val="0"/>
      <w:marRight w:val="0"/>
      <w:marTop w:val="0"/>
      <w:marBottom w:val="0"/>
      <w:divBdr>
        <w:top w:val="none" w:sz="0" w:space="0" w:color="auto"/>
        <w:left w:val="none" w:sz="0" w:space="0" w:color="auto"/>
        <w:bottom w:val="none" w:sz="0" w:space="0" w:color="auto"/>
        <w:right w:val="none" w:sz="0" w:space="0" w:color="auto"/>
      </w:divBdr>
    </w:div>
    <w:div w:id="1924411555">
      <w:bodyDiv w:val="1"/>
      <w:marLeft w:val="0"/>
      <w:marRight w:val="0"/>
      <w:marTop w:val="0"/>
      <w:marBottom w:val="0"/>
      <w:divBdr>
        <w:top w:val="none" w:sz="0" w:space="0" w:color="auto"/>
        <w:left w:val="none" w:sz="0" w:space="0" w:color="auto"/>
        <w:bottom w:val="none" w:sz="0" w:space="0" w:color="auto"/>
        <w:right w:val="none" w:sz="0" w:space="0" w:color="auto"/>
      </w:divBdr>
      <w:divsChild>
        <w:div w:id="451479736">
          <w:marLeft w:val="0"/>
          <w:marRight w:val="0"/>
          <w:marTop w:val="0"/>
          <w:marBottom w:val="0"/>
          <w:divBdr>
            <w:top w:val="none" w:sz="0" w:space="0" w:color="auto"/>
            <w:left w:val="none" w:sz="0" w:space="0" w:color="auto"/>
            <w:bottom w:val="none" w:sz="0" w:space="0" w:color="auto"/>
            <w:right w:val="none" w:sz="0" w:space="0" w:color="auto"/>
          </w:divBdr>
        </w:div>
      </w:divsChild>
    </w:div>
    <w:div w:id="1950426398">
      <w:bodyDiv w:val="1"/>
      <w:marLeft w:val="0"/>
      <w:marRight w:val="0"/>
      <w:marTop w:val="0"/>
      <w:marBottom w:val="0"/>
      <w:divBdr>
        <w:top w:val="none" w:sz="0" w:space="0" w:color="auto"/>
        <w:left w:val="none" w:sz="0" w:space="0" w:color="auto"/>
        <w:bottom w:val="none" w:sz="0" w:space="0" w:color="auto"/>
        <w:right w:val="none" w:sz="0" w:space="0" w:color="auto"/>
      </w:divBdr>
      <w:divsChild>
        <w:div w:id="2085108106">
          <w:marLeft w:val="0"/>
          <w:marRight w:val="0"/>
          <w:marTop w:val="0"/>
          <w:marBottom w:val="0"/>
          <w:divBdr>
            <w:top w:val="none" w:sz="0" w:space="0" w:color="auto"/>
            <w:left w:val="none" w:sz="0" w:space="0" w:color="auto"/>
            <w:bottom w:val="none" w:sz="0" w:space="0" w:color="auto"/>
            <w:right w:val="none" w:sz="0" w:space="0" w:color="auto"/>
          </w:divBdr>
        </w:div>
      </w:divsChild>
    </w:div>
    <w:div w:id="1961377306">
      <w:bodyDiv w:val="1"/>
      <w:marLeft w:val="0"/>
      <w:marRight w:val="0"/>
      <w:marTop w:val="0"/>
      <w:marBottom w:val="0"/>
      <w:divBdr>
        <w:top w:val="none" w:sz="0" w:space="0" w:color="auto"/>
        <w:left w:val="none" w:sz="0" w:space="0" w:color="auto"/>
        <w:bottom w:val="none" w:sz="0" w:space="0" w:color="auto"/>
        <w:right w:val="none" w:sz="0" w:space="0" w:color="auto"/>
      </w:divBdr>
      <w:divsChild>
        <w:div w:id="907037054">
          <w:marLeft w:val="0"/>
          <w:marRight w:val="0"/>
          <w:marTop w:val="0"/>
          <w:marBottom w:val="0"/>
          <w:divBdr>
            <w:top w:val="none" w:sz="0" w:space="0" w:color="auto"/>
            <w:left w:val="none" w:sz="0" w:space="0" w:color="auto"/>
            <w:bottom w:val="none" w:sz="0" w:space="0" w:color="auto"/>
            <w:right w:val="none" w:sz="0" w:space="0" w:color="auto"/>
          </w:divBdr>
        </w:div>
      </w:divsChild>
    </w:div>
    <w:div w:id="2047753635">
      <w:bodyDiv w:val="1"/>
      <w:marLeft w:val="0"/>
      <w:marRight w:val="0"/>
      <w:marTop w:val="0"/>
      <w:marBottom w:val="0"/>
      <w:divBdr>
        <w:top w:val="none" w:sz="0" w:space="0" w:color="auto"/>
        <w:left w:val="none" w:sz="0" w:space="0" w:color="auto"/>
        <w:bottom w:val="none" w:sz="0" w:space="0" w:color="auto"/>
        <w:right w:val="none" w:sz="0" w:space="0" w:color="auto"/>
      </w:divBdr>
      <w:divsChild>
        <w:div w:id="1868525289">
          <w:marLeft w:val="0"/>
          <w:marRight w:val="0"/>
          <w:marTop w:val="0"/>
          <w:marBottom w:val="0"/>
          <w:divBdr>
            <w:top w:val="none" w:sz="0" w:space="0" w:color="auto"/>
            <w:left w:val="none" w:sz="0" w:space="0" w:color="auto"/>
            <w:bottom w:val="none" w:sz="0" w:space="0" w:color="auto"/>
            <w:right w:val="none" w:sz="0" w:space="0" w:color="auto"/>
          </w:divBdr>
        </w:div>
      </w:divsChild>
    </w:div>
    <w:div w:id="2053571811">
      <w:bodyDiv w:val="1"/>
      <w:marLeft w:val="0"/>
      <w:marRight w:val="0"/>
      <w:marTop w:val="0"/>
      <w:marBottom w:val="0"/>
      <w:divBdr>
        <w:top w:val="none" w:sz="0" w:space="0" w:color="auto"/>
        <w:left w:val="none" w:sz="0" w:space="0" w:color="auto"/>
        <w:bottom w:val="none" w:sz="0" w:space="0" w:color="auto"/>
        <w:right w:val="none" w:sz="0" w:space="0" w:color="auto"/>
      </w:divBdr>
      <w:divsChild>
        <w:div w:id="1588345373">
          <w:marLeft w:val="0"/>
          <w:marRight w:val="0"/>
          <w:marTop w:val="0"/>
          <w:marBottom w:val="0"/>
          <w:divBdr>
            <w:top w:val="none" w:sz="0" w:space="0" w:color="auto"/>
            <w:left w:val="none" w:sz="0" w:space="0" w:color="auto"/>
            <w:bottom w:val="none" w:sz="0" w:space="0" w:color="auto"/>
            <w:right w:val="none" w:sz="0" w:space="0" w:color="auto"/>
          </w:divBdr>
        </w:div>
      </w:divsChild>
    </w:div>
    <w:div w:id="2073044638">
      <w:bodyDiv w:val="1"/>
      <w:marLeft w:val="0"/>
      <w:marRight w:val="0"/>
      <w:marTop w:val="0"/>
      <w:marBottom w:val="0"/>
      <w:divBdr>
        <w:top w:val="none" w:sz="0" w:space="0" w:color="auto"/>
        <w:left w:val="none" w:sz="0" w:space="0" w:color="auto"/>
        <w:bottom w:val="none" w:sz="0" w:space="0" w:color="auto"/>
        <w:right w:val="none" w:sz="0" w:space="0" w:color="auto"/>
      </w:divBdr>
      <w:divsChild>
        <w:div w:id="1126776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78AC6-51D6-47E2-9956-218EB81D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73</Pages>
  <Words>13712</Words>
  <Characters>78161</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CHETAN's PC</Company>
  <LinksUpToDate>false</LinksUpToDate>
  <CharactersWithSpaces>91690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SONI</dc:creator>
  <cp:keywords/>
  <dc:description/>
  <cp:lastModifiedBy>CHETAN SONI</cp:lastModifiedBy>
  <cp:revision>833</cp:revision>
  <dcterms:created xsi:type="dcterms:W3CDTF">2026-02-07T02:50:00Z</dcterms:created>
  <dcterms:modified xsi:type="dcterms:W3CDTF">2026-02-17T03:47:00Z</dcterms:modified>
</cp:coreProperties>
</file>
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D702A5" w14:textId="77777777" w:rsidR="00520D9B" w:rsidRDefault="001627B5" w:rsidP="00ED3103">
      <w:pPr>
        <w:pStyle w:val="ListParagraph"/>
        <w:numPr>
          <w:ilvl w:val="0"/>
          <w:numId w:val="1"/>
        </w:numPr>
        <w:spacing w:before="100" w:beforeAutospacing="1" w:after="100" w:afterAutospacing="1" w:line="480" w:lineRule="auto"/>
        <w:jc w:val="both"/>
        <w:outlineLvl w:val="2"/>
        <w:rPr>
          <w:rFonts w:ascii="Times New Roman" w:eastAsia="Times New Roman" w:hAnsi="Times New Roman" w:cs="Times New Roman"/>
          <w:b/>
          <w:bCs/>
          <w:sz w:val="32"/>
          <w:szCs w:val="27"/>
          <w:u w:val="single"/>
          <w:lang w:eastAsia="en-IN"/>
        </w:rPr>
      </w:pPr>
      <w:r>
        <w:rPr>
          <w:rFonts w:ascii="Times New Roman" w:eastAsia="Times New Roman" w:hAnsi="Times New Roman" w:cs="Times New Roman"/>
          <w:b/>
          <w:bCs/>
          <w:sz w:val="32"/>
          <w:szCs w:val="27"/>
          <w:u w:val="single"/>
          <w:lang w:eastAsia="en-IN"/>
        </w:rPr>
        <w:t>INTRODUCTION ABOUT THE PROJECT</w:t>
      </w:r>
    </w:p>
    <w:p w14:paraId="60D702A6"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 today’s digital-first economy, the retail sector has become highly competitive, with both consumers and retailers seeking efficient ways to connect in the online marketplace. The rise of e-commerce platforms has transformed the shopping experience, providing customers access to a global inventory while enabling businesses to reach a larger, more diverse audience. However, despite the abundance of general online marketplaces, many platforms struggle to offer the specialized, premium user experience that horology enthusiasts and modern shoppers demand. This is where </w:t>
      </w:r>
      <w:r>
        <w:rPr>
          <w:rFonts w:ascii="Times New Roman" w:eastAsia="Times New Roman" w:hAnsi="Times New Roman" w:cs="Times New Roman"/>
          <w:b/>
          <w:bCs/>
          <w:sz w:val="24"/>
          <w:szCs w:val="24"/>
          <w:lang w:eastAsia="en-IN"/>
        </w:rPr>
        <w:t>LuxAura Watch Store</w:t>
      </w:r>
      <w:r>
        <w:rPr>
          <w:rFonts w:ascii="Times New Roman" w:eastAsia="Times New Roman" w:hAnsi="Times New Roman" w:cs="Times New Roman"/>
          <w:sz w:val="24"/>
          <w:szCs w:val="24"/>
          <w:lang w:eastAsia="en-IN"/>
        </w:rPr>
        <w:t xml:space="preserve"> comes in.</w:t>
      </w:r>
    </w:p>
    <w:p w14:paraId="60D702A7"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LuxAura Watch Store</w:t>
      </w:r>
      <w:r>
        <w:rPr>
          <w:rFonts w:ascii="Times New Roman" w:eastAsia="Times New Roman" w:hAnsi="Times New Roman" w:cs="Times New Roman"/>
          <w:sz w:val="24"/>
          <w:szCs w:val="24"/>
          <w:lang w:eastAsia="en-IN"/>
        </w:rPr>
        <w:t xml:space="preserve"> bridges the gap between quality timepieces and the consumers who seek them by offering a comprehensive, feature-rich platform for both shoppers and store administrators. Designed with a focus on usability, scalability, and performance, the platform provides a streamlined approach to online retail. Customers can explore various watch collections across categories such as Analog, Digital, Smartwatches, and Luxury, with personalized product recommendations, advanced search filters, and the ability to save items to a wishlist for later. Administrators can manage product inventories, process orders, and oversee customer interactions with ease.</w:t>
      </w:r>
    </w:p>
    <w:p w14:paraId="60D702A8"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goal of </w:t>
      </w:r>
      <w:r>
        <w:rPr>
          <w:rFonts w:ascii="Times New Roman" w:eastAsia="Times New Roman" w:hAnsi="Times New Roman" w:cs="Times New Roman"/>
          <w:b/>
          <w:bCs/>
          <w:sz w:val="24"/>
          <w:szCs w:val="24"/>
          <w:lang w:eastAsia="en-IN"/>
        </w:rPr>
        <w:t>LuxAura Watch Store</w:t>
      </w:r>
      <w:r>
        <w:rPr>
          <w:rFonts w:ascii="Times New Roman" w:eastAsia="Times New Roman" w:hAnsi="Times New Roman" w:cs="Times New Roman"/>
          <w:sz w:val="24"/>
          <w:szCs w:val="24"/>
          <w:lang w:eastAsia="en-IN"/>
        </w:rPr>
        <w:t xml:space="preserve"> is to create a one-stop solution that helps individuals find the perfect timepiece while assisting the business in managing sales efficiently. By leveraging modern technologies and best practices, the platform not only provides a seamless shopping experience but also ensures access to high-quality products that align with users' style and functional needs.</w:t>
      </w:r>
    </w:p>
    <w:p w14:paraId="60D702A9"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As the retail market becomes increasingly digital and the demand for convenient online shopping continues to rise, </w:t>
      </w:r>
      <w:r>
        <w:rPr>
          <w:rFonts w:ascii="Times New Roman" w:eastAsia="Times New Roman" w:hAnsi="Times New Roman" w:cs="Times New Roman"/>
          <w:b/>
          <w:bCs/>
          <w:vanish/>
          <w:sz w:val="24"/>
          <w:szCs w:val="24"/>
          <w:lang w:eastAsia="en-IN"/>
        </w:rPr>
        <w:t>[Insert Your Project Name]</w:t>
      </w:r>
      <w:r>
        <w:rPr>
          <w:rFonts w:ascii="Times New Roman" w:eastAsia="Times New Roman" w:hAnsi="Times New Roman" w:cs="Times New Roman"/>
          <w:sz w:val="24"/>
          <w:szCs w:val="24"/>
          <w:lang w:eastAsia="en-IN"/>
        </w:rPr>
        <w:t xml:space="preserve"> is built to meet these evolving </w:t>
      </w:r>
      <w:r>
        <w:rPr>
          <w:rFonts w:ascii="Times New Roman" w:eastAsia="Times New Roman" w:hAnsi="Times New Roman" w:cs="Times New Roman"/>
          <w:sz w:val="24"/>
          <w:szCs w:val="24"/>
          <w:lang w:eastAsia="en-IN"/>
        </w:rPr>
        <w:lastRenderedPageBreak/>
        <w:t xml:space="preserve">consumer habits. Its responsive </w:t>
      </w:r>
      <w:r>
        <w:rPr>
          <w:rFonts w:ascii="Times New Roman" w:eastAsia="Times New Roman" w:hAnsi="Times New Roman" w:cs="Times New Roman"/>
          <w:vanish/>
          <w:sz w:val="24"/>
          <w:szCs w:val="24"/>
          <w:lang w:eastAsia="en-IN"/>
        </w:rPr>
        <w:t xml:space="preserve">design, advanced filtering capabilities, and intuitive interface make it a powerful tool for </w:t>
      </w:r>
      <w:r>
        <w:rPr>
          <w:rFonts w:ascii="Times New Roman" w:eastAsia="Times New Roman" w:hAnsi="Times New Roman" w:cs="Times New Roman"/>
          <w:sz w:val="24"/>
          <w:szCs w:val="24"/>
          <w:lang w:eastAsia="en-IN"/>
        </w:rPr>
        <w:t>users on both sides of the transaction.</w:t>
      </w:r>
    </w:p>
    <w:p w14:paraId="60D702AA"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From a technical perspective, the platform’s development is rooted in modern web development principles, utilizing </w:t>
      </w:r>
      <w:r>
        <w:rPr>
          <w:rFonts w:ascii="Times New Roman" w:eastAsia="Times New Roman" w:hAnsi="Times New Roman" w:cs="Times New Roman"/>
          <w:b/>
          <w:bCs/>
          <w:sz w:val="24"/>
          <w:szCs w:val="24"/>
          <w:lang w:eastAsia="en-IN"/>
        </w:rPr>
        <w:t>HTML5, CSS3, JavaScript, PHP, and MySQL</w:t>
      </w:r>
      <w:r>
        <w:rPr>
          <w:rFonts w:ascii="Times New Roman" w:eastAsia="Times New Roman" w:hAnsi="Times New Roman" w:cs="Times New Roman"/>
          <w:sz w:val="24"/>
          <w:szCs w:val="24"/>
          <w:lang w:eastAsia="en-IN"/>
        </w:rPr>
        <w:t xml:space="preserve"> to create a scalable and secure environment. The project follows an Agile development approach, ensuring features are implemented iteratively with continuous feedback. The back-end architecture is built using the Model-View-Controller (MVC) design pattern, ensuring maintainability and ease of future enhancements.</w:t>
      </w:r>
    </w:p>
    <w:p w14:paraId="60D702AB"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By combining ease of use, performance, and a visually engaging user experience, </w:t>
      </w:r>
      <w:r>
        <w:rPr>
          <w:rFonts w:ascii="Times New Roman" w:eastAsia="Times New Roman" w:hAnsi="Times New Roman" w:cs="Times New Roman"/>
          <w:b/>
          <w:bCs/>
          <w:sz w:val="24"/>
          <w:szCs w:val="24"/>
          <w:lang w:eastAsia="en-IN"/>
        </w:rPr>
        <w:t>LuxAura Watch Store</w:t>
      </w:r>
      <w:r>
        <w:rPr>
          <w:rFonts w:ascii="Times New Roman" w:eastAsia="Times New Roman" w:hAnsi="Times New Roman" w:cs="Times New Roman"/>
          <w:sz w:val="24"/>
          <w:szCs w:val="24"/>
          <w:lang w:eastAsia="en-IN"/>
        </w:rPr>
        <w:t xml:space="preserve"> seeks to stand out in the e-commerce market and become a trusted destination for watch lovers. Whether an individual is looking for a daily beater, a fashion statement, or a luxury investment, </w:t>
      </w:r>
      <w:r>
        <w:rPr>
          <w:rFonts w:ascii="Times New Roman" w:eastAsia="Times New Roman" w:hAnsi="Times New Roman" w:cs="Times New Roman"/>
          <w:b/>
          <w:bCs/>
          <w:sz w:val="24"/>
          <w:szCs w:val="24"/>
          <w:lang w:eastAsia="en-IN"/>
        </w:rPr>
        <w:t>LuxAura Watch Store</w:t>
      </w:r>
      <w:r>
        <w:rPr>
          <w:rFonts w:ascii="Times New Roman" w:eastAsia="Times New Roman" w:hAnsi="Times New Roman" w:cs="Times New Roman"/>
          <w:sz w:val="24"/>
          <w:szCs w:val="24"/>
          <w:lang w:eastAsia="en-IN"/>
        </w:rPr>
        <w:t xml:space="preserve"> offers the tools and variety needed to succeed in today’s competitive digital landscape.</w:t>
      </w:r>
    </w:p>
    <w:p w14:paraId="60D702AC" w14:textId="77777777" w:rsidR="00520D9B" w:rsidRDefault="001627B5" w:rsidP="00ED3103">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60D702AD" w14:textId="77777777" w:rsidR="00520D9B" w:rsidRDefault="001627B5" w:rsidP="00A1509A">
      <w:pPr>
        <w:pStyle w:val="ListParagraph"/>
        <w:numPr>
          <w:ilvl w:val="0"/>
          <w:numId w:val="1"/>
        </w:numPr>
        <w:spacing w:before="100" w:beforeAutospacing="1" w:after="100" w:afterAutospacing="1" w:line="480" w:lineRule="auto"/>
        <w:outlineLvl w:val="2"/>
        <w:rPr>
          <w:rFonts w:ascii="Times New Roman" w:eastAsia="Times New Roman" w:hAnsi="Times New Roman" w:cs="Times New Roman"/>
          <w:b/>
          <w:bCs/>
          <w:sz w:val="32"/>
          <w:szCs w:val="27"/>
          <w:u w:val="single"/>
          <w:lang w:eastAsia="en-IN"/>
        </w:rPr>
      </w:pPr>
      <w:r>
        <w:rPr>
          <w:rFonts w:ascii="Times New Roman" w:eastAsia="Times New Roman" w:hAnsi="Times New Roman" w:cs="Times New Roman"/>
          <w:b/>
          <w:bCs/>
          <w:sz w:val="32"/>
          <w:szCs w:val="27"/>
          <w:u w:val="single"/>
          <w:lang w:eastAsia="en-IN"/>
        </w:rPr>
        <w:lastRenderedPageBreak/>
        <w:t>OBJECTIVE AND SCOPE OF PROJECT</w:t>
      </w:r>
    </w:p>
    <w:p w14:paraId="60D702AE" w14:textId="77777777" w:rsidR="00520D9B" w:rsidRDefault="001627B5" w:rsidP="00ED3103">
      <w:pPr>
        <w:pStyle w:val="ListParagraph"/>
        <w:numPr>
          <w:ilvl w:val="0"/>
          <w:numId w:val="2"/>
        </w:numPr>
        <w:spacing w:before="100" w:beforeAutospacing="1" w:after="100" w:afterAutospacing="1" w:line="480" w:lineRule="auto"/>
        <w:jc w:val="both"/>
        <w:rPr>
          <w:rFonts w:ascii="Times New Roman" w:eastAsia="Times New Roman" w:hAnsi="Times New Roman" w:cs="Times New Roman"/>
          <w:sz w:val="28"/>
          <w:szCs w:val="24"/>
          <w:lang w:eastAsia="en-IN"/>
        </w:rPr>
      </w:pPr>
      <w:r>
        <w:rPr>
          <w:rFonts w:ascii="Times New Roman" w:eastAsia="Times New Roman" w:hAnsi="Times New Roman" w:cs="Times New Roman"/>
          <w:b/>
          <w:bCs/>
          <w:sz w:val="28"/>
          <w:szCs w:val="24"/>
          <w:lang w:eastAsia="en-IN"/>
        </w:rPr>
        <w:t>Objectives</w:t>
      </w:r>
    </w:p>
    <w:p w14:paraId="60D702AF" w14:textId="77777777" w:rsidR="00520D9B" w:rsidRDefault="001627B5" w:rsidP="00ED3103">
      <w:pPr>
        <w:spacing w:before="100" w:beforeAutospacing="1" w:after="100" w:afterAutospacing="1" w:line="48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primary objective of this project is to develop </w:t>
      </w:r>
      <w:r>
        <w:rPr>
          <w:rFonts w:ascii="Times New Roman" w:eastAsia="Times New Roman" w:hAnsi="Times New Roman" w:cs="Times New Roman"/>
          <w:b/>
          <w:bCs/>
          <w:sz w:val="24"/>
          <w:szCs w:val="24"/>
          <w:lang w:eastAsia="en-IN"/>
        </w:rPr>
        <w:t>LuxAura Watch Store</w:t>
      </w:r>
      <w:r>
        <w:rPr>
          <w:rFonts w:ascii="Times New Roman" w:eastAsia="Times New Roman" w:hAnsi="Times New Roman" w:cs="Times New Roman"/>
          <w:sz w:val="24"/>
          <w:szCs w:val="24"/>
          <w:lang w:eastAsia="en-IN"/>
        </w:rPr>
        <w:t>, a robust and scalable e-commerce platform that digitizes the traditional watch buying experience. The specific objectives are as follows:</w:t>
      </w:r>
    </w:p>
    <w:p w14:paraId="60D702B0" w14:textId="77777777" w:rsidR="00520D9B" w:rsidRDefault="001627B5" w:rsidP="00ED3103">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 centralize a diverse product inventory:</w:t>
      </w:r>
      <w:r>
        <w:rPr>
          <w:rFonts w:ascii="Times New Roman" w:eastAsia="Times New Roman" w:hAnsi="Times New Roman" w:cs="Times New Roman"/>
          <w:sz w:val="24"/>
          <w:szCs w:val="24"/>
          <w:lang w:eastAsia="en-IN"/>
        </w:rPr>
        <w:t xml:space="preserve"> To provide a comprehensive digital catalog that hosts a wide range of watch collections—including analog, digital, smartwatches, and luxury timepieces—making it easier for customers to browse and compare products from different brands in one place.</w:t>
      </w:r>
    </w:p>
    <w:p w14:paraId="60D702B1" w14:textId="77777777" w:rsidR="00520D9B" w:rsidRDefault="001627B5" w:rsidP="00ED3103">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 enhance user engagement through personalization:</w:t>
      </w:r>
      <w:r>
        <w:rPr>
          <w:rFonts w:ascii="Times New Roman" w:eastAsia="Times New Roman" w:hAnsi="Times New Roman" w:cs="Times New Roman"/>
          <w:sz w:val="24"/>
          <w:szCs w:val="24"/>
          <w:lang w:eastAsia="en-IN"/>
        </w:rPr>
        <w:t xml:space="preserve"> To implement intelligent algorithms that offer personalized product recommendations based on user profiles, past purchase history, and browsing behavior, thereby increasing the likelihood of conversion and customer satisfaction.</w:t>
      </w:r>
    </w:p>
    <w:p w14:paraId="60D702B2" w14:textId="77777777" w:rsidR="00520D9B" w:rsidRDefault="001627B5" w:rsidP="00ED3103">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 streamline the purchasing process:</w:t>
      </w:r>
      <w:r>
        <w:rPr>
          <w:rFonts w:ascii="Times New Roman" w:eastAsia="Times New Roman" w:hAnsi="Times New Roman" w:cs="Times New Roman"/>
          <w:sz w:val="24"/>
          <w:szCs w:val="24"/>
          <w:lang w:eastAsia="en-IN"/>
        </w:rPr>
        <w:t xml:space="preserve"> To create a seamless "Add to Cart" and "Wishlist" mechanism that allows customers to easily manage their potential purchases, view total costs in real-time, and proceed to checkout with minimal friction.</w:t>
      </w:r>
    </w:p>
    <w:p w14:paraId="60D702B3" w14:textId="77777777" w:rsidR="00520D9B" w:rsidRDefault="001627B5" w:rsidP="00ED3103">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 empower administrative control:</w:t>
      </w:r>
      <w:r>
        <w:rPr>
          <w:rFonts w:ascii="Times New Roman" w:eastAsia="Times New Roman" w:hAnsi="Times New Roman" w:cs="Times New Roman"/>
          <w:sz w:val="24"/>
          <w:szCs w:val="24"/>
          <w:lang w:eastAsia="en-IN"/>
        </w:rPr>
        <w:t xml:space="preserve"> To provide administrators with a powerful dashboard for managing the product lifecycle. This includes adding new stock, updating prices, managing categories, and monitoring inventory levels to prevent stockouts or overstocking.</w:t>
      </w:r>
    </w:p>
    <w:p w14:paraId="60D702B4" w14:textId="77777777" w:rsidR="00520D9B" w:rsidRDefault="001627B5" w:rsidP="00ED3103">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 ensure data security and trust:</w:t>
      </w:r>
      <w:r>
        <w:rPr>
          <w:rFonts w:ascii="Times New Roman" w:eastAsia="Times New Roman" w:hAnsi="Times New Roman" w:cs="Times New Roman"/>
          <w:sz w:val="24"/>
          <w:szCs w:val="24"/>
          <w:lang w:eastAsia="en-IN"/>
        </w:rPr>
        <w:t xml:space="preserve"> To provide a secure environment for user data by implementing authentication protocols (login/signup) and secure payment </w:t>
      </w:r>
      <w:r>
        <w:rPr>
          <w:rFonts w:ascii="Times New Roman" w:eastAsia="Times New Roman" w:hAnsi="Times New Roman" w:cs="Times New Roman"/>
          <w:sz w:val="24"/>
          <w:szCs w:val="24"/>
          <w:lang w:eastAsia="en-IN"/>
        </w:rPr>
        <w:lastRenderedPageBreak/>
        <w:t>processing, ensuring that customer details and transaction histories remain protected.</w:t>
      </w:r>
    </w:p>
    <w:p w14:paraId="60D702B5" w14:textId="77777777" w:rsidR="00520D9B" w:rsidRDefault="001627B5" w:rsidP="00ED3103">
      <w:pPr>
        <w:numPr>
          <w:ilvl w:val="0"/>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 optimize search and navigation:</w:t>
      </w:r>
      <w:r>
        <w:rPr>
          <w:rFonts w:ascii="Times New Roman" w:eastAsia="Times New Roman" w:hAnsi="Times New Roman" w:cs="Times New Roman"/>
          <w:sz w:val="24"/>
          <w:szCs w:val="24"/>
          <w:lang w:eastAsia="en-IN"/>
        </w:rPr>
        <w:t xml:space="preserve"> To enhance the efficiency of the shopping experience by integrating advanced filtering and search algorithms. This allows users to narrow down products by specific attributes such as brand, strap material, water resistance, price range, and dial color.</w:t>
      </w:r>
    </w:p>
    <w:p w14:paraId="60D702B6" w14:textId="77777777" w:rsidR="00520D9B" w:rsidRDefault="001627B5" w:rsidP="00ED3103">
      <w:pPr>
        <w:pStyle w:val="ListParagraph"/>
        <w:numPr>
          <w:ilvl w:val="0"/>
          <w:numId w:val="2"/>
        </w:numPr>
        <w:spacing w:before="100" w:beforeAutospacing="1" w:after="100" w:afterAutospacing="1" w:line="480" w:lineRule="auto"/>
        <w:jc w:val="both"/>
        <w:rPr>
          <w:rFonts w:ascii="Times New Roman" w:eastAsia="Times New Roman" w:hAnsi="Times New Roman" w:cs="Times New Roman"/>
          <w:b/>
          <w:sz w:val="28"/>
          <w:szCs w:val="24"/>
          <w:lang w:eastAsia="en-IN"/>
        </w:rPr>
      </w:pPr>
      <w:r>
        <w:rPr>
          <w:rFonts w:ascii="Times New Roman" w:eastAsia="Times New Roman" w:hAnsi="Times New Roman" w:cs="Times New Roman"/>
          <w:b/>
          <w:bCs/>
          <w:sz w:val="28"/>
          <w:szCs w:val="24"/>
          <w:lang w:eastAsia="en-IN"/>
        </w:rPr>
        <w:t>Scope</w:t>
      </w:r>
    </w:p>
    <w:p w14:paraId="60D702B7" w14:textId="77777777" w:rsidR="00520D9B" w:rsidRDefault="001627B5" w:rsidP="00ED3103">
      <w:pPr>
        <w:spacing w:before="100" w:beforeAutospacing="1" w:after="100" w:afterAutospacing="1" w:line="48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scope of the </w:t>
      </w:r>
      <w:r>
        <w:rPr>
          <w:rFonts w:ascii="Times New Roman" w:eastAsia="Times New Roman" w:hAnsi="Times New Roman" w:cs="Times New Roman"/>
          <w:b/>
          <w:bCs/>
          <w:sz w:val="24"/>
          <w:szCs w:val="24"/>
          <w:lang w:eastAsia="en-IN"/>
        </w:rPr>
        <w:t>LuxAura Watch Store</w:t>
      </w:r>
      <w:r>
        <w:rPr>
          <w:rFonts w:ascii="Times New Roman" w:eastAsia="Times New Roman" w:hAnsi="Times New Roman" w:cs="Times New Roman"/>
          <w:sz w:val="24"/>
          <w:szCs w:val="24"/>
          <w:lang w:eastAsia="en-IN"/>
        </w:rPr>
        <w:t xml:space="preserve"> project encompasses the full software development lifecycle of an e-commerce application, focusing on three main modules: the User Interface (Front-end), the Administrator Dashboard (Back-end), and the Database Management System.</w:t>
      </w:r>
    </w:p>
    <w:p w14:paraId="60D702B8" w14:textId="77777777" w:rsidR="00520D9B" w:rsidRDefault="001627B5" w:rsidP="00ED3103">
      <w:pPr>
        <w:pStyle w:val="ListParagraph"/>
        <w:numPr>
          <w:ilvl w:val="1"/>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Customer/User Module Scope:</w:t>
      </w:r>
    </w:p>
    <w:p w14:paraId="60D702B9" w14:textId="77777777" w:rsidR="00520D9B" w:rsidRDefault="001627B5" w:rsidP="00ED3103">
      <w:pPr>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Account Management:</w:t>
      </w:r>
      <w:r>
        <w:rPr>
          <w:rFonts w:ascii="Times New Roman" w:eastAsia="Times New Roman" w:hAnsi="Times New Roman" w:cs="Times New Roman"/>
          <w:sz w:val="24"/>
          <w:szCs w:val="24"/>
          <w:lang w:eastAsia="en-IN"/>
        </w:rPr>
        <w:t xml:space="preserve"> Development of secure registration and login systems, allowing users to create profiles, save shipping addresses, and view their order history.</w:t>
      </w:r>
    </w:p>
    <w:p w14:paraId="60D702BA" w14:textId="77777777" w:rsidR="00520D9B" w:rsidRDefault="001627B5" w:rsidP="00ED3103">
      <w:pPr>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Product Discovery:</w:t>
      </w:r>
      <w:r>
        <w:rPr>
          <w:rFonts w:ascii="Times New Roman" w:eastAsia="Times New Roman" w:hAnsi="Times New Roman" w:cs="Times New Roman"/>
          <w:sz w:val="24"/>
          <w:szCs w:val="24"/>
          <w:lang w:eastAsia="en-IN"/>
        </w:rPr>
        <w:t xml:space="preserve"> Implementation of a responsive product catalog with high-quality images, detailed descriptions, and specifications.</w:t>
      </w:r>
    </w:p>
    <w:p w14:paraId="60D702BB" w14:textId="77777777" w:rsidR="00520D9B" w:rsidRDefault="001627B5" w:rsidP="00ED3103">
      <w:pPr>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Shopping Cart &amp; Wishlist:</w:t>
      </w:r>
      <w:r>
        <w:rPr>
          <w:rFonts w:ascii="Times New Roman" w:eastAsia="Times New Roman" w:hAnsi="Times New Roman" w:cs="Times New Roman"/>
          <w:sz w:val="24"/>
          <w:szCs w:val="24"/>
          <w:lang w:eastAsia="en-IN"/>
        </w:rPr>
        <w:t xml:space="preserve"> Functionalities that allow users to temporarily save items for purchase (Cart) or save them for future consideration (Wishlist), including the ability to modify quantities and remove items.</w:t>
      </w:r>
    </w:p>
    <w:p w14:paraId="60D702BC" w14:textId="77777777" w:rsidR="00520D9B" w:rsidRDefault="001627B5" w:rsidP="00ED3103">
      <w:pPr>
        <w:numPr>
          <w:ilvl w:val="0"/>
          <w:numId w:val="4"/>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Order Tracking:</w:t>
      </w:r>
      <w:r>
        <w:rPr>
          <w:rFonts w:ascii="Times New Roman" w:eastAsia="Times New Roman" w:hAnsi="Times New Roman" w:cs="Times New Roman"/>
          <w:sz w:val="24"/>
          <w:szCs w:val="24"/>
          <w:lang w:eastAsia="en-IN"/>
        </w:rPr>
        <w:t xml:space="preserve"> A feature enabling users to track the status of their orders from "Processing" to "Shipped" and "Delivered."</w:t>
      </w:r>
    </w:p>
    <w:p w14:paraId="60D702BD" w14:textId="77777777" w:rsidR="00520D9B" w:rsidRDefault="001627B5" w:rsidP="00ED3103">
      <w:pPr>
        <w:pStyle w:val="ListParagraph"/>
        <w:numPr>
          <w:ilvl w:val="1"/>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Administrator Module Scope:</w:t>
      </w:r>
    </w:p>
    <w:p w14:paraId="60D702BE" w14:textId="77777777" w:rsidR="00520D9B" w:rsidRDefault="001627B5" w:rsidP="00ED3103">
      <w:pPr>
        <w:numPr>
          <w:ilvl w:val="0"/>
          <w:numId w:val="5"/>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Inventory Management:</w:t>
      </w:r>
      <w:r>
        <w:rPr>
          <w:rFonts w:ascii="Times New Roman" w:eastAsia="Times New Roman" w:hAnsi="Times New Roman" w:cs="Times New Roman"/>
          <w:sz w:val="24"/>
          <w:szCs w:val="24"/>
          <w:lang w:eastAsia="en-IN"/>
        </w:rPr>
        <w:t xml:space="preserve"> Tools for the admin to perform CRUD (Create, Read, Update, Delete) operations on products, ensuring the website reflects accurate stock levels and pricing.</w:t>
      </w:r>
    </w:p>
    <w:p w14:paraId="60D702BF" w14:textId="77777777" w:rsidR="00520D9B" w:rsidRDefault="001627B5" w:rsidP="00ED3103">
      <w:pPr>
        <w:numPr>
          <w:ilvl w:val="0"/>
          <w:numId w:val="5"/>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Order Processing:</w:t>
      </w:r>
      <w:r>
        <w:rPr>
          <w:rFonts w:ascii="Times New Roman" w:eastAsia="Times New Roman" w:hAnsi="Times New Roman" w:cs="Times New Roman"/>
          <w:sz w:val="24"/>
          <w:szCs w:val="24"/>
          <w:lang w:eastAsia="en-IN"/>
        </w:rPr>
        <w:t xml:space="preserve"> A system for administrators to view incoming orders, verify payment status, update shipping details, and manage cancellations or returns.</w:t>
      </w:r>
    </w:p>
    <w:p w14:paraId="60D702C0" w14:textId="77777777" w:rsidR="00520D9B" w:rsidRDefault="001627B5" w:rsidP="00ED3103">
      <w:pPr>
        <w:numPr>
          <w:ilvl w:val="0"/>
          <w:numId w:val="5"/>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User Management:</w:t>
      </w:r>
      <w:r>
        <w:rPr>
          <w:rFonts w:ascii="Times New Roman" w:eastAsia="Times New Roman" w:hAnsi="Times New Roman" w:cs="Times New Roman"/>
          <w:sz w:val="24"/>
          <w:szCs w:val="24"/>
          <w:lang w:eastAsia="en-IN"/>
        </w:rPr>
        <w:t xml:space="preserve"> The ability to view registered users and manage accounts to maintain platform integrity.</w:t>
      </w:r>
    </w:p>
    <w:p w14:paraId="60D702C1" w14:textId="77777777" w:rsidR="00520D9B" w:rsidRDefault="001627B5" w:rsidP="00ED3103">
      <w:pPr>
        <w:pStyle w:val="ListParagraph"/>
        <w:numPr>
          <w:ilvl w:val="1"/>
          <w:numId w:val="3"/>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Technical Scope:</w:t>
      </w:r>
    </w:p>
    <w:p w14:paraId="60D702C2" w14:textId="77777777" w:rsidR="00520D9B" w:rsidRDefault="001627B5" w:rsidP="00ED3103">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Responsive Design:</w:t>
      </w:r>
      <w:r>
        <w:rPr>
          <w:rFonts w:ascii="Times New Roman" w:eastAsia="Times New Roman" w:hAnsi="Times New Roman" w:cs="Times New Roman"/>
          <w:sz w:val="24"/>
          <w:szCs w:val="24"/>
          <w:lang w:eastAsia="en-IN"/>
        </w:rPr>
        <w:t xml:space="preserve"> Ensuring the website is fully functional and visually appealing across all device types, including desktop monitors, tablets, and mobile smartphones.</w:t>
      </w:r>
    </w:p>
    <w:p w14:paraId="60D702C3" w14:textId="77777777" w:rsidR="00520D9B" w:rsidRDefault="001627B5" w:rsidP="00ED3103">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Secure Transactions:</w:t>
      </w:r>
      <w:r>
        <w:rPr>
          <w:rFonts w:ascii="Times New Roman" w:eastAsia="Times New Roman" w:hAnsi="Times New Roman" w:cs="Times New Roman"/>
          <w:sz w:val="24"/>
          <w:szCs w:val="24"/>
          <w:lang w:eastAsia="en-IN"/>
        </w:rPr>
        <w:t xml:space="preserve"> Integration of reliable payment gateways to facilitate safe online monetary transactions.</w:t>
      </w:r>
    </w:p>
    <w:p w14:paraId="60D702C4" w14:textId="77777777" w:rsidR="00520D9B" w:rsidRDefault="001627B5" w:rsidP="00ED3103">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Database Integrity:</w:t>
      </w:r>
      <w:r>
        <w:rPr>
          <w:rFonts w:ascii="Times New Roman" w:eastAsia="Times New Roman" w:hAnsi="Times New Roman" w:cs="Times New Roman"/>
          <w:sz w:val="24"/>
          <w:szCs w:val="24"/>
          <w:lang w:eastAsia="en-IN"/>
        </w:rPr>
        <w:t xml:space="preserve"> Designing a relational database to efficiently store and retrieve complex data regarding products, users, orders, and transactions without redundancy.</w:t>
      </w:r>
    </w:p>
    <w:p w14:paraId="60D702C5" w14:textId="77777777" w:rsidR="00520D9B" w:rsidRDefault="001627B5" w:rsidP="00ED3103">
      <w:pPr>
        <w:jc w:val="both"/>
      </w:pPr>
      <w:r>
        <w:br w:type="page"/>
      </w:r>
    </w:p>
    <w:p w14:paraId="60D702C6" w14:textId="78796983" w:rsidR="00520D9B" w:rsidRPr="00520D9B" w:rsidRDefault="001627B5">
      <w:pPr>
        <w:spacing w:before="100" w:beforeAutospacing="1" w:after="100" w:afterAutospacing="1" w:line="480" w:lineRule="auto"/>
        <w:ind w:left="360"/>
        <w:jc w:val="center"/>
        <w:outlineLvl w:val="2"/>
        <w:rPr>
          <w:ins w:id="0" w:author="CHETAN SONI" w:date="2026-02-16T23:12:00Z"/>
          <w:rFonts w:ascii="Times New Roman" w:eastAsia="Times New Roman" w:hAnsi="Times New Roman" w:cs="Times New Roman"/>
          <w:b/>
          <w:bCs/>
          <w:sz w:val="32"/>
          <w:szCs w:val="27"/>
          <w:u w:val="single"/>
          <w:lang w:eastAsia="en-IN"/>
          <w:rPrChange w:id="1" w:author="CHETAN SONI" w:date="2026-02-16T23:13:00Z">
            <w:rPr>
              <w:ins w:id="2" w:author="CHETAN SONI" w:date="2026-02-16T23:12:00Z"/>
              <w:rFonts w:ascii="Times New Roman" w:eastAsia="Times New Roman" w:hAnsi="Times New Roman" w:cs="Times New Roman"/>
              <w:b/>
              <w:bCs/>
              <w:color w:val="000000"/>
              <w:spacing w:val="-2"/>
              <w:sz w:val="32"/>
              <w:szCs w:val="32"/>
              <w:u w:val="single" w:color="000000"/>
            </w:rPr>
          </w:rPrChange>
        </w:rPr>
        <w:pPrChange w:id="3" w:author="CHETAN SONI" w:date="2026-02-16T23:13:00Z">
          <w:pPr>
            <w:spacing w:before="53" w:line="480" w:lineRule="auto"/>
            <w:ind w:left="1440" w:right="602" w:firstLine="1"/>
            <w:jc w:val="both"/>
          </w:pPr>
        </w:pPrChange>
      </w:pPr>
      <w:ins w:id="4" w:author="CHETAN SONI" w:date="2026-02-16T23:13:00Z">
        <w:r>
          <w:rPr>
            <w:rFonts w:ascii="Times New Roman" w:eastAsia="Times New Roman" w:hAnsi="Times New Roman" w:cs="Times New Roman"/>
            <w:b/>
            <w:bCs/>
            <w:sz w:val="32"/>
            <w:szCs w:val="27"/>
            <w:u w:val="single"/>
            <w:lang w:eastAsia="en-IN"/>
          </w:rPr>
          <w:lastRenderedPageBreak/>
          <w:t>3</w:t>
        </w:r>
      </w:ins>
      <w:r>
        <w:rPr>
          <w:rFonts w:ascii="Times New Roman" w:eastAsia="Times New Roman" w:hAnsi="Times New Roman" w:cs="Times New Roman"/>
          <w:b/>
          <w:bCs/>
          <w:sz w:val="32"/>
          <w:szCs w:val="27"/>
          <w:u w:val="single"/>
          <w:lang w:eastAsia="en-IN"/>
        </w:rPr>
        <w:t>(A)</w:t>
      </w:r>
      <w:ins w:id="5" w:author="CHETAN SONI" w:date="2026-02-16T23:13:00Z">
        <w:r>
          <w:rPr>
            <w:rFonts w:ascii="Times New Roman" w:eastAsia="Times New Roman" w:hAnsi="Times New Roman" w:cs="Times New Roman"/>
            <w:b/>
            <w:bCs/>
            <w:sz w:val="32"/>
            <w:szCs w:val="27"/>
            <w:u w:val="single"/>
            <w:lang w:eastAsia="en-IN"/>
          </w:rPr>
          <w:t>.</w:t>
        </w:r>
        <w:r>
          <w:rPr>
            <w:rFonts w:ascii="Times New Roman" w:eastAsia="Times New Roman" w:hAnsi="Times New Roman" w:cs="Times New Roman"/>
            <w:b/>
            <w:bCs/>
            <w:sz w:val="32"/>
            <w:szCs w:val="27"/>
            <w:u w:val="single"/>
            <w:lang w:eastAsia="en-IN"/>
            <w:rPrChange w:id="6" w:author="CHETAN SONI" w:date="2026-02-16T23:13:00Z">
              <w:rPr>
                <w:lang w:eastAsia="en-IN"/>
              </w:rPr>
            </w:rPrChange>
          </w:rPr>
          <w:t>INTRODUCTION OF HTML AND CSS</w:t>
        </w:r>
      </w:ins>
    </w:p>
    <w:p w14:paraId="60D702C7" w14:textId="77777777" w:rsidR="00520D9B" w:rsidRDefault="001627B5" w:rsidP="00BC7699">
      <w:pPr>
        <w:spacing w:before="319" w:line="480" w:lineRule="auto"/>
        <w:ind w:left="720" w:right="2240" w:firstLine="720"/>
        <w:jc w:val="both"/>
        <w:rPr>
          <w:del w:id="7" w:author="CHETAN SONI" w:date="2026-02-16T23:12:00Z"/>
          <w:rFonts w:ascii="Times New Roman" w:eastAsia="Times New Roman" w:hAnsi="Times New Roman" w:cs="Times New Roman"/>
          <w:b/>
          <w:bCs/>
          <w:color w:val="000000"/>
          <w:spacing w:val="-49"/>
          <w:sz w:val="32"/>
          <w:szCs w:val="32"/>
          <w:u w:val="single" w:color="000000"/>
        </w:rPr>
      </w:pPr>
      <w:del w:id="8" w:author="CHETAN SONI" w:date="2026-02-16T23:12:00Z">
        <w:r>
          <w:rPr>
            <w:rFonts w:ascii="Times New Roman" w:eastAsia="Times New Roman" w:hAnsi="Times New Roman" w:cs="Times New Roman"/>
            <w:b/>
            <w:bCs/>
            <w:color w:val="000000"/>
            <w:spacing w:val="-2"/>
            <w:sz w:val="32"/>
            <w:szCs w:val="32"/>
            <w:u w:val="single" w:color="000000"/>
          </w:rPr>
          <w:delText>INTRODUCTION OF HTML AND CSS</w:delText>
        </w:r>
      </w:del>
    </w:p>
    <w:p w14:paraId="60D702C8" w14:textId="77777777" w:rsidR="00520D9B" w:rsidRDefault="001627B5" w:rsidP="00BC7699">
      <w:pPr>
        <w:spacing w:before="53" w:line="480" w:lineRule="auto"/>
        <w:ind w:left="720" w:right="602"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z w:val="24"/>
          <w:szCs w:val="24"/>
        </w:rPr>
        <w:t>HTML</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(Hypertext</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z w:val="24"/>
          <w:szCs w:val="24"/>
        </w:rPr>
        <w:t>Mark-up</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Language)</w:t>
      </w:r>
      <w:r>
        <w:rPr>
          <w:rFonts w:ascii="Times New Roman" w:eastAsia="Times New Roman" w:hAnsi="Times New Roman" w:cs="Times New Roman"/>
          <w:color w:val="000000"/>
          <w:spacing w:val="30"/>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CSS</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(Cascading</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Style</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z w:val="24"/>
          <w:szCs w:val="24"/>
        </w:rPr>
        <w:t>Sheets)</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are</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essential technologies</w:t>
      </w:r>
      <w:r>
        <w:rPr>
          <w:rFonts w:ascii="Times New Roman" w:eastAsia="Times New Roman" w:hAnsi="Times New Roman" w:cs="Times New Roman"/>
          <w:color w:val="000000"/>
          <w:spacing w:val="55"/>
          <w:sz w:val="24"/>
          <w:szCs w:val="24"/>
        </w:rPr>
        <w:t xml:space="preserve"> </w:t>
      </w:r>
      <w:r>
        <w:rPr>
          <w:rFonts w:ascii="Times New Roman" w:eastAsia="Times New Roman" w:hAnsi="Times New Roman" w:cs="Times New Roman"/>
          <w:color w:val="000000"/>
          <w:spacing w:val="-1"/>
          <w:sz w:val="24"/>
          <w:szCs w:val="24"/>
        </w:rPr>
        <w:t>that</w:t>
      </w:r>
      <w:r>
        <w:rPr>
          <w:rFonts w:ascii="Times New Roman" w:eastAsia="Times New Roman" w:hAnsi="Times New Roman" w:cs="Times New Roman"/>
          <w:color w:val="000000"/>
          <w:spacing w:val="55"/>
          <w:sz w:val="24"/>
          <w:szCs w:val="24"/>
        </w:rPr>
        <w:t xml:space="preserve"> </w:t>
      </w:r>
      <w:r>
        <w:rPr>
          <w:rFonts w:ascii="Times New Roman" w:eastAsia="Times New Roman" w:hAnsi="Times New Roman" w:cs="Times New Roman"/>
          <w:color w:val="000000"/>
          <w:spacing w:val="1"/>
          <w:sz w:val="24"/>
          <w:szCs w:val="24"/>
        </w:rPr>
        <w:t>form</w:t>
      </w:r>
      <w:r>
        <w:rPr>
          <w:rFonts w:ascii="Times New Roman" w:eastAsia="Times New Roman" w:hAnsi="Times New Roman" w:cs="Times New Roman"/>
          <w:color w:val="000000"/>
          <w:spacing w:val="55"/>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54"/>
          <w:sz w:val="24"/>
          <w:szCs w:val="24"/>
        </w:rPr>
        <w:t xml:space="preserve"> </w:t>
      </w:r>
      <w:r>
        <w:rPr>
          <w:rFonts w:ascii="Times New Roman" w:eastAsia="Times New Roman" w:hAnsi="Times New Roman" w:cs="Times New Roman"/>
          <w:color w:val="000000"/>
          <w:spacing w:val="-1"/>
          <w:sz w:val="24"/>
          <w:szCs w:val="24"/>
        </w:rPr>
        <w:t>foundation</w:t>
      </w:r>
      <w:r>
        <w:rPr>
          <w:rFonts w:ascii="Times New Roman" w:eastAsia="Times New Roman" w:hAnsi="Times New Roman" w:cs="Times New Roman"/>
          <w:color w:val="000000"/>
          <w:spacing w:val="55"/>
          <w:sz w:val="24"/>
          <w:szCs w:val="24"/>
        </w:rPr>
        <w:t xml:space="preserve"> </w:t>
      </w:r>
      <w:r>
        <w:rPr>
          <w:rFonts w:ascii="Times New Roman" w:eastAsia="Times New Roman" w:hAnsi="Times New Roman" w:cs="Times New Roman"/>
          <w:color w:val="000000"/>
          <w:spacing w:val="2"/>
          <w:sz w:val="24"/>
          <w:szCs w:val="24"/>
        </w:rPr>
        <w:t>of</w:t>
      </w:r>
      <w:r>
        <w:rPr>
          <w:rFonts w:ascii="Times New Roman" w:eastAsia="Times New Roman" w:hAnsi="Times New Roman" w:cs="Times New Roman"/>
          <w:color w:val="000000"/>
          <w:spacing w:val="54"/>
          <w:sz w:val="24"/>
          <w:szCs w:val="24"/>
        </w:rPr>
        <w:t xml:space="preserve"> </w:t>
      </w:r>
      <w:r>
        <w:rPr>
          <w:rFonts w:ascii="Times New Roman" w:eastAsia="Times New Roman" w:hAnsi="Times New Roman" w:cs="Times New Roman"/>
          <w:color w:val="000000"/>
          <w:sz w:val="24"/>
          <w:szCs w:val="24"/>
        </w:rPr>
        <w:t>web</w:t>
      </w:r>
      <w:r>
        <w:rPr>
          <w:rFonts w:ascii="Times New Roman" w:eastAsia="Times New Roman" w:hAnsi="Times New Roman" w:cs="Times New Roman"/>
          <w:color w:val="000000"/>
          <w:spacing w:val="59"/>
          <w:sz w:val="24"/>
          <w:szCs w:val="24"/>
        </w:rPr>
        <w:t xml:space="preserve"> </w:t>
      </w:r>
      <w:r>
        <w:rPr>
          <w:rFonts w:ascii="Times New Roman" w:eastAsia="Times New Roman" w:hAnsi="Times New Roman" w:cs="Times New Roman"/>
          <w:color w:val="000000"/>
          <w:sz w:val="24"/>
          <w:szCs w:val="24"/>
        </w:rPr>
        <w:t>development,</w:t>
      </w:r>
      <w:r>
        <w:rPr>
          <w:rFonts w:ascii="Times New Roman" w:eastAsia="Times New Roman" w:hAnsi="Times New Roman" w:cs="Times New Roman"/>
          <w:color w:val="000000"/>
          <w:spacing w:val="55"/>
          <w:sz w:val="24"/>
          <w:szCs w:val="24"/>
        </w:rPr>
        <w:t xml:space="preserve"> </w:t>
      </w:r>
      <w:r>
        <w:rPr>
          <w:rFonts w:ascii="Times New Roman" w:eastAsia="Times New Roman" w:hAnsi="Times New Roman" w:cs="Times New Roman"/>
          <w:color w:val="000000"/>
          <w:spacing w:val="-1"/>
          <w:sz w:val="24"/>
          <w:szCs w:val="24"/>
        </w:rPr>
        <w:t>enabling</w:t>
      </w:r>
      <w:r>
        <w:rPr>
          <w:rFonts w:ascii="Times New Roman" w:eastAsia="Times New Roman" w:hAnsi="Times New Roman" w:cs="Times New Roman"/>
          <w:color w:val="000000"/>
          <w:spacing w:val="55"/>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54"/>
          <w:sz w:val="24"/>
          <w:szCs w:val="24"/>
        </w:rPr>
        <w:t xml:space="preserve"> </w:t>
      </w:r>
      <w:r>
        <w:rPr>
          <w:rFonts w:ascii="Times New Roman" w:eastAsia="Times New Roman" w:hAnsi="Times New Roman" w:cs="Times New Roman"/>
          <w:color w:val="000000"/>
          <w:spacing w:val="-1"/>
          <w:sz w:val="24"/>
          <w:szCs w:val="24"/>
        </w:rPr>
        <w:t>creation</w:t>
      </w:r>
      <w:r>
        <w:rPr>
          <w:rFonts w:ascii="Times New Roman" w:eastAsia="Times New Roman" w:hAnsi="Times New Roman" w:cs="Times New Roman"/>
          <w:color w:val="000000"/>
          <w:spacing w:val="55"/>
          <w:sz w:val="24"/>
          <w:szCs w:val="24"/>
        </w:rPr>
        <w:t xml:space="preserve"> </w:t>
      </w:r>
      <w:r>
        <w:rPr>
          <w:rFonts w:ascii="Times New Roman" w:eastAsia="Times New Roman" w:hAnsi="Times New Roman" w:cs="Times New Roman"/>
          <w:color w:val="000000"/>
          <w:sz w:val="24"/>
          <w:szCs w:val="24"/>
        </w:rPr>
        <w:t>of visually</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engaging</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3"/>
          <w:sz w:val="24"/>
          <w:szCs w:val="24"/>
        </w:rPr>
        <w:t>and</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1"/>
          <w:sz w:val="24"/>
          <w:szCs w:val="24"/>
        </w:rPr>
        <w:t>well-structured</w:t>
      </w:r>
      <w:r>
        <w:rPr>
          <w:rFonts w:ascii="Times New Roman" w:eastAsia="Times New Roman" w:hAnsi="Times New Roman" w:cs="Times New Roman"/>
          <w:color w:val="000000"/>
          <w:spacing w:val="-20"/>
          <w:sz w:val="24"/>
          <w:szCs w:val="24"/>
        </w:rPr>
        <w:t xml:space="preserve">  </w:t>
      </w:r>
      <w:r>
        <w:rPr>
          <w:rFonts w:ascii="Times New Roman" w:eastAsia="Times New Roman" w:hAnsi="Times New Roman" w:cs="Times New Roman"/>
          <w:color w:val="000000"/>
          <w:spacing w:val="-1"/>
          <w:sz w:val="24"/>
          <w:szCs w:val="24"/>
        </w:rPr>
        <w:t>web</w:t>
      </w:r>
      <w:r>
        <w:rPr>
          <w:rFonts w:ascii="Times New Roman" w:eastAsia="Times New Roman" w:hAnsi="Times New Roman" w:cs="Times New Roman"/>
          <w:color w:val="000000"/>
          <w:spacing w:val="-20"/>
          <w:sz w:val="24"/>
          <w:szCs w:val="24"/>
        </w:rPr>
        <w:t xml:space="preserve">  </w:t>
      </w:r>
      <w:r>
        <w:rPr>
          <w:rFonts w:ascii="Times New Roman" w:eastAsia="Times New Roman" w:hAnsi="Times New Roman" w:cs="Times New Roman"/>
          <w:color w:val="000000"/>
          <w:spacing w:val="-1"/>
          <w:sz w:val="24"/>
          <w:szCs w:val="24"/>
        </w:rPr>
        <w:t>pages.</w:t>
      </w:r>
      <w:r>
        <w:rPr>
          <w:rFonts w:ascii="Times New Roman" w:eastAsia="Times New Roman" w:hAnsi="Times New Roman" w:cs="Times New Roman"/>
          <w:color w:val="000000"/>
          <w:spacing w:val="-20"/>
          <w:sz w:val="24"/>
          <w:szCs w:val="24"/>
        </w:rPr>
        <w:t xml:space="preserve">  </w:t>
      </w:r>
      <w:r>
        <w:rPr>
          <w:rFonts w:ascii="Times New Roman" w:eastAsia="Times New Roman" w:hAnsi="Times New Roman" w:cs="Times New Roman"/>
          <w:color w:val="000000"/>
          <w:spacing w:val="-1"/>
          <w:sz w:val="24"/>
          <w:szCs w:val="24"/>
        </w:rPr>
        <w:t>Much</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2"/>
          <w:sz w:val="24"/>
          <w:szCs w:val="24"/>
        </w:rPr>
        <w:t>like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Visual</w:t>
      </w:r>
      <w:r>
        <w:rPr>
          <w:rFonts w:ascii="Times New Roman" w:eastAsia="Times New Roman" w:hAnsi="Times New Roman" w:cs="Times New Roman"/>
          <w:color w:val="000000"/>
          <w:spacing w:val="-20"/>
          <w:sz w:val="24"/>
          <w:szCs w:val="24"/>
        </w:rPr>
        <w:t xml:space="preserve">  </w:t>
      </w:r>
      <w:r>
        <w:rPr>
          <w:rFonts w:ascii="Times New Roman" w:eastAsia="Times New Roman" w:hAnsi="Times New Roman" w:cs="Times New Roman"/>
          <w:color w:val="000000"/>
          <w:spacing w:val="-1"/>
          <w:sz w:val="24"/>
          <w:szCs w:val="24"/>
        </w:rPr>
        <w:t>Basic</w:t>
      </w:r>
      <w:r>
        <w:rPr>
          <w:rFonts w:ascii="Times New Roman" w:eastAsia="Times New Roman" w:hAnsi="Times New Roman" w:cs="Times New Roman"/>
          <w:color w:val="000000"/>
          <w:spacing w:val="-20"/>
          <w:sz w:val="24"/>
          <w:szCs w:val="24"/>
        </w:rPr>
        <w:t xml:space="preserve">  </w:t>
      </w:r>
      <w:r>
        <w:rPr>
          <w:rFonts w:ascii="Times New Roman" w:eastAsia="Times New Roman" w:hAnsi="Times New Roman" w:cs="Times New Roman"/>
          <w:color w:val="000000"/>
          <w:spacing w:val="-1"/>
          <w:sz w:val="24"/>
          <w:szCs w:val="24"/>
        </w:rPr>
        <w:t>in</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z w:val="24"/>
          <w:szCs w:val="24"/>
        </w:rPr>
        <w:t xml:space="preserve">application </w:t>
      </w:r>
      <w:r>
        <w:rPr>
          <w:rFonts w:ascii="Times New Roman" w:eastAsia="Times New Roman" w:hAnsi="Times New Roman" w:cs="Times New Roman"/>
          <w:color w:val="000000"/>
          <w:spacing w:val="-1"/>
          <w:sz w:val="24"/>
          <w:szCs w:val="24"/>
        </w:rPr>
        <w:t>development,</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HTML</w:t>
      </w:r>
      <w:r>
        <w:rPr>
          <w:rFonts w:ascii="Times New Roman" w:eastAsia="Times New Roman" w:hAnsi="Times New Roman" w:cs="Times New Roman"/>
          <w:color w:val="000000"/>
          <w:spacing w:val="-11"/>
          <w:sz w:val="24"/>
          <w:szCs w:val="24"/>
        </w:rPr>
        <w:t xml:space="preserve"> </w:t>
      </w:r>
      <w:r>
        <w:rPr>
          <w:rFonts w:ascii="Times New Roman" w:eastAsia="Times New Roman" w:hAnsi="Times New Roman" w:cs="Times New Roman"/>
          <w:color w:val="000000"/>
          <w:spacing w:val="-5"/>
          <w:sz w:val="24"/>
          <w:szCs w:val="24"/>
        </w:rPr>
        <w:t xml:space="preserve">and </w:t>
      </w:r>
      <w:r>
        <w:rPr>
          <w:rFonts w:ascii="Times New Roman" w:eastAsia="Times New Roman" w:hAnsi="Times New Roman" w:cs="Times New Roman"/>
          <w:color w:val="000000"/>
          <w:spacing w:val="-1"/>
          <w:sz w:val="24"/>
          <w:szCs w:val="24"/>
        </w:rPr>
        <w:t>CSS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are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integral</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in</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defining</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3"/>
          <w:sz w:val="24"/>
          <w:szCs w:val="24"/>
        </w:rPr>
        <w:t>the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structure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and</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presentation</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of</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 xml:space="preserve">web </w:t>
      </w:r>
      <w:r>
        <w:rPr>
          <w:rFonts w:ascii="Times New Roman" w:eastAsia="Times New Roman" w:hAnsi="Times New Roman" w:cs="Times New Roman"/>
          <w:color w:val="000000"/>
          <w:spacing w:val="1"/>
          <w:sz w:val="24"/>
          <w:szCs w:val="24"/>
        </w:rPr>
        <w:t>content.</w:t>
      </w:r>
    </w:p>
    <w:p w14:paraId="60D702C9" w14:textId="77777777" w:rsidR="00520D9B" w:rsidRDefault="001627B5" w:rsidP="00BC7699">
      <w:pPr>
        <w:spacing w:before="319" w:line="480" w:lineRule="auto"/>
        <w:ind w:left="720" w:firstLine="1"/>
        <w:jc w:val="both"/>
        <w:rPr>
          <w:rFonts w:ascii="Times New Roman" w:eastAsia="Times New Roman" w:hAnsi="Times New Roman" w:cs="Times New Roman"/>
          <w:b/>
          <w:bCs/>
          <w:color w:val="000000"/>
          <w:spacing w:val="1"/>
          <w:sz w:val="32"/>
          <w:szCs w:val="32"/>
        </w:rPr>
      </w:pPr>
      <w:r>
        <w:rPr>
          <w:rFonts w:ascii="Times New Roman" w:eastAsia="Times New Roman" w:hAnsi="Times New Roman" w:cs="Times New Roman"/>
          <w:b/>
          <w:bCs/>
          <w:color w:val="000000"/>
          <w:spacing w:val="-1"/>
          <w:sz w:val="32"/>
          <w:szCs w:val="32"/>
        </w:rPr>
        <w:t>HTML</w:t>
      </w:r>
      <w:r>
        <w:rPr>
          <w:rFonts w:ascii="Times New Roman" w:eastAsia="Times New Roman" w:hAnsi="Times New Roman" w:cs="Times New Roman"/>
          <w:b/>
          <w:bCs/>
          <w:color w:val="000000"/>
          <w:spacing w:val="-17"/>
          <w:sz w:val="32"/>
          <w:szCs w:val="32"/>
        </w:rPr>
        <w:t xml:space="preserve"> </w:t>
      </w:r>
      <w:r>
        <w:rPr>
          <w:rFonts w:ascii="Times New Roman" w:eastAsia="Times New Roman" w:hAnsi="Times New Roman" w:cs="Times New Roman"/>
          <w:b/>
          <w:bCs/>
          <w:color w:val="000000"/>
          <w:spacing w:val="-1"/>
          <w:sz w:val="32"/>
          <w:szCs w:val="32"/>
        </w:rPr>
        <w:t>(Hypertext</w:t>
      </w:r>
      <w:r>
        <w:rPr>
          <w:rFonts w:ascii="Times New Roman" w:eastAsia="Times New Roman" w:hAnsi="Times New Roman" w:cs="Times New Roman"/>
          <w:b/>
          <w:bCs/>
          <w:color w:val="000000"/>
          <w:spacing w:val="-2"/>
          <w:sz w:val="32"/>
          <w:szCs w:val="32"/>
        </w:rPr>
        <w:t xml:space="preserve"> </w:t>
      </w:r>
      <w:r>
        <w:rPr>
          <w:rFonts w:ascii="Times New Roman" w:eastAsia="Times New Roman" w:hAnsi="Times New Roman" w:cs="Times New Roman"/>
          <w:b/>
          <w:bCs/>
          <w:color w:val="000000"/>
          <w:sz w:val="32"/>
          <w:szCs w:val="32"/>
        </w:rPr>
        <w:t>Mark-up</w:t>
      </w:r>
      <w:r>
        <w:rPr>
          <w:rFonts w:ascii="Times New Roman" w:eastAsia="Times New Roman" w:hAnsi="Times New Roman" w:cs="Times New Roman"/>
          <w:b/>
          <w:bCs/>
          <w:color w:val="000000"/>
          <w:spacing w:val="2"/>
          <w:sz w:val="32"/>
          <w:szCs w:val="32"/>
        </w:rPr>
        <w:t xml:space="preserve"> </w:t>
      </w:r>
      <w:r>
        <w:rPr>
          <w:rFonts w:ascii="Times New Roman" w:eastAsia="Times New Roman" w:hAnsi="Times New Roman" w:cs="Times New Roman"/>
          <w:b/>
          <w:bCs/>
          <w:color w:val="000000"/>
          <w:sz w:val="32"/>
          <w:szCs w:val="32"/>
        </w:rPr>
        <w:t>Language):</w:t>
      </w:r>
    </w:p>
    <w:p w14:paraId="60D702CA" w14:textId="77777777" w:rsidR="00520D9B" w:rsidRDefault="001627B5" w:rsidP="00BC7699">
      <w:pPr>
        <w:spacing w:before="199" w:line="480" w:lineRule="auto"/>
        <w:ind w:left="720" w:right="595" w:firstLine="1"/>
        <w:jc w:val="both"/>
        <w:rPr>
          <w:rFonts w:ascii="Times New Roman" w:eastAsia="Times New Roman" w:hAnsi="Times New Roman" w:cs="Times New Roman"/>
          <w:color w:val="000000"/>
          <w:spacing w:val="10"/>
          <w:sz w:val="24"/>
          <w:szCs w:val="24"/>
        </w:rPr>
      </w:pPr>
      <w:r>
        <w:rPr>
          <w:rFonts w:ascii="Times New Roman" w:eastAsia="Times New Roman" w:hAnsi="Times New Roman" w:cs="Times New Roman"/>
          <w:color w:val="000000"/>
          <w:sz w:val="24"/>
          <w:szCs w:val="24"/>
        </w:rPr>
        <w:t>HTML</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serves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as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fundamental</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framework</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3"/>
          <w:sz w:val="24"/>
          <w:szCs w:val="24"/>
        </w:rPr>
        <w:t>of</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web</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pages,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providing</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4"/>
          <w:sz w:val="24"/>
          <w:szCs w:val="24"/>
        </w:rPr>
        <w:t xml:space="preserve">a </w:t>
      </w:r>
      <w:r>
        <w:rPr>
          <w:rFonts w:ascii="Times New Roman" w:eastAsia="Times New Roman" w:hAnsi="Times New Roman" w:cs="Times New Roman"/>
          <w:color w:val="000000"/>
          <w:sz w:val="24"/>
          <w:szCs w:val="24"/>
        </w:rPr>
        <w:t>structured</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3"/>
          <w:sz w:val="24"/>
          <w:szCs w:val="24"/>
        </w:rPr>
        <w:t xml:space="preserve">mark- </w:t>
      </w:r>
      <w:r>
        <w:rPr>
          <w:rFonts w:ascii="Times New Roman" w:eastAsia="Times New Roman" w:hAnsi="Times New Roman" w:cs="Times New Roman"/>
          <w:color w:val="000000"/>
          <w:sz w:val="24"/>
          <w:szCs w:val="24"/>
        </w:rPr>
        <w:t>up</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language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to</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define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content</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layout.</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Developers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use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HTML</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z w:val="24"/>
          <w:szCs w:val="24"/>
        </w:rPr>
        <w:t>create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documents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3"/>
          <w:sz w:val="24"/>
          <w:szCs w:val="24"/>
        </w:rPr>
        <w:t xml:space="preserve">by </w:t>
      </w:r>
      <w:r>
        <w:rPr>
          <w:rFonts w:ascii="Times New Roman" w:eastAsia="Times New Roman" w:hAnsi="Times New Roman" w:cs="Times New Roman"/>
          <w:color w:val="000000"/>
          <w:spacing w:val="-1"/>
          <w:sz w:val="24"/>
          <w:szCs w:val="24"/>
        </w:rPr>
        <w:t>utilizing</w:t>
      </w:r>
      <w:r>
        <w:rPr>
          <w:rFonts w:ascii="Times New Roman" w:eastAsia="Times New Roman" w:hAnsi="Times New Roman" w:cs="Times New Roman"/>
          <w:color w:val="000000"/>
          <w:spacing w:val="51"/>
          <w:sz w:val="24"/>
          <w:szCs w:val="24"/>
        </w:rPr>
        <w:t xml:space="preserve"> </w:t>
      </w:r>
      <w:r>
        <w:rPr>
          <w:rFonts w:ascii="Times New Roman" w:eastAsia="Times New Roman" w:hAnsi="Times New Roman" w:cs="Times New Roman"/>
          <w:color w:val="000000"/>
          <w:spacing w:val="-1"/>
          <w:sz w:val="24"/>
          <w:szCs w:val="24"/>
        </w:rPr>
        <w:t>tags</w:t>
      </w:r>
      <w:r>
        <w:rPr>
          <w:rFonts w:ascii="Times New Roman" w:eastAsia="Times New Roman" w:hAnsi="Times New Roman" w:cs="Times New Roman"/>
          <w:color w:val="000000"/>
          <w:spacing w:val="53"/>
          <w:sz w:val="24"/>
          <w:szCs w:val="24"/>
        </w:rPr>
        <w:t xml:space="preserve"> </w:t>
      </w:r>
      <w:r>
        <w:rPr>
          <w:rFonts w:ascii="Times New Roman" w:eastAsia="Times New Roman" w:hAnsi="Times New Roman" w:cs="Times New Roman"/>
          <w:color w:val="000000"/>
          <w:spacing w:val="-1"/>
          <w:sz w:val="24"/>
          <w:szCs w:val="24"/>
        </w:rPr>
        <w:t>that</w:t>
      </w:r>
      <w:r>
        <w:rPr>
          <w:rFonts w:ascii="Times New Roman" w:eastAsia="Times New Roman" w:hAnsi="Times New Roman" w:cs="Times New Roman"/>
          <w:color w:val="000000"/>
          <w:spacing w:val="55"/>
          <w:sz w:val="24"/>
          <w:szCs w:val="24"/>
        </w:rPr>
        <w:t xml:space="preserve"> </w:t>
      </w:r>
      <w:r>
        <w:rPr>
          <w:rFonts w:ascii="Times New Roman" w:eastAsia="Times New Roman" w:hAnsi="Times New Roman" w:cs="Times New Roman"/>
          <w:color w:val="000000"/>
          <w:sz w:val="24"/>
          <w:szCs w:val="24"/>
        </w:rPr>
        <w:t>categorize</w:t>
      </w:r>
      <w:r>
        <w:rPr>
          <w:rFonts w:ascii="Times New Roman" w:eastAsia="Times New Roman" w:hAnsi="Times New Roman" w:cs="Times New Roman"/>
          <w:color w:val="000000"/>
          <w:spacing w:val="52"/>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53"/>
          <w:sz w:val="24"/>
          <w:szCs w:val="24"/>
        </w:rPr>
        <w:t xml:space="preserve"> </w:t>
      </w:r>
      <w:r>
        <w:rPr>
          <w:rFonts w:ascii="Times New Roman" w:eastAsia="Times New Roman" w:hAnsi="Times New Roman" w:cs="Times New Roman"/>
          <w:color w:val="000000"/>
          <w:spacing w:val="-1"/>
          <w:sz w:val="24"/>
          <w:szCs w:val="24"/>
        </w:rPr>
        <w:t>organize</w:t>
      </w:r>
      <w:r>
        <w:rPr>
          <w:rFonts w:ascii="Times New Roman" w:eastAsia="Times New Roman" w:hAnsi="Times New Roman" w:cs="Times New Roman"/>
          <w:color w:val="000000"/>
          <w:spacing w:val="52"/>
          <w:sz w:val="24"/>
          <w:szCs w:val="24"/>
        </w:rPr>
        <w:t xml:space="preserve"> </w:t>
      </w:r>
      <w:r>
        <w:rPr>
          <w:rFonts w:ascii="Times New Roman" w:eastAsia="Times New Roman" w:hAnsi="Times New Roman" w:cs="Times New Roman"/>
          <w:color w:val="000000"/>
          <w:spacing w:val="-1"/>
          <w:sz w:val="24"/>
          <w:szCs w:val="24"/>
        </w:rPr>
        <w:t>different</w:t>
      </w:r>
      <w:r>
        <w:rPr>
          <w:rFonts w:ascii="Times New Roman" w:eastAsia="Times New Roman" w:hAnsi="Times New Roman" w:cs="Times New Roman"/>
          <w:color w:val="000000"/>
          <w:spacing w:val="53"/>
          <w:sz w:val="24"/>
          <w:szCs w:val="24"/>
        </w:rPr>
        <w:t xml:space="preserve"> </w:t>
      </w:r>
      <w:r>
        <w:rPr>
          <w:rFonts w:ascii="Times New Roman" w:eastAsia="Times New Roman" w:hAnsi="Times New Roman" w:cs="Times New Roman"/>
          <w:color w:val="000000"/>
          <w:sz w:val="24"/>
          <w:szCs w:val="24"/>
        </w:rPr>
        <w:t>elements</w:t>
      </w:r>
      <w:r>
        <w:rPr>
          <w:rFonts w:ascii="Times New Roman" w:eastAsia="Times New Roman" w:hAnsi="Times New Roman" w:cs="Times New Roman"/>
          <w:color w:val="000000"/>
          <w:spacing w:val="54"/>
          <w:sz w:val="24"/>
          <w:szCs w:val="24"/>
        </w:rPr>
        <w:t xml:space="preserve"> </w:t>
      </w:r>
      <w:r>
        <w:rPr>
          <w:rFonts w:ascii="Times New Roman" w:eastAsia="Times New Roman" w:hAnsi="Times New Roman" w:cs="Times New Roman"/>
          <w:color w:val="000000"/>
          <w:sz w:val="24"/>
          <w:szCs w:val="24"/>
        </w:rPr>
        <w:t>on</w:t>
      </w:r>
      <w:r>
        <w:rPr>
          <w:rFonts w:ascii="Times New Roman" w:eastAsia="Times New Roman" w:hAnsi="Times New Roman" w:cs="Times New Roman"/>
          <w:color w:val="000000"/>
          <w:spacing w:val="55"/>
          <w:sz w:val="24"/>
          <w:szCs w:val="24"/>
        </w:rPr>
        <w:t xml:space="preserve"> </w:t>
      </w:r>
      <w:r>
        <w:rPr>
          <w:rFonts w:ascii="Times New Roman" w:eastAsia="Times New Roman" w:hAnsi="Times New Roman" w:cs="Times New Roman"/>
          <w:color w:val="000000"/>
          <w:spacing w:val="26"/>
          <w:sz w:val="24"/>
          <w:szCs w:val="24"/>
        </w:rPr>
        <w:t xml:space="preserve">a </w:t>
      </w:r>
      <w:r>
        <w:rPr>
          <w:rFonts w:ascii="Times New Roman" w:eastAsia="Times New Roman" w:hAnsi="Times New Roman" w:cs="Times New Roman"/>
          <w:color w:val="000000"/>
          <w:sz w:val="24"/>
          <w:szCs w:val="24"/>
        </w:rPr>
        <w:t>webpage,</w:t>
      </w:r>
      <w:r>
        <w:rPr>
          <w:rFonts w:ascii="Times New Roman" w:eastAsia="Times New Roman" w:hAnsi="Times New Roman" w:cs="Times New Roman"/>
          <w:color w:val="000000"/>
          <w:spacing w:val="53"/>
          <w:sz w:val="24"/>
          <w:szCs w:val="24"/>
        </w:rPr>
        <w:t xml:space="preserve"> </w:t>
      </w:r>
      <w:r>
        <w:rPr>
          <w:rFonts w:ascii="Times New Roman" w:eastAsia="Times New Roman" w:hAnsi="Times New Roman" w:cs="Times New Roman"/>
          <w:color w:val="000000"/>
          <w:sz w:val="24"/>
          <w:szCs w:val="24"/>
        </w:rPr>
        <w:t>such</w:t>
      </w:r>
      <w:r>
        <w:rPr>
          <w:rFonts w:ascii="Times New Roman" w:eastAsia="Times New Roman" w:hAnsi="Times New Roman" w:cs="Times New Roman"/>
          <w:color w:val="000000"/>
          <w:spacing w:val="53"/>
          <w:sz w:val="24"/>
          <w:szCs w:val="24"/>
        </w:rPr>
        <w:t xml:space="preserve"> </w:t>
      </w:r>
      <w:r>
        <w:rPr>
          <w:rFonts w:ascii="Times New Roman" w:eastAsia="Times New Roman" w:hAnsi="Times New Roman" w:cs="Times New Roman"/>
          <w:color w:val="000000"/>
          <w:spacing w:val="-1"/>
          <w:sz w:val="24"/>
          <w:szCs w:val="24"/>
        </w:rPr>
        <w:t xml:space="preserve">as </w:t>
      </w:r>
      <w:r>
        <w:rPr>
          <w:rFonts w:ascii="Times New Roman" w:eastAsia="Times New Roman" w:hAnsi="Times New Roman" w:cs="Times New Roman"/>
          <w:color w:val="000000"/>
          <w:sz w:val="24"/>
          <w:szCs w:val="24"/>
        </w:rPr>
        <w:t>headings,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paragraphs,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images,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links,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forms,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more.</w:t>
      </w:r>
    </w:p>
    <w:p w14:paraId="60D702CB" w14:textId="77777777" w:rsidR="00520D9B" w:rsidRDefault="001627B5" w:rsidP="00BC7699">
      <w:pPr>
        <w:spacing w:before="319" w:line="480" w:lineRule="auto"/>
        <w:ind w:left="720" w:firstLine="1"/>
        <w:jc w:val="both"/>
        <w:rPr>
          <w:rFonts w:ascii="Times New Roman" w:eastAsia="Times New Roman" w:hAnsi="Times New Roman" w:cs="Times New Roman"/>
          <w:b/>
          <w:bCs/>
          <w:color w:val="000000"/>
          <w:spacing w:val="-3"/>
          <w:sz w:val="32"/>
          <w:szCs w:val="32"/>
        </w:rPr>
      </w:pPr>
      <w:r>
        <w:rPr>
          <w:rFonts w:ascii="Times New Roman" w:eastAsia="Times New Roman" w:hAnsi="Times New Roman" w:cs="Times New Roman"/>
          <w:b/>
          <w:bCs/>
          <w:color w:val="000000"/>
          <w:spacing w:val="-1"/>
          <w:sz w:val="32"/>
          <w:szCs w:val="32"/>
        </w:rPr>
        <w:t>CSS (</w:t>
      </w:r>
      <w:r>
        <w:rPr>
          <w:rFonts w:ascii="Times New Roman" w:eastAsia="Times New Roman" w:hAnsi="Times New Roman" w:cs="Times New Roman"/>
          <w:b/>
          <w:bCs/>
          <w:color w:val="000000"/>
          <w:spacing w:val="-1"/>
          <w:sz w:val="28"/>
          <w:szCs w:val="32"/>
        </w:rPr>
        <w:t>Cascading</w:t>
      </w:r>
      <w:r>
        <w:rPr>
          <w:rFonts w:ascii="Times New Roman" w:eastAsia="Times New Roman" w:hAnsi="Times New Roman" w:cs="Times New Roman"/>
          <w:b/>
          <w:bCs/>
          <w:color w:val="000000"/>
          <w:spacing w:val="1"/>
          <w:sz w:val="32"/>
          <w:szCs w:val="32"/>
        </w:rPr>
        <w:t xml:space="preserve"> </w:t>
      </w:r>
      <w:r>
        <w:rPr>
          <w:rFonts w:ascii="Times New Roman" w:eastAsia="Times New Roman" w:hAnsi="Times New Roman" w:cs="Times New Roman"/>
          <w:b/>
          <w:bCs/>
          <w:color w:val="000000"/>
          <w:spacing w:val="-1"/>
          <w:sz w:val="32"/>
          <w:szCs w:val="32"/>
        </w:rPr>
        <w:t>Style Sheets):</w:t>
      </w:r>
    </w:p>
    <w:p w14:paraId="60D702CC" w14:textId="77777777" w:rsidR="00520D9B" w:rsidRDefault="001627B5" w:rsidP="00BC7699">
      <w:pPr>
        <w:spacing w:before="40" w:line="480" w:lineRule="auto"/>
        <w:ind w:left="720" w:right="845"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2"/>
          <w:sz w:val="24"/>
          <w:szCs w:val="24"/>
        </w:rPr>
        <w:t>CSS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complements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HTML</w:t>
      </w:r>
      <w:r>
        <w:rPr>
          <w:rFonts w:ascii="Times New Roman" w:eastAsia="Times New Roman" w:hAnsi="Times New Roman" w:cs="Times New Roman"/>
          <w:color w:val="000000"/>
          <w:spacing w:val="-12"/>
          <w:sz w:val="24"/>
          <w:szCs w:val="24"/>
        </w:rPr>
        <w:t xml:space="preserve"> </w:t>
      </w:r>
      <w:r>
        <w:rPr>
          <w:rFonts w:ascii="Times New Roman" w:eastAsia="Times New Roman" w:hAnsi="Times New Roman" w:cs="Times New Roman"/>
          <w:color w:val="000000"/>
          <w:spacing w:val="-5"/>
          <w:sz w:val="24"/>
          <w:szCs w:val="24"/>
        </w:rPr>
        <w:t>by</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allowing</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developers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3"/>
          <w:sz w:val="24"/>
          <w:szCs w:val="24"/>
        </w:rPr>
        <w:t>to</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manage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the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visual</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styling</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of</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 xml:space="preserve">web </w:t>
      </w:r>
      <w:r>
        <w:rPr>
          <w:rFonts w:ascii="Times New Roman" w:eastAsia="Times New Roman" w:hAnsi="Times New Roman" w:cs="Times New Roman"/>
          <w:color w:val="000000"/>
          <w:spacing w:val="-1"/>
          <w:sz w:val="24"/>
          <w:szCs w:val="24"/>
        </w:rPr>
        <w:t>pages.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It</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introduces</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style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rules</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that</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dictate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how</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HTML</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elements</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should</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be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 xml:space="preserve">displayed across </w:t>
      </w:r>
      <w:r>
        <w:rPr>
          <w:rFonts w:ascii="Times New Roman" w:eastAsia="Times New Roman" w:hAnsi="Times New Roman" w:cs="Times New Roman"/>
          <w:color w:val="000000"/>
          <w:sz w:val="24"/>
          <w:szCs w:val="24"/>
        </w:rPr>
        <w:t xml:space="preserve">various </w:t>
      </w:r>
      <w:r>
        <w:rPr>
          <w:rFonts w:ascii="Times New Roman" w:eastAsia="Times New Roman" w:hAnsi="Times New Roman" w:cs="Times New Roman"/>
          <w:color w:val="000000"/>
          <w:spacing w:val="-1"/>
          <w:sz w:val="24"/>
          <w:szCs w:val="24"/>
        </w:rPr>
        <w:t>devices.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By</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separating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content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from</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design,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CSS</w:t>
      </w:r>
      <w:r>
        <w:rPr>
          <w:rFonts w:ascii="Times New Roman" w:eastAsia="Times New Roman" w:hAnsi="Times New Roman" w:cs="Times New Roman"/>
          <w:color w:val="000000"/>
          <w:sz w:val="24"/>
          <w:szCs w:val="24"/>
        </w:rPr>
        <w:t xml:space="preserve"> streamlines </w:t>
      </w:r>
      <w:r>
        <w:rPr>
          <w:rFonts w:ascii="Times New Roman" w:eastAsia="Times New Roman" w:hAnsi="Times New Roman" w:cs="Times New Roman"/>
          <w:color w:val="000000"/>
          <w:spacing w:val="-1"/>
          <w:sz w:val="24"/>
          <w:szCs w:val="24"/>
        </w:rPr>
        <w:t xml:space="preserve">the creation </w:t>
      </w:r>
      <w:r>
        <w:rPr>
          <w:rFonts w:ascii="Times New Roman" w:eastAsia="Times New Roman" w:hAnsi="Times New Roman" w:cs="Times New Roman"/>
          <w:color w:val="000000"/>
          <w:sz w:val="24"/>
          <w:szCs w:val="24"/>
        </w:rPr>
        <w:t xml:space="preserve">of </w:t>
      </w:r>
      <w:r>
        <w:rPr>
          <w:rFonts w:ascii="Times New Roman" w:eastAsia="Times New Roman" w:hAnsi="Times New Roman" w:cs="Times New Roman"/>
          <w:color w:val="000000"/>
          <w:spacing w:val="-1"/>
          <w:sz w:val="24"/>
          <w:szCs w:val="24"/>
        </w:rPr>
        <w:t>consistent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visually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appealing</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 xml:space="preserve">user </w:t>
      </w:r>
      <w:r>
        <w:rPr>
          <w:rFonts w:ascii="Times New Roman" w:eastAsia="Times New Roman" w:hAnsi="Times New Roman" w:cs="Times New Roman"/>
          <w:color w:val="000000"/>
          <w:sz w:val="24"/>
          <w:szCs w:val="24"/>
        </w:rPr>
        <w:t>interfaces.</w:t>
      </w:r>
    </w:p>
    <w:p w14:paraId="60D702CD" w14:textId="77777777" w:rsidR="00520D9B" w:rsidRDefault="001627B5" w:rsidP="00BC7699">
      <w:pPr>
        <w:spacing w:before="69" w:line="480" w:lineRule="auto"/>
        <w:ind w:left="720" w:right="601" w:firstLine="1"/>
        <w:jc w:val="both"/>
        <w:rPr>
          <w:ins w:id="9" w:author="CHETAN SONI" w:date="2026-02-16T23:13:00Z"/>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4"/>
          <w:sz w:val="24"/>
          <w:szCs w:val="24"/>
        </w:rPr>
        <w:t>Together,</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HTML</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CSS</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provide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the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essential</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building</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blocks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for</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crafting</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an</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 xml:space="preserve">engaging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z w:val="24"/>
          <w:szCs w:val="24"/>
        </w:rPr>
        <w:t>user-friendly</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web</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z w:val="24"/>
          <w:szCs w:val="24"/>
        </w:rPr>
        <w:t>experience.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While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 xml:space="preserve">HTML </w:t>
      </w:r>
      <w:r>
        <w:rPr>
          <w:rFonts w:ascii="Times New Roman" w:eastAsia="Times New Roman" w:hAnsi="Times New Roman" w:cs="Times New Roman"/>
          <w:color w:val="000000"/>
          <w:sz w:val="24"/>
          <w:szCs w:val="24"/>
        </w:rPr>
        <w:t>defines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the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structure,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4"/>
          <w:sz w:val="24"/>
          <w:szCs w:val="24"/>
        </w:rPr>
        <w:t>CSS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z w:val="24"/>
          <w:szCs w:val="24"/>
        </w:rPr>
        <w:t>enhances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 xml:space="preserve">the </w:t>
      </w:r>
      <w:r>
        <w:rPr>
          <w:rFonts w:ascii="Times New Roman" w:eastAsia="Times New Roman" w:hAnsi="Times New Roman" w:cs="Times New Roman"/>
          <w:color w:val="000000"/>
          <w:spacing w:val="-1"/>
          <w:sz w:val="24"/>
          <w:szCs w:val="24"/>
        </w:rPr>
        <w:t>design,</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offering</w:t>
      </w:r>
      <w:r>
        <w:rPr>
          <w:rFonts w:ascii="Times New Roman" w:eastAsia="Times New Roman" w:hAnsi="Times New Roman" w:cs="Times New Roman"/>
          <w:color w:val="000000"/>
          <w:spacing w:val="6"/>
          <w:sz w:val="24"/>
          <w:szCs w:val="24"/>
        </w:rPr>
        <w:t xml:space="preserve"> a </w:t>
      </w:r>
      <w:r>
        <w:rPr>
          <w:rFonts w:ascii="Times New Roman" w:eastAsia="Times New Roman" w:hAnsi="Times New Roman" w:cs="Times New Roman"/>
          <w:color w:val="000000"/>
          <w:spacing w:val="1"/>
          <w:sz w:val="24"/>
          <w:szCs w:val="24"/>
        </w:rPr>
        <w:t>flexible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and</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responsive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z w:val="24"/>
          <w:szCs w:val="24"/>
        </w:rPr>
        <w:t>layout.</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This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synergy</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supports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the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z w:val="24"/>
          <w:szCs w:val="24"/>
        </w:rPr>
        <w:t>principles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 xml:space="preserve">of </w:t>
      </w:r>
      <w:r>
        <w:rPr>
          <w:rFonts w:ascii="Times New Roman" w:eastAsia="Times New Roman" w:hAnsi="Times New Roman" w:cs="Times New Roman"/>
          <w:color w:val="000000"/>
          <w:spacing w:val="-1"/>
          <w:sz w:val="24"/>
          <w:szCs w:val="24"/>
        </w:rPr>
        <w:t>Rapid</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Application</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lastRenderedPageBreak/>
        <w:t>Development</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(RAD),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simplifying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process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of</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designing</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 xml:space="preserve">styling </w:t>
      </w:r>
      <w:r>
        <w:rPr>
          <w:rFonts w:ascii="Times New Roman" w:eastAsia="Times New Roman" w:hAnsi="Times New Roman" w:cs="Times New Roman"/>
          <w:color w:val="000000"/>
          <w:spacing w:val="3"/>
          <w:sz w:val="24"/>
          <w:szCs w:val="24"/>
        </w:rPr>
        <w:t>web</w:t>
      </w:r>
      <w:r>
        <w:rPr>
          <w:rFonts w:ascii="Times New Roman" w:eastAsia="Times New Roman" w:hAnsi="Times New Roman" w:cs="Times New Roman"/>
          <w:color w:val="000000"/>
          <w:spacing w:val="12"/>
          <w:sz w:val="24"/>
          <w:szCs w:val="24"/>
        </w:rPr>
        <w:t xml:space="preserve"> </w:t>
      </w:r>
      <w:r>
        <w:rPr>
          <w:rFonts w:ascii="Times New Roman" w:eastAsia="Times New Roman" w:hAnsi="Times New Roman" w:cs="Times New Roman"/>
          <w:color w:val="000000"/>
          <w:spacing w:val="1"/>
          <w:sz w:val="24"/>
          <w:szCs w:val="24"/>
        </w:rPr>
        <w:t>interfaces</w:t>
      </w:r>
      <w:r>
        <w:rPr>
          <w:rFonts w:ascii="Times New Roman" w:eastAsia="Times New Roman" w:hAnsi="Times New Roman" w:cs="Times New Roman"/>
          <w:color w:val="000000"/>
          <w:spacing w:val="13"/>
          <w:sz w:val="24"/>
          <w:szCs w:val="24"/>
        </w:rPr>
        <w:t xml:space="preserve"> </w:t>
      </w:r>
      <w:r>
        <w:rPr>
          <w:rFonts w:ascii="Times New Roman" w:eastAsia="Times New Roman" w:hAnsi="Times New Roman" w:cs="Times New Roman"/>
          <w:color w:val="000000"/>
          <w:spacing w:val="-1"/>
          <w:sz w:val="24"/>
          <w:szCs w:val="24"/>
        </w:rPr>
        <w:t>efficiently.</w:t>
      </w:r>
    </w:p>
    <w:p w14:paraId="60D702CE" w14:textId="77777777" w:rsidR="00520D9B" w:rsidRDefault="001627B5">
      <w:pPr>
        <w:jc w:val="both"/>
        <w:rPr>
          <w:rFonts w:ascii="Times New Roman" w:eastAsia="Times New Roman" w:hAnsi="Times New Roman" w:cs="Times New Roman"/>
          <w:color w:val="000000"/>
          <w:spacing w:val="-1"/>
          <w:sz w:val="24"/>
          <w:szCs w:val="24"/>
        </w:rPr>
        <w:pPrChange w:id="10" w:author="CHETAN SONI" w:date="2026-02-16T23:13:00Z">
          <w:pPr>
            <w:spacing w:before="69" w:line="480" w:lineRule="auto"/>
            <w:ind w:left="1440" w:right="601" w:firstLine="1"/>
            <w:jc w:val="both"/>
          </w:pPr>
        </w:pPrChange>
      </w:pPr>
      <w:ins w:id="11" w:author="CHETAN SONI" w:date="2026-02-16T23:13:00Z">
        <w:r>
          <w:rPr>
            <w:rFonts w:ascii="Times New Roman" w:eastAsia="Times New Roman" w:hAnsi="Times New Roman" w:cs="Times New Roman"/>
            <w:color w:val="000000"/>
            <w:spacing w:val="-1"/>
            <w:sz w:val="24"/>
            <w:szCs w:val="24"/>
          </w:rPr>
          <w:br w:type="page"/>
        </w:r>
      </w:ins>
    </w:p>
    <w:p w14:paraId="60D702CF" w14:textId="713059D7" w:rsidR="00520D9B" w:rsidRPr="00F24403" w:rsidRDefault="001627B5" w:rsidP="00735DB7">
      <w:pPr>
        <w:spacing w:before="319" w:line="480" w:lineRule="auto"/>
        <w:ind w:right="2460" w:firstLine="1"/>
        <w:jc w:val="center"/>
        <w:rPr>
          <w:rFonts w:ascii="Times New Roman" w:eastAsia="Times New Roman" w:hAnsi="Times New Roman" w:cs="Times New Roman"/>
          <w:b/>
          <w:bCs/>
          <w:color w:val="000000"/>
          <w:spacing w:val="-4"/>
          <w:sz w:val="32"/>
          <w:szCs w:val="32"/>
          <w:u w:val="single" w:color="000000"/>
        </w:rPr>
      </w:pPr>
      <w:ins w:id="12" w:author="CHETAN SONI" w:date="2026-02-16T23:13:00Z">
        <w:r w:rsidRPr="00F24403">
          <w:rPr>
            <w:rFonts w:ascii="Times New Roman" w:eastAsia="Times New Roman" w:hAnsi="Times New Roman" w:cs="Times New Roman"/>
            <w:b/>
            <w:bCs/>
            <w:sz w:val="32"/>
            <w:szCs w:val="27"/>
            <w:u w:val="single"/>
            <w:lang w:eastAsia="en-IN"/>
          </w:rPr>
          <w:lastRenderedPageBreak/>
          <w:t>3</w:t>
        </w:r>
      </w:ins>
      <w:r w:rsidRPr="00F24403">
        <w:rPr>
          <w:rFonts w:ascii="Times New Roman" w:eastAsia="Times New Roman" w:hAnsi="Times New Roman" w:cs="Times New Roman"/>
          <w:b/>
          <w:bCs/>
          <w:sz w:val="32"/>
          <w:szCs w:val="27"/>
          <w:u w:val="single"/>
          <w:lang w:eastAsia="en-IN"/>
        </w:rPr>
        <w:t>(B)</w:t>
      </w:r>
      <w:r w:rsidRPr="00F24403">
        <w:rPr>
          <w:rFonts w:ascii="Times New Roman" w:eastAsia="Times New Roman" w:hAnsi="Times New Roman" w:cs="Times New Roman"/>
          <w:b/>
          <w:bCs/>
          <w:color w:val="000000"/>
          <w:spacing w:val="-4"/>
          <w:sz w:val="32"/>
          <w:szCs w:val="32"/>
          <w:u w:val="single" w:color="000000"/>
        </w:rPr>
        <w:t>INTRODUCTION OF JAVASCRIPT</w:t>
      </w:r>
    </w:p>
    <w:p w14:paraId="60D702D0" w14:textId="77777777" w:rsidR="00520D9B" w:rsidRDefault="001627B5" w:rsidP="00ED3103">
      <w:pPr>
        <w:spacing w:before="63" w:line="480" w:lineRule="auto"/>
        <w:ind w:right="602" w:firstLine="1"/>
        <w:jc w:val="both"/>
        <w:rPr>
          <w:rFonts w:ascii="Times New Roman" w:eastAsia="Times New Roman" w:hAnsi="Times New Roman" w:cs="Times New Roman"/>
          <w:color w:val="000000"/>
          <w:spacing w:val="-2"/>
          <w:sz w:val="24"/>
          <w:szCs w:val="24"/>
        </w:rPr>
      </w:pPr>
      <w:r>
        <w:rPr>
          <w:rFonts w:ascii="Times New Roman" w:eastAsia="Times New Roman" w:hAnsi="Times New Roman" w:cs="Times New Roman"/>
          <w:color w:val="000000"/>
          <w:spacing w:val="-1"/>
          <w:sz w:val="24"/>
          <w:szCs w:val="24"/>
        </w:rPr>
        <w:t>JavaScript</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is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3"/>
          <w:sz w:val="24"/>
          <w:szCs w:val="24"/>
        </w:rPr>
        <w:t xml:space="preserve">a </w:t>
      </w:r>
      <w:r>
        <w:rPr>
          <w:rFonts w:ascii="Times New Roman" w:eastAsia="Times New Roman" w:hAnsi="Times New Roman" w:cs="Times New Roman"/>
          <w:color w:val="000000"/>
          <w:sz w:val="24"/>
          <w:szCs w:val="24"/>
        </w:rPr>
        <w:t>versatile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powerful</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programming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language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primarily</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employed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in</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 xml:space="preserve">web </w:t>
      </w:r>
      <w:r>
        <w:rPr>
          <w:rFonts w:ascii="Times New Roman" w:eastAsia="Times New Roman" w:hAnsi="Times New Roman" w:cs="Times New Roman"/>
          <w:color w:val="000000"/>
          <w:spacing w:val="-1"/>
          <w:sz w:val="24"/>
          <w:szCs w:val="24"/>
        </w:rPr>
        <w:t>development.</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z w:val="24"/>
          <w:szCs w:val="24"/>
        </w:rPr>
        <w:t>It</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3"/>
          <w:sz w:val="24"/>
          <w:szCs w:val="24"/>
        </w:rPr>
        <w:t>is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4"/>
          <w:sz w:val="24"/>
          <w:szCs w:val="24"/>
        </w:rPr>
        <w:t xml:space="preserve">a </w:t>
      </w:r>
      <w:r>
        <w:rPr>
          <w:rFonts w:ascii="Times New Roman" w:eastAsia="Times New Roman" w:hAnsi="Times New Roman" w:cs="Times New Roman"/>
          <w:color w:val="000000"/>
          <w:spacing w:val="2"/>
          <w:sz w:val="24"/>
          <w:szCs w:val="24"/>
        </w:rPr>
        <w:t>key</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component</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3"/>
          <w:sz w:val="24"/>
          <w:szCs w:val="24"/>
        </w:rPr>
        <w:t>of</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modern</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web</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browsers,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empowering</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developers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 xml:space="preserve">to </w:t>
      </w:r>
      <w:r>
        <w:rPr>
          <w:rFonts w:ascii="Times New Roman" w:eastAsia="Times New Roman" w:hAnsi="Times New Roman" w:cs="Times New Roman"/>
          <w:color w:val="000000"/>
          <w:spacing w:val="-1"/>
          <w:sz w:val="24"/>
          <w:szCs w:val="24"/>
        </w:rPr>
        <w:t>create dynamic</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interactive user</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interfaces.</w:t>
      </w:r>
      <w:r>
        <w:rPr>
          <w:rFonts w:ascii="Times New Roman" w:eastAsia="Times New Roman" w:hAnsi="Times New Roman" w:cs="Times New Roman"/>
          <w:color w:val="000000"/>
          <w:spacing w:val="1"/>
          <w:sz w:val="24"/>
          <w:szCs w:val="24"/>
        </w:rPr>
        <w:t xml:space="preserve"> Often</w:t>
      </w:r>
      <w:r>
        <w:rPr>
          <w:rFonts w:ascii="Times New Roman" w:eastAsia="Times New Roman" w:hAnsi="Times New Roman" w:cs="Times New Roman"/>
          <w:color w:val="000000"/>
          <w:sz w:val="24"/>
          <w:szCs w:val="24"/>
        </w:rPr>
        <w:t xml:space="preserve"> abbreviated </w:t>
      </w:r>
      <w:r>
        <w:rPr>
          <w:rFonts w:ascii="Times New Roman" w:eastAsia="Times New Roman" w:hAnsi="Times New Roman" w:cs="Times New Roman"/>
          <w:color w:val="000000"/>
          <w:spacing w:val="-1"/>
          <w:sz w:val="24"/>
          <w:szCs w:val="24"/>
        </w:rPr>
        <w:t>as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JS,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JavaScript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 xml:space="preserve">plays a </w:t>
      </w:r>
      <w:r>
        <w:rPr>
          <w:rFonts w:ascii="Times New Roman" w:eastAsia="Times New Roman" w:hAnsi="Times New Roman" w:cs="Times New Roman"/>
          <w:color w:val="000000"/>
          <w:sz w:val="24"/>
          <w:szCs w:val="24"/>
        </w:rPr>
        <w:t>pivotal</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role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in</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enhancing</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web</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page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functionality</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through</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client-side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scripting.</w:t>
      </w:r>
    </w:p>
    <w:p w14:paraId="60D702D1" w14:textId="77777777" w:rsidR="00520D9B" w:rsidRDefault="001627B5" w:rsidP="00240F5F">
      <w:pPr>
        <w:spacing w:before="319" w:line="480" w:lineRule="auto"/>
        <w:ind w:left="1" w:firstLine="1"/>
        <w:jc w:val="both"/>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pacing w:val="-1"/>
          <w:sz w:val="32"/>
          <w:szCs w:val="32"/>
        </w:rPr>
        <w:t>Key</w:t>
      </w:r>
      <w:r>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b/>
          <w:bCs/>
          <w:color w:val="000000"/>
          <w:spacing w:val="-1"/>
          <w:sz w:val="28"/>
          <w:szCs w:val="32"/>
        </w:rPr>
        <w:t>Features</w:t>
      </w:r>
      <w:r>
        <w:rPr>
          <w:rFonts w:ascii="Times New Roman" w:eastAsia="Times New Roman" w:hAnsi="Times New Roman" w:cs="Times New Roman"/>
          <w:b/>
          <w:bCs/>
          <w:color w:val="000000"/>
          <w:spacing w:val="-1"/>
          <w:sz w:val="32"/>
          <w:szCs w:val="32"/>
        </w:rPr>
        <w:t xml:space="preserve"> of</w:t>
      </w:r>
      <w:r>
        <w:rPr>
          <w:rFonts w:ascii="Times New Roman" w:eastAsia="Times New Roman" w:hAnsi="Times New Roman" w:cs="Times New Roman"/>
          <w:b/>
          <w:bCs/>
          <w:color w:val="000000"/>
          <w:spacing w:val="-2"/>
          <w:sz w:val="32"/>
          <w:szCs w:val="32"/>
        </w:rPr>
        <w:t xml:space="preserve"> </w:t>
      </w:r>
      <w:r>
        <w:rPr>
          <w:rFonts w:ascii="Times New Roman" w:eastAsia="Times New Roman" w:hAnsi="Times New Roman" w:cs="Times New Roman"/>
          <w:b/>
          <w:bCs/>
          <w:color w:val="000000"/>
          <w:sz w:val="32"/>
          <w:szCs w:val="32"/>
        </w:rPr>
        <w:t>JavaScript:</w:t>
      </w:r>
    </w:p>
    <w:p w14:paraId="60D702D2" w14:textId="77777777" w:rsidR="00520D9B" w:rsidRDefault="001627B5" w:rsidP="00240F5F">
      <w:pPr>
        <w:pStyle w:val="ListParagraph"/>
        <w:numPr>
          <w:ilvl w:val="0"/>
          <w:numId w:val="7"/>
        </w:numPr>
        <w:spacing w:before="386" w:line="480" w:lineRule="auto"/>
        <w:ind w:left="481"/>
        <w:jc w:val="both"/>
        <w:rPr>
          <w:rFonts w:ascii="Times New Roman" w:eastAsia="Times New Roman" w:hAnsi="Times New Roman" w:cs="Times New Roman"/>
          <w:b/>
          <w:bCs/>
          <w:color w:val="000000"/>
          <w:spacing w:val="1"/>
          <w:sz w:val="28"/>
          <w:szCs w:val="28"/>
        </w:rPr>
      </w:pPr>
      <w:r>
        <w:rPr>
          <w:rFonts w:ascii="Times New Roman" w:eastAsia="Times New Roman" w:hAnsi="Times New Roman" w:cs="Times New Roman"/>
          <w:b/>
          <w:bCs/>
          <w:color w:val="000000"/>
          <w:sz w:val="28"/>
          <w:szCs w:val="28"/>
        </w:rPr>
        <w:t>Client-Side Scripting:</w:t>
      </w:r>
    </w:p>
    <w:p w14:paraId="60D702D3" w14:textId="77777777" w:rsidR="00520D9B" w:rsidRDefault="001627B5" w:rsidP="00240F5F">
      <w:pPr>
        <w:spacing w:before="17" w:line="480" w:lineRule="auto"/>
        <w:ind w:left="1" w:right="939"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JavaScript</w:t>
      </w:r>
      <w:r>
        <w:rPr>
          <w:rFonts w:ascii="Times New Roman" w:eastAsia="Times New Roman" w:hAnsi="Times New Roman" w:cs="Times New Roman"/>
          <w:color w:val="000000"/>
          <w:sz w:val="24"/>
          <w:szCs w:val="24"/>
        </w:rPr>
        <w:t xml:space="preserve"> is predominantly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used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for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client-side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scripting,</w:t>
      </w:r>
      <w:r>
        <w:rPr>
          <w:rFonts w:ascii="Times New Roman" w:eastAsia="Times New Roman" w:hAnsi="Times New Roman" w:cs="Times New Roman"/>
          <w:color w:val="000000"/>
          <w:sz w:val="24"/>
          <w:szCs w:val="24"/>
        </w:rPr>
        <w:t xml:space="preserve"> meaning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it</w:t>
      </w:r>
      <w:r>
        <w:rPr>
          <w:rFonts w:ascii="Times New Roman" w:eastAsia="Times New Roman" w:hAnsi="Times New Roman" w:cs="Times New Roman"/>
          <w:color w:val="000000"/>
          <w:sz w:val="24"/>
          <w:szCs w:val="24"/>
        </w:rPr>
        <w:t xml:space="preserve"> executes </w:t>
      </w:r>
      <w:r>
        <w:rPr>
          <w:rFonts w:ascii="Times New Roman" w:eastAsia="Times New Roman" w:hAnsi="Times New Roman" w:cs="Times New Roman"/>
          <w:color w:val="000000"/>
          <w:spacing w:val="-1"/>
          <w:sz w:val="24"/>
          <w:szCs w:val="24"/>
        </w:rPr>
        <w:t xml:space="preserve">directly </w:t>
      </w:r>
      <w:r>
        <w:rPr>
          <w:rFonts w:ascii="Times New Roman" w:eastAsia="Times New Roman" w:hAnsi="Times New Roman" w:cs="Times New Roman"/>
          <w:color w:val="000000"/>
          <w:sz w:val="24"/>
          <w:szCs w:val="24"/>
        </w:rPr>
        <w:t>within</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user's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web</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browser.</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This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 xml:space="preserve">capability </w:t>
      </w:r>
      <w:r>
        <w:rPr>
          <w:rFonts w:ascii="Times New Roman" w:eastAsia="Times New Roman" w:hAnsi="Times New Roman" w:cs="Times New Roman"/>
          <w:color w:val="000000"/>
          <w:spacing w:val="-1"/>
          <w:sz w:val="24"/>
          <w:szCs w:val="24"/>
        </w:rPr>
        <w:t>enables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developers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craft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dynamic content,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validate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forms,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handle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events,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manipulate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Document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Object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Model</w:t>
      </w:r>
    </w:p>
    <w:p w14:paraId="60D702D4" w14:textId="77777777" w:rsidR="00520D9B" w:rsidRDefault="001627B5" w:rsidP="00240F5F">
      <w:pPr>
        <w:spacing w:line="480" w:lineRule="auto"/>
        <w:ind w:left="1" w:right="604"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(DOM),</w:t>
      </w:r>
      <w:r>
        <w:rPr>
          <w:rFonts w:ascii="Times New Roman" w:eastAsia="Times New Roman" w:hAnsi="Times New Roman" w:cs="Times New Roman"/>
          <w:color w:val="000000"/>
          <w:sz w:val="24"/>
          <w:szCs w:val="24"/>
        </w:rPr>
        <w:t xml:space="preserve"> allowing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webpage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content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be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updated</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dynamically</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without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need</w:t>
      </w:r>
      <w:r>
        <w:rPr>
          <w:rFonts w:ascii="Times New Roman" w:eastAsia="Times New Roman" w:hAnsi="Times New Roman" w:cs="Times New Roman"/>
          <w:color w:val="000000"/>
          <w:sz w:val="24"/>
          <w:szCs w:val="24"/>
        </w:rPr>
        <w:t xml:space="preserve"> for </w:t>
      </w:r>
      <w:r>
        <w:rPr>
          <w:rFonts w:ascii="Times New Roman" w:eastAsia="Times New Roman" w:hAnsi="Times New Roman" w:cs="Times New Roman"/>
          <w:color w:val="000000"/>
          <w:spacing w:val="-1"/>
          <w:sz w:val="24"/>
          <w:szCs w:val="24"/>
        </w:rPr>
        <w:t xml:space="preserve">a </w:t>
      </w:r>
      <w:r>
        <w:rPr>
          <w:rFonts w:ascii="Times New Roman" w:eastAsia="Times New Roman" w:hAnsi="Times New Roman" w:cs="Times New Roman"/>
          <w:color w:val="000000"/>
          <w:sz w:val="24"/>
          <w:szCs w:val="24"/>
        </w:rPr>
        <w:t xml:space="preserve">page </w:t>
      </w:r>
      <w:r>
        <w:rPr>
          <w:rFonts w:ascii="Times New Roman" w:eastAsia="Times New Roman" w:hAnsi="Times New Roman" w:cs="Times New Roman"/>
          <w:color w:val="000000"/>
          <w:spacing w:val="1"/>
          <w:sz w:val="24"/>
          <w:szCs w:val="24"/>
        </w:rPr>
        <w:t>reload.</w:t>
      </w:r>
    </w:p>
    <w:p w14:paraId="60D702D5" w14:textId="77777777" w:rsidR="00520D9B" w:rsidRDefault="001627B5" w:rsidP="00240F5F">
      <w:pPr>
        <w:pStyle w:val="ListParagraph"/>
        <w:numPr>
          <w:ilvl w:val="0"/>
          <w:numId w:val="7"/>
        </w:numPr>
        <w:spacing w:before="281" w:line="480" w:lineRule="auto"/>
        <w:ind w:left="481"/>
        <w:jc w:val="both"/>
        <w:rPr>
          <w:rFonts w:ascii="Times New Roman" w:eastAsia="Times New Roman" w:hAnsi="Times New Roman" w:cs="Times New Roman"/>
          <w:b/>
          <w:bCs/>
          <w:color w:val="000000"/>
          <w:spacing w:val="4"/>
          <w:sz w:val="28"/>
          <w:szCs w:val="28"/>
        </w:rPr>
      </w:pPr>
      <w:r>
        <w:rPr>
          <w:rFonts w:ascii="Times New Roman" w:eastAsia="Times New Roman" w:hAnsi="Times New Roman" w:cs="Times New Roman"/>
          <w:b/>
          <w:bCs/>
          <w:color w:val="000000"/>
          <w:sz w:val="28"/>
          <w:szCs w:val="28"/>
        </w:rPr>
        <w:t>Object-Oriented:</w:t>
      </w:r>
    </w:p>
    <w:p w14:paraId="60D702D6" w14:textId="77777777" w:rsidR="00520D9B" w:rsidRDefault="001627B5" w:rsidP="00240F5F">
      <w:pPr>
        <w:spacing w:before="17" w:line="480" w:lineRule="auto"/>
        <w:ind w:left="1" w:right="601" w:firstLine="1"/>
        <w:jc w:val="both"/>
        <w:rPr>
          <w:rFonts w:ascii="Times New Roman" w:eastAsia="Times New Roman" w:hAnsi="Times New Roman" w:cs="Times New Roman"/>
          <w:color w:val="000000"/>
          <w:spacing w:val="-2"/>
          <w:sz w:val="24"/>
          <w:szCs w:val="24"/>
        </w:rPr>
      </w:pPr>
      <w:r>
        <w:rPr>
          <w:rFonts w:ascii="Times New Roman" w:eastAsia="Times New Roman" w:hAnsi="Times New Roman" w:cs="Times New Roman"/>
          <w:color w:val="000000"/>
          <w:spacing w:val="-1"/>
          <w:sz w:val="24"/>
          <w:szCs w:val="24"/>
        </w:rPr>
        <w:t>JavaScript</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 xml:space="preserve">is </w:t>
      </w:r>
      <w:r>
        <w:rPr>
          <w:rFonts w:ascii="Times New Roman" w:eastAsia="Times New Roman" w:hAnsi="Times New Roman" w:cs="Times New Roman"/>
          <w:color w:val="000000"/>
          <w:spacing w:val="-2"/>
          <w:sz w:val="24"/>
          <w:szCs w:val="24"/>
        </w:rPr>
        <w:t xml:space="preserve">an </w:t>
      </w:r>
      <w:r>
        <w:rPr>
          <w:rFonts w:ascii="Times New Roman" w:eastAsia="Times New Roman" w:hAnsi="Times New Roman" w:cs="Times New Roman"/>
          <w:color w:val="000000"/>
          <w:spacing w:val="-1"/>
          <w:sz w:val="24"/>
          <w:szCs w:val="24"/>
        </w:rPr>
        <w:t>object-oriented</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language,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supporting</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core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concepts such</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encapsulation, inheritance,</w:t>
      </w:r>
      <w:r>
        <w:rPr>
          <w:rFonts w:ascii="Times New Roman" w:eastAsia="Times New Roman" w:hAnsi="Times New Roman" w:cs="Times New Roman"/>
          <w:color w:val="000000"/>
          <w:spacing w:val="103"/>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101"/>
          <w:sz w:val="24"/>
          <w:szCs w:val="24"/>
        </w:rPr>
        <w:t xml:space="preserve"> </w:t>
      </w:r>
      <w:r>
        <w:rPr>
          <w:rFonts w:ascii="Times New Roman" w:eastAsia="Times New Roman" w:hAnsi="Times New Roman" w:cs="Times New Roman"/>
          <w:color w:val="000000"/>
          <w:sz w:val="24"/>
          <w:szCs w:val="24"/>
        </w:rPr>
        <w:t>polymorphism.</w:t>
      </w:r>
      <w:r>
        <w:rPr>
          <w:rFonts w:ascii="Times New Roman" w:eastAsia="Times New Roman" w:hAnsi="Times New Roman" w:cs="Times New Roman"/>
          <w:color w:val="000000"/>
          <w:spacing w:val="94"/>
          <w:sz w:val="24"/>
          <w:szCs w:val="24"/>
        </w:rPr>
        <w:t xml:space="preserve"> </w:t>
      </w:r>
      <w:r>
        <w:rPr>
          <w:rFonts w:ascii="Times New Roman" w:eastAsia="Times New Roman" w:hAnsi="Times New Roman" w:cs="Times New Roman"/>
          <w:color w:val="000000"/>
          <w:spacing w:val="-1"/>
          <w:sz w:val="24"/>
          <w:szCs w:val="24"/>
        </w:rPr>
        <w:t>These</w:t>
      </w:r>
      <w:r>
        <w:rPr>
          <w:rFonts w:ascii="Times New Roman" w:eastAsia="Times New Roman" w:hAnsi="Times New Roman" w:cs="Times New Roman"/>
          <w:color w:val="000000"/>
          <w:spacing w:val="102"/>
          <w:sz w:val="24"/>
          <w:szCs w:val="24"/>
        </w:rPr>
        <w:t xml:space="preserve"> </w:t>
      </w:r>
      <w:r>
        <w:rPr>
          <w:rFonts w:ascii="Times New Roman" w:eastAsia="Times New Roman" w:hAnsi="Times New Roman" w:cs="Times New Roman"/>
          <w:color w:val="000000"/>
          <w:sz w:val="24"/>
          <w:szCs w:val="24"/>
        </w:rPr>
        <w:t>features</w:t>
      </w:r>
      <w:r>
        <w:rPr>
          <w:rFonts w:ascii="Times New Roman" w:eastAsia="Times New Roman" w:hAnsi="Times New Roman" w:cs="Times New Roman"/>
          <w:color w:val="000000"/>
          <w:spacing w:val="101"/>
          <w:sz w:val="24"/>
          <w:szCs w:val="24"/>
        </w:rPr>
        <w:t xml:space="preserve"> </w:t>
      </w:r>
      <w:r>
        <w:rPr>
          <w:rFonts w:ascii="Times New Roman" w:eastAsia="Times New Roman" w:hAnsi="Times New Roman" w:cs="Times New Roman"/>
          <w:color w:val="000000"/>
          <w:spacing w:val="-1"/>
          <w:sz w:val="24"/>
          <w:szCs w:val="24"/>
        </w:rPr>
        <w:t>allow</w:t>
      </w:r>
      <w:r>
        <w:rPr>
          <w:rFonts w:ascii="Times New Roman" w:eastAsia="Times New Roman" w:hAnsi="Times New Roman" w:cs="Times New Roman"/>
          <w:color w:val="000000"/>
          <w:spacing w:val="100"/>
          <w:sz w:val="24"/>
          <w:szCs w:val="24"/>
        </w:rPr>
        <w:t xml:space="preserve"> </w:t>
      </w:r>
      <w:r>
        <w:rPr>
          <w:rFonts w:ascii="Times New Roman" w:eastAsia="Times New Roman" w:hAnsi="Times New Roman" w:cs="Times New Roman"/>
          <w:color w:val="000000"/>
          <w:spacing w:val="-1"/>
          <w:sz w:val="24"/>
          <w:szCs w:val="24"/>
        </w:rPr>
        <w:t>developers</w:t>
      </w:r>
      <w:r>
        <w:rPr>
          <w:rFonts w:ascii="Times New Roman" w:eastAsia="Times New Roman" w:hAnsi="Times New Roman" w:cs="Times New Roman"/>
          <w:color w:val="000000"/>
          <w:spacing w:val="100"/>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103"/>
          <w:sz w:val="24"/>
          <w:szCs w:val="24"/>
        </w:rPr>
        <w:t xml:space="preserve"> </w:t>
      </w:r>
      <w:r>
        <w:rPr>
          <w:rFonts w:ascii="Times New Roman" w:eastAsia="Times New Roman" w:hAnsi="Times New Roman" w:cs="Times New Roman"/>
          <w:color w:val="000000"/>
          <w:spacing w:val="-1"/>
          <w:sz w:val="24"/>
          <w:szCs w:val="24"/>
        </w:rPr>
        <w:t>organize</w:t>
      </w:r>
      <w:r>
        <w:rPr>
          <w:rFonts w:ascii="Times New Roman" w:eastAsia="Times New Roman" w:hAnsi="Times New Roman" w:cs="Times New Roman"/>
          <w:color w:val="000000"/>
          <w:spacing w:val="100"/>
          <w:sz w:val="24"/>
          <w:szCs w:val="24"/>
        </w:rPr>
        <w:t xml:space="preserve"> </w:t>
      </w:r>
      <w:r>
        <w:rPr>
          <w:rFonts w:ascii="Times New Roman" w:eastAsia="Times New Roman" w:hAnsi="Times New Roman" w:cs="Times New Roman"/>
          <w:color w:val="000000"/>
          <w:spacing w:val="-1"/>
          <w:sz w:val="24"/>
          <w:szCs w:val="24"/>
        </w:rPr>
        <w:t xml:space="preserve">and </w:t>
      </w:r>
      <w:r>
        <w:rPr>
          <w:rFonts w:ascii="Times New Roman" w:eastAsia="Times New Roman" w:hAnsi="Times New Roman" w:cs="Times New Roman"/>
          <w:color w:val="000000"/>
          <w:sz w:val="24"/>
          <w:szCs w:val="24"/>
        </w:rPr>
        <w:t>modularize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their</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code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effectively,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facilitating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better</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code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management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scalability.</w:t>
      </w:r>
    </w:p>
    <w:p w14:paraId="60D702D7" w14:textId="77777777" w:rsidR="00520D9B" w:rsidRDefault="001627B5" w:rsidP="00240F5F">
      <w:pPr>
        <w:pStyle w:val="ListParagraph"/>
        <w:numPr>
          <w:ilvl w:val="0"/>
          <w:numId w:val="7"/>
        </w:numPr>
        <w:spacing w:before="281" w:line="480" w:lineRule="auto"/>
        <w:ind w:left="481"/>
        <w:jc w:val="both"/>
        <w:rPr>
          <w:rFonts w:ascii="Times New Roman" w:eastAsia="Times New Roman" w:hAnsi="Times New Roman" w:cs="Times New Roman"/>
          <w:b/>
          <w:bCs/>
          <w:color w:val="000000"/>
          <w:spacing w:val="3"/>
          <w:sz w:val="28"/>
          <w:szCs w:val="28"/>
        </w:rPr>
      </w:pPr>
      <w:r>
        <w:rPr>
          <w:rFonts w:ascii="Times New Roman" w:eastAsia="Times New Roman" w:hAnsi="Times New Roman" w:cs="Times New Roman"/>
          <w:b/>
          <w:bCs/>
          <w:color w:val="000000"/>
          <w:sz w:val="28"/>
          <w:szCs w:val="28"/>
        </w:rPr>
        <w:t>Interactivity</w:t>
      </w:r>
      <w:r>
        <w:rPr>
          <w:rFonts w:ascii="Times New Roman" w:eastAsia="Times New Roman" w:hAnsi="Times New Roman" w:cs="Times New Roman"/>
          <w:b/>
          <w:bCs/>
          <w:color w:val="000000"/>
          <w:spacing w:val="1"/>
          <w:sz w:val="28"/>
          <w:szCs w:val="28"/>
        </w:rPr>
        <w:t xml:space="preserve"> </w:t>
      </w:r>
      <w:r>
        <w:rPr>
          <w:rFonts w:ascii="Times New Roman" w:eastAsia="Times New Roman" w:hAnsi="Times New Roman" w:cs="Times New Roman"/>
          <w:b/>
          <w:bCs/>
          <w:color w:val="000000"/>
          <w:spacing w:val="-1"/>
          <w:sz w:val="28"/>
          <w:szCs w:val="28"/>
        </w:rPr>
        <w:t>and Dynamic</w:t>
      </w:r>
      <w:r>
        <w:rPr>
          <w:rFonts w:ascii="Times New Roman" w:eastAsia="Times New Roman" w:hAnsi="Times New Roman" w:cs="Times New Roman"/>
          <w:b/>
          <w:bCs/>
          <w:color w:val="000000"/>
          <w:sz w:val="28"/>
          <w:szCs w:val="28"/>
        </w:rPr>
        <w:t xml:space="preserve"> Content:</w:t>
      </w:r>
    </w:p>
    <w:p w14:paraId="60D702D8" w14:textId="77777777" w:rsidR="00520D9B" w:rsidRDefault="001627B5" w:rsidP="00240F5F">
      <w:pPr>
        <w:spacing w:before="17" w:line="480" w:lineRule="auto"/>
        <w:ind w:left="1" w:right="601"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lastRenderedPageBreak/>
        <w:t>JavaScript enhances web pages by enabling real-time responsiveness to user interactions. Developers can implement features like sliders, pop-ups, and form validations, while also facilitating dynamic content loading and updating, contributing to more engaging and user-friendly websites.</w:t>
      </w:r>
    </w:p>
    <w:p w14:paraId="60D702D9" w14:textId="77777777" w:rsidR="00520D9B" w:rsidRDefault="001627B5" w:rsidP="00240F5F">
      <w:pPr>
        <w:pStyle w:val="ListParagraph"/>
        <w:numPr>
          <w:ilvl w:val="0"/>
          <w:numId w:val="7"/>
        </w:numPr>
        <w:spacing w:before="281" w:line="480" w:lineRule="auto"/>
        <w:ind w:left="481"/>
        <w:jc w:val="both"/>
        <w:rPr>
          <w:rFonts w:ascii="Times New Roman" w:eastAsia="Times New Roman" w:hAnsi="Times New Roman" w:cs="Times New Roman"/>
          <w:b/>
          <w:bCs/>
          <w:color w:val="000000"/>
          <w:spacing w:val="-6"/>
          <w:sz w:val="28"/>
          <w:szCs w:val="28"/>
        </w:rPr>
      </w:pPr>
      <w:r>
        <w:rPr>
          <w:rFonts w:ascii="Times New Roman" w:eastAsia="Times New Roman" w:hAnsi="Times New Roman" w:cs="Times New Roman"/>
          <w:b/>
          <w:bCs/>
          <w:color w:val="000000"/>
          <w:sz w:val="28"/>
          <w:szCs w:val="28"/>
        </w:rPr>
        <w:t xml:space="preserve">Event-Driven </w:t>
      </w:r>
      <w:r>
        <w:rPr>
          <w:rFonts w:ascii="Times New Roman" w:eastAsia="Times New Roman" w:hAnsi="Times New Roman" w:cs="Times New Roman"/>
          <w:b/>
          <w:bCs/>
          <w:color w:val="000000"/>
          <w:spacing w:val="-1"/>
          <w:sz w:val="28"/>
          <w:szCs w:val="28"/>
        </w:rPr>
        <w:t>Programming:</w:t>
      </w:r>
    </w:p>
    <w:p w14:paraId="60D702DA" w14:textId="77777777" w:rsidR="00520D9B" w:rsidRDefault="001627B5" w:rsidP="00240F5F">
      <w:pPr>
        <w:spacing w:before="17" w:line="480" w:lineRule="auto"/>
        <w:ind w:left="1" w:right="624"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z w:val="24"/>
          <w:szCs w:val="24"/>
        </w:rPr>
        <w:t>JavaScript</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follows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an</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event-driven</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programming</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model,</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wherein</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developers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 xml:space="preserve">define </w:t>
      </w:r>
      <w:r>
        <w:rPr>
          <w:rFonts w:ascii="Times New Roman" w:eastAsia="Times New Roman" w:hAnsi="Times New Roman" w:cs="Times New Roman"/>
          <w:color w:val="000000"/>
          <w:spacing w:val="-1"/>
          <w:sz w:val="24"/>
          <w:szCs w:val="24"/>
        </w:rPr>
        <w:t>functions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that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execute in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response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z w:val="24"/>
          <w:szCs w:val="24"/>
        </w:rPr>
        <w:t xml:space="preserve"> specific</w:t>
      </w:r>
      <w:r>
        <w:rPr>
          <w:rFonts w:ascii="Times New Roman" w:eastAsia="Times New Roman" w:hAnsi="Times New Roman" w:cs="Times New Roman"/>
          <w:color w:val="000000"/>
          <w:spacing w:val="-1"/>
          <w:sz w:val="24"/>
          <w:szCs w:val="24"/>
        </w:rPr>
        <w:t xml:space="preserve"> events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 xml:space="preserve">such </w:t>
      </w:r>
      <w:r>
        <w:rPr>
          <w:rFonts w:ascii="Times New Roman" w:eastAsia="Times New Roman" w:hAnsi="Times New Roman" w:cs="Times New Roman"/>
          <w:color w:val="000000"/>
          <w:spacing w:val="-1"/>
          <w:sz w:val="24"/>
          <w:szCs w:val="24"/>
        </w:rPr>
        <w:t>as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button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clicks,</w:t>
      </w:r>
      <w:r>
        <w:rPr>
          <w:rFonts w:ascii="Times New Roman" w:eastAsia="Times New Roman" w:hAnsi="Times New Roman" w:cs="Times New Roman"/>
          <w:color w:val="000000"/>
          <w:sz w:val="24"/>
          <w:szCs w:val="24"/>
        </w:rPr>
        <w:t xml:space="preserve"> mouseovers, </w:t>
      </w:r>
      <w:r>
        <w:rPr>
          <w:rFonts w:ascii="Times New Roman" w:eastAsia="Times New Roman" w:hAnsi="Times New Roman" w:cs="Times New Roman"/>
          <w:color w:val="000000"/>
          <w:spacing w:val="-1"/>
          <w:sz w:val="24"/>
          <w:szCs w:val="24"/>
        </w:rPr>
        <w:t xml:space="preserve">or </w:t>
      </w:r>
      <w:r>
        <w:rPr>
          <w:rFonts w:ascii="Times New Roman" w:eastAsia="Times New Roman" w:hAnsi="Times New Roman" w:cs="Times New Roman"/>
          <w:color w:val="000000"/>
          <w:spacing w:val="-2"/>
          <w:sz w:val="24"/>
          <w:szCs w:val="24"/>
        </w:rPr>
        <w:t>form</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1"/>
          <w:sz w:val="24"/>
          <w:szCs w:val="24"/>
        </w:rPr>
        <w:t>submissions.</w:t>
      </w:r>
      <w:r>
        <w:rPr>
          <w:rFonts w:ascii="Times New Roman" w:eastAsia="Times New Roman" w:hAnsi="Times New Roman" w:cs="Times New Roman"/>
          <w:color w:val="000000"/>
          <w:spacing w:val="-11"/>
          <w:sz w:val="24"/>
          <w:szCs w:val="24"/>
        </w:rPr>
        <w:t xml:space="preserve"> </w:t>
      </w:r>
      <w:r>
        <w:rPr>
          <w:rFonts w:ascii="Times New Roman" w:eastAsia="Times New Roman" w:hAnsi="Times New Roman" w:cs="Times New Roman"/>
          <w:color w:val="000000"/>
          <w:spacing w:val="-3"/>
          <w:sz w:val="24"/>
          <w:szCs w:val="24"/>
        </w:rPr>
        <w:t>This</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2"/>
          <w:sz w:val="24"/>
          <w:szCs w:val="24"/>
        </w:rPr>
        <w:t>paradigm</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1"/>
          <w:sz w:val="24"/>
          <w:szCs w:val="24"/>
        </w:rPr>
        <w:t>improves</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3"/>
          <w:sz w:val="24"/>
          <w:szCs w:val="24"/>
        </w:rPr>
        <w:t>user</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2"/>
          <w:sz w:val="24"/>
          <w:szCs w:val="24"/>
        </w:rPr>
        <w:t>experience</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4"/>
          <w:sz w:val="24"/>
          <w:szCs w:val="24"/>
        </w:rPr>
        <w:t>by</w:t>
      </w:r>
      <w:r>
        <w:rPr>
          <w:rFonts w:ascii="Times New Roman" w:eastAsia="Times New Roman" w:hAnsi="Times New Roman" w:cs="Times New Roman"/>
          <w:color w:val="000000"/>
          <w:spacing w:val="-12"/>
          <w:sz w:val="24"/>
          <w:szCs w:val="24"/>
        </w:rPr>
        <w:t xml:space="preserve"> </w:t>
      </w:r>
      <w:r>
        <w:rPr>
          <w:rFonts w:ascii="Times New Roman" w:eastAsia="Times New Roman" w:hAnsi="Times New Roman" w:cs="Times New Roman"/>
          <w:color w:val="000000"/>
          <w:spacing w:val="-2"/>
          <w:sz w:val="24"/>
          <w:szCs w:val="24"/>
        </w:rPr>
        <w:t>making</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4"/>
          <w:sz w:val="24"/>
          <w:szCs w:val="24"/>
        </w:rPr>
        <w:t>web</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3"/>
          <w:sz w:val="24"/>
          <w:szCs w:val="24"/>
        </w:rPr>
        <w:t>pages</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2"/>
          <w:sz w:val="24"/>
          <w:szCs w:val="24"/>
        </w:rPr>
        <w:t xml:space="preserve">more </w:t>
      </w:r>
      <w:r>
        <w:rPr>
          <w:rFonts w:ascii="Times New Roman" w:eastAsia="Times New Roman" w:hAnsi="Times New Roman" w:cs="Times New Roman"/>
          <w:color w:val="000000"/>
          <w:sz w:val="24"/>
          <w:szCs w:val="24"/>
        </w:rPr>
        <w:t>interactive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responsive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to</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user</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actions.</w:t>
      </w:r>
    </w:p>
    <w:p w14:paraId="60D702DB" w14:textId="77777777" w:rsidR="00520D9B" w:rsidRDefault="001627B5" w:rsidP="00240F5F">
      <w:pPr>
        <w:pStyle w:val="ListParagraph"/>
        <w:numPr>
          <w:ilvl w:val="0"/>
          <w:numId w:val="7"/>
        </w:numPr>
        <w:spacing w:before="342" w:line="480" w:lineRule="auto"/>
        <w:ind w:left="481"/>
        <w:jc w:val="both"/>
        <w:rPr>
          <w:rFonts w:ascii="Times New Roman" w:eastAsia="Times New Roman" w:hAnsi="Times New Roman" w:cs="Times New Roman"/>
          <w:b/>
          <w:bCs/>
          <w:color w:val="000000"/>
          <w:spacing w:val="-1"/>
          <w:sz w:val="28"/>
          <w:szCs w:val="28"/>
        </w:rPr>
      </w:pPr>
      <w:r>
        <w:rPr>
          <w:rFonts w:ascii="Times New Roman" w:eastAsia="Times New Roman" w:hAnsi="Times New Roman" w:cs="Times New Roman"/>
          <w:b/>
          <w:bCs/>
          <w:color w:val="000000"/>
          <w:spacing w:val="-1"/>
          <w:sz w:val="28"/>
          <w:szCs w:val="28"/>
        </w:rPr>
        <w:t>Cross-Browser</w:t>
      </w:r>
      <w:r>
        <w:rPr>
          <w:rFonts w:ascii="Times New Roman" w:eastAsia="Times New Roman" w:hAnsi="Times New Roman" w:cs="Times New Roman"/>
          <w:b/>
          <w:bCs/>
          <w:color w:val="000000"/>
          <w:spacing w:val="-5"/>
          <w:sz w:val="28"/>
          <w:szCs w:val="28"/>
        </w:rPr>
        <w:t xml:space="preserve"> </w:t>
      </w:r>
      <w:r>
        <w:rPr>
          <w:rFonts w:ascii="Times New Roman" w:eastAsia="Times New Roman" w:hAnsi="Times New Roman" w:cs="Times New Roman"/>
          <w:b/>
          <w:bCs/>
          <w:color w:val="000000"/>
          <w:spacing w:val="-1"/>
          <w:sz w:val="28"/>
          <w:szCs w:val="28"/>
        </w:rPr>
        <w:t>Compatibility:</w:t>
      </w:r>
    </w:p>
    <w:p w14:paraId="60D702DC" w14:textId="77777777" w:rsidR="00520D9B" w:rsidRDefault="001627B5" w:rsidP="00240F5F">
      <w:pPr>
        <w:spacing w:before="27" w:line="480" w:lineRule="auto"/>
        <w:ind w:left="1" w:right="966" w:firstLine="1"/>
        <w:jc w:val="both"/>
        <w:rPr>
          <w:rFonts w:ascii="Times New Roman" w:eastAsia="Times New Roman" w:hAnsi="Times New Roman" w:cs="Times New Roman"/>
          <w:color w:val="000000"/>
          <w:spacing w:val="-2"/>
          <w:sz w:val="24"/>
          <w:szCs w:val="24"/>
        </w:rPr>
      </w:pPr>
      <w:r>
        <w:rPr>
          <w:rFonts w:ascii="Times New Roman" w:eastAsia="Times New Roman" w:hAnsi="Times New Roman" w:cs="Times New Roman"/>
          <w:color w:val="000000"/>
          <w:spacing w:val="-1"/>
          <w:sz w:val="24"/>
          <w:szCs w:val="24"/>
        </w:rPr>
        <w:t>JavaScript</w:t>
      </w:r>
      <w:r>
        <w:rPr>
          <w:rFonts w:ascii="Times New Roman" w:eastAsia="Times New Roman" w:hAnsi="Times New Roman" w:cs="Times New Roman"/>
          <w:color w:val="000000"/>
          <w:sz w:val="24"/>
          <w:szCs w:val="24"/>
        </w:rPr>
        <w:t xml:space="preserve"> is </w:t>
      </w:r>
      <w:r>
        <w:rPr>
          <w:rFonts w:ascii="Times New Roman" w:eastAsia="Times New Roman" w:hAnsi="Times New Roman" w:cs="Times New Roman"/>
          <w:color w:val="000000"/>
          <w:spacing w:val="-1"/>
          <w:sz w:val="24"/>
          <w:szCs w:val="24"/>
        </w:rPr>
        <w:t>supported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2"/>
          <w:sz w:val="24"/>
          <w:szCs w:val="24"/>
        </w:rPr>
        <w:t>by all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major</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 xml:space="preserve">web browsers, </w:t>
      </w:r>
      <w:r>
        <w:rPr>
          <w:rFonts w:ascii="Times New Roman" w:eastAsia="Times New Roman" w:hAnsi="Times New Roman" w:cs="Times New Roman"/>
          <w:color w:val="000000"/>
          <w:spacing w:val="-1"/>
          <w:sz w:val="24"/>
          <w:szCs w:val="24"/>
        </w:rPr>
        <w:t xml:space="preserve">including </w:t>
      </w:r>
      <w:r>
        <w:rPr>
          <w:rFonts w:ascii="Times New Roman" w:eastAsia="Times New Roman" w:hAnsi="Times New Roman" w:cs="Times New Roman"/>
          <w:color w:val="000000"/>
          <w:spacing w:val="1"/>
          <w:sz w:val="24"/>
          <w:szCs w:val="24"/>
        </w:rPr>
        <w:t xml:space="preserve">Chrome, </w:t>
      </w:r>
      <w:r>
        <w:rPr>
          <w:rFonts w:ascii="Times New Roman" w:eastAsia="Times New Roman" w:hAnsi="Times New Roman" w:cs="Times New Roman"/>
          <w:color w:val="000000"/>
          <w:sz w:val="24"/>
          <w:szCs w:val="24"/>
        </w:rPr>
        <w:t xml:space="preserve">Firefox, </w:t>
      </w:r>
      <w:r>
        <w:rPr>
          <w:rFonts w:ascii="Times New Roman" w:eastAsia="Times New Roman" w:hAnsi="Times New Roman" w:cs="Times New Roman"/>
          <w:color w:val="000000"/>
          <w:spacing w:val="-1"/>
          <w:sz w:val="24"/>
          <w:szCs w:val="24"/>
        </w:rPr>
        <w:t xml:space="preserve">Safari,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Edge,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ensuring</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consistent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functionality</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across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diverse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platforms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devices.</w:t>
      </w:r>
    </w:p>
    <w:p w14:paraId="60D702DD" w14:textId="77777777" w:rsidR="00520D9B" w:rsidRDefault="001627B5" w:rsidP="00240F5F">
      <w:pPr>
        <w:spacing w:before="70" w:line="480" w:lineRule="auto"/>
        <w:ind w:left="1" w:right="597"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JavaScript</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is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4"/>
          <w:sz w:val="24"/>
          <w:szCs w:val="24"/>
        </w:rPr>
        <w:t>an</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indispensable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technology</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5"/>
          <w:sz w:val="24"/>
          <w:szCs w:val="24"/>
        </w:rPr>
        <w:t>in</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modern</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web</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development,</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frequently</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1"/>
          <w:sz w:val="24"/>
          <w:szCs w:val="24"/>
        </w:rPr>
        <w:t>working alongside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HTML</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3"/>
          <w:sz w:val="24"/>
          <w:szCs w:val="24"/>
        </w:rPr>
        <w:t>and</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CSS</w:t>
      </w:r>
      <w:r>
        <w:rPr>
          <w:rFonts w:ascii="Times New Roman" w:eastAsia="Times New Roman" w:hAnsi="Times New Roman" w:cs="Times New Roman"/>
          <w:color w:val="000000"/>
          <w:spacing w:val="-1"/>
          <w:sz w:val="24"/>
          <w:szCs w:val="24"/>
        </w:rPr>
        <w:t xml:space="preserve"> to</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build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interactive</w:t>
      </w:r>
      <w:r>
        <w:rPr>
          <w:rFonts w:ascii="Times New Roman" w:eastAsia="Times New Roman" w:hAnsi="Times New Roman" w:cs="Times New Roman"/>
          <w:color w:val="000000"/>
          <w:spacing w:val="-2"/>
          <w:sz w:val="24"/>
          <w:szCs w:val="24"/>
        </w:rPr>
        <w:t xml:space="preserve"> web</w:t>
      </w:r>
      <w:r>
        <w:rPr>
          <w:rFonts w:ascii="Times New Roman" w:eastAsia="Times New Roman" w:hAnsi="Times New Roman" w:cs="Times New Roman"/>
          <w:color w:val="000000"/>
          <w:spacing w:val="-1"/>
          <w:sz w:val="24"/>
          <w:szCs w:val="24"/>
        </w:rPr>
        <w:t xml:space="preserve"> applications.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Over</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time,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JavaScript</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has expanded</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beyond</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z w:val="24"/>
          <w:szCs w:val="24"/>
        </w:rPr>
        <w:t>its</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initial</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z w:val="24"/>
          <w:szCs w:val="24"/>
        </w:rPr>
        <w:t>use</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in</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web</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browsers,</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z w:val="24"/>
          <w:szCs w:val="24"/>
        </w:rPr>
        <w:t>now</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also</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playing</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2"/>
          <w:sz w:val="24"/>
          <w:szCs w:val="24"/>
        </w:rPr>
        <w:t xml:space="preserve">a </w:t>
      </w:r>
      <w:r>
        <w:rPr>
          <w:rFonts w:ascii="Times New Roman" w:eastAsia="Times New Roman" w:hAnsi="Times New Roman" w:cs="Times New Roman"/>
          <w:color w:val="000000"/>
          <w:spacing w:val="-1"/>
          <w:sz w:val="24"/>
          <w:szCs w:val="24"/>
        </w:rPr>
        <w:t>significant</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role</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in server-side</w:t>
      </w:r>
      <w:r>
        <w:rPr>
          <w:rFonts w:ascii="Times New Roman" w:eastAsia="Times New Roman" w:hAnsi="Times New Roman" w:cs="Times New Roman"/>
          <w:color w:val="000000"/>
          <w:spacing w:val="38"/>
          <w:sz w:val="24"/>
          <w:szCs w:val="24"/>
        </w:rPr>
        <w:t xml:space="preserve"> </w:t>
      </w:r>
      <w:r>
        <w:rPr>
          <w:rFonts w:ascii="Times New Roman" w:eastAsia="Times New Roman" w:hAnsi="Times New Roman" w:cs="Times New Roman"/>
          <w:color w:val="000000"/>
          <w:spacing w:val="-1"/>
          <w:sz w:val="24"/>
          <w:szCs w:val="24"/>
        </w:rPr>
        <w:t>development</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pacing w:val="-1"/>
          <w:sz w:val="24"/>
          <w:szCs w:val="24"/>
        </w:rPr>
        <w:t>(via</w:t>
      </w:r>
      <w:r>
        <w:rPr>
          <w:rFonts w:ascii="Times New Roman" w:eastAsia="Times New Roman" w:hAnsi="Times New Roman" w:cs="Times New Roman"/>
          <w:color w:val="000000"/>
          <w:spacing w:val="37"/>
          <w:sz w:val="24"/>
          <w:szCs w:val="24"/>
        </w:rPr>
        <w:t xml:space="preserve"> </w:t>
      </w:r>
      <w:r>
        <w:rPr>
          <w:rFonts w:ascii="Times New Roman" w:eastAsia="Times New Roman" w:hAnsi="Times New Roman" w:cs="Times New Roman"/>
          <w:color w:val="000000"/>
          <w:spacing w:val="-1"/>
          <w:sz w:val="24"/>
          <w:szCs w:val="24"/>
        </w:rPr>
        <w:t>Node.js),</w:t>
      </w:r>
      <w:r>
        <w:rPr>
          <w:rFonts w:ascii="Times New Roman" w:eastAsia="Times New Roman" w:hAnsi="Times New Roman" w:cs="Times New Roman"/>
          <w:color w:val="000000"/>
          <w:spacing w:val="38"/>
          <w:sz w:val="24"/>
          <w:szCs w:val="24"/>
        </w:rPr>
        <w:t xml:space="preserve"> </w:t>
      </w:r>
      <w:r>
        <w:rPr>
          <w:rFonts w:ascii="Times New Roman" w:eastAsia="Times New Roman" w:hAnsi="Times New Roman" w:cs="Times New Roman"/>
          <w:color w:val="000000"/>
          <w:sz w:val="24"/>
          <w:szCs w:val="24"/>
        </w:rPr>
        <w:t>mobile</w:t>
      </w:r>
      <w:r>
        <w:rPr>
          <w:rFonts w:ascii="Times New Roman" w:eastAsia="Times New Roman" w:hAnsi="Times New Roman" w:cs="Times New Roman"/>
          <w:color w:val="000000"/>
          <w:spacing w:val="38"/>
          <w:sz w:val="24"/>
          <w:szCs w:val="24"/>
        </w:rPr>
        <w:t xml:space="preserve"> </w:t>
      </w:r>
      <w:r>
        <w:rPr>
          <w:rFonts w:ascii="Times New Roman" w:eastAsia="Times New Roman" w:hAnsi="Times New Roman" w:cs="Times New Roman"/>
          <w:color w:val="000000"/>
          <w:spacing w:val="-1"/>
          <w:sz w:val="24"/>
          <w:szCs w:val="24"/>
        </w:rPr>
        <w:t>app</w:t>
      </w:r>
      <w:r>
        <w:rPr>
          <w:rFonts w:ascii="Times New Roman" w:eastAsia="Times New Roman" w:hAnsi="Times New Roman" w:cs="Times New Roman"/>
          <w:color w:val="000000"/>
          <w:spacing w:val="38"/>
          <w:sz w:val="24"/>
          <w:szCs w:val="24"/>
        </w:rPr>
        <w:t xml:space="preserve"> </w:t>
      </w:r>
      <w:r>
        <w:rPr>
          <w:rFonts w:ascii="Times New Roman" w:eastAsia="Times New Roman" w:hAnsi="Times New Roman" w:cs="Times New Roman"/>
          <w:color w:val="000000"/>
          <w:spacing w:val="-1"/>
          <w:sz w:val="24"/>
          <w:szCs w:val="24"/>
        </w:rPr>
        <w:t>development,</w:t>
      </w:r>
      <w:r>
        <w:rPr>
          <w:rFonts w:ascii="Times New Roman" w:eastAsia="Times New Roman" w:hAnsi="Times New Roman" w:cs="Times New Roman"/>
          <w:color w:val="000000"/>
          <w:spacing w:val="39"/>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38"/>
          <w:sz w:val="24"/>
          <w:szCs w:val="24"/>
        </w:rPr>
        <w:t xml:space="preserve"> </w:t>
      </w:r>
      <w:r>
        <w:rPr>
          <w:rFonts w:ascii="Times New Roman" w:eastAsia="Times New Roman" w:hAnsi="Times New Roman" w:cs="Times New Roman"/>
          <w:color w:val="000000"/>
          <w:spacing w:val="-1"/>
          <w:sz w:val="24"/>
          <w:szCs w:val="24"/>
        </w:rPr>
        <w:t>other</w:t>
      </w:r>
      <w:r>
        <w:rPr>
          <w:rFonts w:ascii="Times New Roman" w:eastAsia="Times New Roman" w:hAnsi="Times New Roman" w:cs="Times New Roman"/>
          <w:color w:val="000000"/>
          <w:spacing w:val="37"/>
          <w:sz w:val="24"/>
          <w:szCs w:val="24"/>
        </w:rPr>
        <w:t xml:space="preserve"> </w:t>
      </w:r>
      <w:r>
        <w:rPr>
          <w:rFonts w:ascii="Times New Roman" w:eastAsia="Times New Roman" w:hAnsi="Times New Roman" w:cs="Times New Roman"/>
          <w:color w:val="000000"/>
          <w:spacing w:val="-1"/>
          <w:sz w:val="24"/>
          <w:szCs w:val="24"/>
        </w:rPr>
        <w:t xml:space="preserve">application </w:t>
      </w:r>
      <w:r>
        <w:rPr>
          <w:rFonts w:ascii="Times New Roman" w:eastAsia="Times New Roman" w:hAnsi="Times New Roman" w:cs="Times New Roman"/>
          <w:color w:val="000000"/>
          <w:spacing w:val="2"/>
          <w:sz w:val="24"/>
          <w:szCs w:val="24"/>
        </w:rPr>
        <w:t>domains.</w:t>
      </w:r>
    </w:p>
    <w:p w14:paraId="60D702DE" w14:textId="77777777" w:rsidR="00520D9B" w:rsidRDefault="001627B5" w:rsidP="00ED3103">
      <w:pPr>
        <w:jc w:val="both"/>
        <w:rPr>
          <w:rFonts w:ascii="Times New Roman" w:eastAsia="Times New Roman" w:hAnsi="Times New Roman" w:cs="Times New Roman"/>
          <w:color w:val="000000"/>
          <w:spacing w:val="-2"/>
          <w:sz w:val="24"/>
          <w:szCs w:val="24"/>
        </w:rPr>
      </w:pPr>
      <w:r>
        <w:rPr>
          <w:rFonts w:ascii="Times New Roman" w:eastAsia="Times New Roman" w:hAnsi="Times New Roman" w:cs="Times New Roman"/>
          <w:color w:val="000000"/>
          <w:spacing w:val="-2"/>
          <w:sz w:val="24"/>
          <w:szCs w:val="24"/>
        </w:rPr>
        <w:br w:type="page"/>
      </w:r>
    </w:p>
    <w:p w14:paraId="60D702DF" w14:textId="77777777" w:rsidR="00520D9B" w:rsidRDefault="001627B5" w:rsidP="00735DB7">
      <w:pPr>
        <w:spacing w:before="319" w:line="480" w:lineRule="auto"/>
        <w:ind w:left="720" w:right="3120"/>
        <w:jc w:val="center"/>
        <w:rPr>
          <w:rFonts w:ascii="Times New Roman" w:eastAsia="Times New Roman" w:hAnsi="Times New Roman" w:cs="Times New Roman"/>
          <w:b/>
          <w:bCs/>
          <w:color w:val="000000"/>
          <w:spacing w:val="-1"/>
          <w:sz w:val="32"/>
          <w:szCs w:val="32"/>
          <w:u w:val="single" w:color="000000"/>
        </w:rPr>
      </w:pPr>
      <w:ins w:id="13" w:author="CHETAN SONI" w:date="2026-02-16T23:13:00Z">
        <w:r>
          <w:rPr>
            <w:rFonts w:ascii="Times New Roman" w:eastAsia="Times New Roman" w:hAnsi="Times New Roman" w:cs="Times New Roman"/>
            <w:b/>
            <w:bCs/>
            <w:sz w:val="32"/>
            <w:szCs w:val="27"/>
            <w:u w:val="single"/>
            <w:lang w:eastAsia="en-IN"/>
          </w:rPr>
          <w:lastRenderedPageBreak/>
          <w:t>3</w:t>
        </w:r>
      </w:ins>
      <w:r>
        <w:rPr>
          <w:rFonts w:ascii="Times New Roman" w:eastAsia="Times New Roman" w:hAnsi="Times New Roman" w:cs="Times New Roman"/>
          <w:b/>
          <w:bCs/>
          <w:sz w:val="32"/>
          <w:szCs w:val="27"/>
          <w:u w:val="single"/>
          <w:lang w:eastAsia="en-IN"/>
        </w:rPr>
        <w:t>(C)</w:t>
      </w:r>
      <w:r>
        <w:rPr>
          <w:rFonts w:ascii="Times New Roman" w:eastAsia="Times New Roman" w:hAnsi="Times New Roman" w:cs="Times New Roman"/>
          <w:b/>
          <w:bCs/>
          <w:color w:val="000000"/>
          <w:spacing w:val="-1"/>
          <w:sz w:val="32"/>
          <w:szCs w:val="32"/>
          <w:u w:val="single" w:color="000000"/>
        </w:rPr>
        <w:t>INTRODUCTION OF PHP</w:t>
      </w:r>
    </w:p>
    <w:p w14:paraId="60D702E0" w14:textId="77777777" w:rsidR="00520D9B" w:rsidRDefault="001627B5" w:rsidP="00305D08">
      <w:pPr>
        <w:spacing w:before="69" w:line="480" w:lineRule="auto"/>
        <w:ind w:left="1" w:right="598" w:firstLine="1"/>
        <w:jc w:val="both"/>
        <w:rPr>
          <w:rFonts w:ascii="Times New Roman" w:eastAsia="Times New Roman" w:hAnsi="Times New Roman" w:cs="Times New Roman"/>
          <w:color w:val="000000"/>
          <w:spacing w:val="-2"/>
          <w:sz w:val="24"/>
          <w:szCs w:val="24"/>
        </w:rPr>
      </w:pP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z w:val="24"/>
          <w:szCs w:val="24"/>
        </w:rPr>
        <w:t>is</w:t>
      </w:r>
      <w:r>
        <w:rPr>
          <w:rFonts w:ascii="Times New Roman" w:eastAsia="Times New Roman" w:hAnsi="Times New Roman" w:cs="Times New Roman"/>
          <w:color w:val="000000"/>
          <w:spacing w:val="37"/>
          <w:sz w:val="24"/>
          <w:szCs w:val="24"/>
        </w:rPr>
        <w:t xml:space="preserve"> </w:t>
      </w:r>
      <w:r>
        <w:rPr>
          <w:rFonts w:ascii="Times New Roman" w:eastAsia="Times New Roman" w:hAnsi="Times New Roman" w:cs="Times New Roman"/>
          <w:color w:val="000000"/>
          <w:spacing w:val="17"/>
          <w:sz w:val="24"/>
          <w:szCs w:val="24"/>
        </w:rPr>
        <w:t xml:space="preserve">a </w:t>
      </w:r>
      <w:r>
        <w:rPr>
          <w:rFonts w:ascii="Times New Roman" w:eastAsia="Times New Roman" w:hAnsi="Times New Roman" w:cs="Times New Roman"/>
          <w:color w:val="000000"/>
          <w:sz w:val="24"/>
          <w:szCs w:val="24"/>
        </w:rPr>
        <w:t>general-purpose</w:t>
      </w:r>
      <w:r>
        <w:rPr>
          <w:rFonts w:ascii="Times New Roman" w:eastAsia="Times New Roman" w:hAnsi="Times New Roman" w:cs="Times New Roman"/>
          <w:color w:val="000000"/>
          <w:spacing w:val="35"/>
          <w:sz w:val="24"/>
          <w:szCs w:val="24"/>
        </w:rPr>
        <w:t xml:space="preserve"> </w:t>
      </w:r>
      <w:r>
        <w:rPr>
          <w:rFonts w:ascii="Times New Roman" w:eastAsia="Times New Roman" w:hAnsi="Times New Roman" w:cs="Times New Roman"/>
          <w:color w:val="000000"/>
          <w:sz w:val="24"/>
          <w:szCs w:val="24"/>
        </w:rPr>
        <w:t>scripting</w:t>
      </w:r>
      <w:r>
        <w:rPr>
          <w:rFonts w:ascii="Times New Roman" w:eastAsia="Times New Roman" w:hAnsi="Times New Roman" w:cs="Times New Roman"/>
          <w:color w:val="000000"/>
          <w:spacing w:val="34"/>
          <w:sz w:val="24"/>
          <w:szCs w:val="24"/>
        </w:rPr>
        <w:t xml:space="preserve"> </w:t>
      </w:r>
      <w:r>
        <w:rPr>
          <w:rFonts w:ascii="Times New Roman" w:eastAsia="Times New Roman" w:hAnsi="Times New Roman" w:cs="Times New Roman"/>
          <w:color w:val="000000"/>
          <w:spacing w:val="-1"/>
          <w:sz w:val="24"/>
          <w:szCs w:val="24"/>
        </w:rPr>
        <w:t>language</w:t>
      </w:r>
      <w:r>
        <w:rPr>
          <w:rFonts w:ascii="Times New Roman" w:eastAsia="Times New Roman" w:hAnsi="Times New Roman" w:cs="Times New Roman"/>
          <w:color w:val="000000"/>
          <w:spacing w:val="35"/>
          <w:sz w:val="24"/>
          <w:szCs w:val="24"/>
        </w:rPr>
        <w:t xml:space="preserve"> </w:t>
      </w:r>
      <w:r>
        <w:rPr>
          <w:rFonts w:ascii="Times New Roman" w:eastAsia="Times New Roman" w:hAnsi="Times New Roman" w:cs="Times New Roman"/>
          <w:color w:val="000000"/>
          <w:sz w:val="24"/>
          <w:szCs w:val="24"/>
        </w:rPr>
        <w:t>primarily</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z w:val="24"/>
          <w:szCs w:val="24"/>
        </w:rPr>
        <w:t>designed</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for</w:t>
      </w:r>
      <w:r>
        <w:rPr>
          <w:rFonts w:ascii="Times New Roman" w:eastAsia="Times New Roman" w:hAnsi="Times New Roman" w:cs="Times New Roman"/>
          <w:color w:val="000000"/>
          <w:spacing w:val="35"/>
          <w:sz w:val="24"/>
          <w:szCs w:val="24"/>
        </w:rPr>
        <w:t xml:space="preserve"> </w:t>
      </w:r>
      <w:r>
        <w:rPr>
          <w:rFonts w:ascii="Times New Roman" w:eastAsia="Times New Roman" w:hAnsi="Times New Roman" w:cs="Times New Roman"/>
          <w:color w:val="000000"/>
          <w:spacing w:val="-1"/>
          <w:sz w:val="24"/>
          <w:szCs w:val="24"/>
        </w:rPr>
        <w:t>web</w:t>
      </w:r>
      <w:r>
        <w:rPr>
          <w:rFonts w:ascii="Times New Roman" w:eastAsia="Times New Roman" w:hAnsi="Times New Roman" w:cs="Times New Roman"/>
          <w:color w:val="000000"/>
          <w:spacing w:val="38"/>
          <w:sz w:val="24"/>
          <w:szCs w:val="24"/>
        </w:rPr>
        <w:t xml:space="preserve"> </w:t>
      </w:r>
      <w:r>
        <w:rPr>
          <w:rFonts w:ascii="Times New Roman" w:eastAsia="Times New Roman" w:hAnsi="Times New Roman" w:cs="Times New Roman"/>
          <w:color w:val="000000"/>
          <w:spacing w:val="-1"/>
          <w:sz w:val="24"/>
          <w:szCs w:val="24"/>
        </w:rPr>
        <w:t>development. Initially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created</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4"/>
          <w:sz w:val="24"/>
          <w:szCs w:val="24"/>
        </w:rPr>
        <w:t>by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Danish-Canadian</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programmer</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Rasmus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z w:val="24"/>
          <w:szCs w:val="24"/>
        </w:rPr>
        <w:t>Lerdorf</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in</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1993</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z w:val="24"/>
          <w:szCs w:val="24"/>
        </w:rPr>
        <w:t xml:space="preserve">officially </w:t>
      </w:r>
      <w:r>
        <w:rPr>
          <w:rFonts w:ascii="Times New Roman" w:eastAsia="Times New Roman" w:hAnsi="Times New Roman" w:cs="Times New Roman"/>
          <w:color w:val="000000"/>
          <w:spacing w:val="-1"/>
          <w:sz w:val="24"/>
          <w:szCs w:val="24"/>
        </w:rPr>
        <w:t>released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in</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1995,</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PHP's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reference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implementation</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is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now</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maintained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by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PHP</w:t>
      </w:r>
      <w:r>
        <w:rPr>
          <w:rFonts w:ascii="Times New Roman" w:eastAsia="Times New Roman" w:hAnsi="Times New Roman" w:cs="Times New Roman"/>
          <w:color w:val="000000"/>
          <w:spacing w:val="-1"/>
          <w:sz w:val="24"/>
          <w:szCs w:val="24"/>
        </w:rPr>
        <w:t xml:space="preserve"> Group. Originally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an</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acronym</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 xml:space="preserve">for </w:t>
      </w:r>
      <w:r>
        <w:rPr>
          <w:rFonts w:ascii="Times New Roman" w:eastAsia="Times New Roman" w:hAnsi="Times New Roman" w:cs="Times New Roman"/>
          <w:color w:val="000000"/>
          <w:sz w:val="24"/>
          <w:szCs w:val="24"/>
        </w:rPr>
        <w:t>"Personal</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Home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Page,"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PHP</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now</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stands</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for</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recursive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 xml:space="preserve">term </w:t>
      </w:r>
      <w:r>
        <w:rPr>
          <w:rFonts w:ascii="Times New Roman" w:eastAsia="Times New Roman" w:hAnsi="Times New Roman" w:cs="Times New Roman"/>
          <w:color w:val="000000"/>
          <w:spacing w:val="2"/>
          <w:sz w:val="24"/>
          <w:szCs w:val="24"/>
        </w:rPr>
        <w:t>"PHP:</w:t>
      </w:r>
      <w:r>
        <w:rPr>
          <w:rFonts w:ascii="Times New Roman" w:eastAsia="Times New Roman" w:hAnsi="Times New Roman" w:cs="Times New Roman"/>
          <w:color w:val="000000"/>
          <w:spacing w:val="12"/>
          <w:sz w:val="24"/>
          <w:szCs w:val="24"/>
        </w:rPr>
        <w:t xml:space="preserve"> </w:t>
      </w:r>
      <w:r>
        <w:rPr>
          <w:rFonts w:ascii="Times New Roman" w:eastAsia="Times New Roman" w:hAnsi="Times New Roman" w:cs="Times New Roman"/>
          <w:color w:val="000000"/>
          <w:spacing w:val="1"/>
          <w:sz w:val="24"/>
          <w:szCs w:val="24"/>
        </w:rPr>
        <w:t>Hypertext</w:t>
      </w:r>
      <w:r>
        <w:rPr>
          <w:rFonts w:ascii="Times New Roman" w:eastAsia="Times New Roman" w:hAnsi="Times New Roman" w:cs="Times New Roman"/>
          <w:color w:val="000000"/>
          <w:spacing w:val="12"/>
          <w:sz w:val="24"/>
          <w:szCs w:val="24"/>
        </w:rPr>
        <w:t xml:space="preserve"> </w:t>
      </w:r>
      <w:r>
        <w:rPr>
          <w:rFonts w:ascii="Times New Roman" w:eastAsia="Times New Roman" w:hAnsi="Times New Roman" w:cs="Times New Roman"/>
          <w:color w:val="000000"/>
          <w:spacing w:val="-1"/>
          <w:sz w:val="24"/>
          <w:szCs w:val="24"/>
        </w:rPr>
        <w:t>Preprocessor."</w:t>
      </w:r>
    </w:p>
    <w:p w14:paraId="60D702E1" w14:textId="77777777" w:rsidR="00520D9B" w:rsidRDefault="001627B5" w:rsidP="00305D08">
      <w:pPr>
        <w:spacing w:before="157" w:line="480" w:lineRule="auto"/>
        <w:ind w:left="1" w:right="597"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1"/>
          <w:sz w:val="24"/>
          <w:szCs w:val="24"/>
        </w:rPr>
        <w:t xml:space="preserve"> code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is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typically</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processed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on</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5"/>
          <w:sz w:val="24"/>
          <w:szCs w:val="24"/>
        </w:rPr>
        <w:t xml:space="preserve">a </w:t>
      </w:r>
      <w:r>
        <w:rPr>
          <w:rFonts w:ascii="Times New Roman" w:eastAsia="Times New Roman" w:hAnsi="Times New Roman" w:cs="Times New Roman"/>
          <w:color w:val="000000"/>
          <w:spacing w:val="-1"/>
          <w:sz w:val="24"/>
          <w:szCs w:val="24"/>
        </w:rPr>
        <w:t>web</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server</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through</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5"/>
          <w:sz w:val="24"/>
          <w:szCs w:val="24"/>
        </w:rPr>
        <w:t xml:space="preserve">a </w:t>
      </w: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2"/>
          <w:sz w:val="24"/>
          <w:szCs w:val="24"/>
        </w:rPr>
        <w:t>interpreter,</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which</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can</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 xml:space="preserve">be </w:t>
      </w:r>
      <w:r>
        <w:rPr>
          <w:rFonts w:ascii="Times New Roman" w:eastAsia="Times New Roman" w:hAnsi="Times New Roman" w:cs="Times New Roman"/>
          <w:color w:val="000000"/>
          <w:sz w:val="24"/>
          <w:szCs w:val="24"/>
        </w:rPr>
        <w:t xml:space="preserve">implemented </w:t>
      </w:r>
      <w:r>
        <w:rPr>
          <w:rFonts w:ascii="Times New Roman" w:eastAsia="Times New Roman" w:hAnsi="Times New Roman" w:cs="Times New Roman"/>
          <w:color w:val="000000"/>
          <w:spacing w:val="-1"/>
          <w:sz w:val="24"/>
          <w:szCs w:val="24"/>
        </w:rPr>
        <w:t>as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 xml:space="preserve">a </w:t>
      </w:r>
      <w:r>
        <w:rPr>
          <w:rFonts w:ascii="Times New Roman" w:eastAsia="Times New Roman" w:hAnsi="Times New Roman" w:cs="Times New Roman"/>
          <w:color w:val="000000"/>
          <w:sz w:val="24"/>
          <w:szCs w:val="24"/>
        </w:rPr>
        <w:t xml:space="preserve">module, </w:t>
      </w:r>
      <w:r>
        <w:rPr>
          <w:rFonts w:ascii="Times New Roman" w:eastAsia="Times New Roman" w:hAnsi="Times New Roman" w:cs="Times New Roman"/>
          <w:color w:val="000000"/>
          <w:spacing w:val="-1"/>
          <w:sz w:val="24"/>
          <w:szCs w:val="24"/>
        </w:rPr>
        <w:t>daemon,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or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Common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Gateway</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Interface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(CGI)</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executable.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The result</w:t>
      </w:r>
      <w:r>
        <w:rPr>
          <w:rFonts w:ascii="Times New Roman" w:eastAsia="Times New Roman" w:hAnsi="Times New Roman" w:cs="Times New Roman"/>
          <w:color w:val="000000"/>
          <w:spacing w:val="1"/>
          <w:sz w:val="24"/>
          <w:szCs w:val="24"/>
        </w:rPr>
        <w:t xml:space="preserve"> of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interpreted</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code—whether</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HTML,</w:t>
      </w:r>
      <w:r>
        <w:rPr>
          <w:rFonts w:ascii="Times New Roman" w:eastAsia="Times New Roman" w:hAnsi="Times New Roman" w:cs="Times New Roman"/>
          <w:color w:val="000000"/>
          <w:spacing w:val="1"/>
          <w:sz w:val="24"/>
          <w:szCs w:val="24"/>
        </w:rPr>
        <w:t xml:space="preserve"> binary</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image</w:t>
      </w:r>
      <w:r>
        <w:rPr>
          <w:rFonts w:ascii="Times New Roman" w:eastAsia="Times New Roman" w:hAnsi="Times New Roman" w:cs="Times New Roman"/>
          <w:color w:val="000000"/>
          <w:sz w:val="24"/>
          <w:szCs w:val="24"/>
        </w:rPr>
        <w:t xml:space="preserve"> data,</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 xml:space="preserve">or </w:t>
      </w:r>
      <w:r>
        <w:rPr>
          <w:rFonts w:ascii="Times New Roman" w:eastAsia="Times New Roman" w:hAnsi="Times New Roman" w:cs="Times New Roman"/>
          <w:color w:val="000000"/>
          <w:spacing w:val="-1"/>
          <w:sz w:val="24"/>
          <w:szCs w:val="24"/>
        </w:rPr>
        <w:t>other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types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2"/>
          <w:sz w:val="24"/>
          <w:szCs w:val="24"/>
        </w:rPr>
        <w:t>of</w:t>
      </w:r>
    </w:p>
    <w:p w14:paraId="60D702E2" w14:textId="77777777" w:rsidR="00520D9B" w:rsidRDefault="001627B5" w:rsidP="00305D08">
      <w:pPr>
        <w:spacing w:line="480" w:lineRule="auto"/>
        <w:ind w:left="1" w:right="598" w:firstLine="1"/>
        <w:jc w:val="both"/>
        <w:rPr>
          <w:rFonts w:ascii="Times New Roman" w:eastAsia="Times New Roman" w:hAnsi="Times New Roman" w:cs="Times New Roman"/>
          <w:color w:val="000000"/>
          <w:spacing w:val="-3"/>
          <w:sz w:val="24"/>
          <w:szCs w:val="24"/>
        </w:rPr>
      </w:pPr>
      <w:r>
        <w:rPr>
          <w:rFonts w:ascii="Times New Roman" w:eastAsia="Times New Roman" w:hAnsi="Times New Roman" w:cs="Times New Roman"/>
          <w:color w:val="000000"/>
          <w:sz w:val="24"/>
          <w:szCs w:val="24"/>
        </w:rPr>
        <w:t>output—forms</w:t>
      </w:r>
      <w:r>
        <w:rPr>
          <w:rFonts w:ascii="Times New Roman" w:eastAsia="Times New Roman" w:hAnsi="Times New Roman" w:cs="Times New Roman"/>
          <w:color w:val="000000"/>
          <w:spacing w:val="80"/>
          <w:sz w:val="24"/>
          <w:szCs w:val="24"/>
        </w:rPr>
        <w:t xml:space="preserve"> </w:t>
      </w:r>
      <w:r>
        <w:rPr>
          <w:rFonts w:ascii="Times New Roman" w:eastAsia="Times New Roman" w:hAnsi="Times New Roman" w:cs="Times New Roman"/>
          <w:color w:val="000000"/>
          <w:spacing w:val="-1"/>
          <w:sz w:val="24"/>
          <w:szCs w:val="24"/>
        </w:rPr>
        <w:t>part</w:t>
      </w:r>
      <w:r>
        <w:rPr>
          <w:rFonts w:ascii="Times New Roman" w:eastAsia="Times New Roman" w:hAnsi="Times New Roman" w:cs="Times New Roman"/>
          <w:color w:val="000000"/>
          <w:spacing w:val="79"/>
          <w:sz w:val="24"/>
          <w:szCs w:val="24"/>
        </w:rPr>
        <w:t xml:space="preserve"> </w:t>
      </w:r>
      <w:r>
        <w:rPr>
          <w:rFonts w:ascii="Times New Roman" w:eastAsia="Times New Roman" w:hAnsi="Times New Roman" w:cs="Times New Roman"/>
          <w:color w:val="000000"/>
          <w:spacing w:val="1"/>
          <w:sz w:val="24"/>
          <w:szCs w:val="24"/>
        </w:rPr>
        <w:t>of</w:t>
      </w:r>
      <w:r>
        <w:rPr>
          <w:rFonts w:ascii="Times New Roman" w:eastAsia="Times New Roman" w:hAnsi="Times New Roman" w:cs="Times New Roman"/>
          <w:color w:val="000000"/>
          <w:spacing w:val="78"/>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79"/>
          <w:sz w:val="24"/>
          <w:szCs w:val="24"/>
        </w:rPr>
        <w:t xml:space="preserve"> </w:t>
      </w:r>
      <w:r>
        <w:rPr>
          <w:rFonts w:ascii="Times New Roman" w:eastAsia="Times New Roman" w:hAnsi="Times New Roman" w:cs="Times New Roman"/>
          <w:color w:val="000000"/>
          <w:spacing w:val="-1"/>
          <w:sz w:val="24"/>
          <w:szCs w:val="24"/>
        </w:rPr>
        <w:t>HTTP</w:t>
      </w:r>
      <w:r>
        <w:rPr>
          <w:rFonts w:ascii="Times New Roman" w:eastAsia="Times New Roman" w:hAnsi="Times New Roman" w:cs="Times New Roman"/>
          <w:color w:val="000000"/>
          <w:spacing w:val="70"/>
          <w:sz w:val="24"/>
          <w:szCs w:val="24"/>
        </w:rPr>
        <w:t xml:space="preserve"> </w:t>
      </w:r>
      <w:r>
        <w:rPr>
          <w:rFonts w:ascii="Times New Roman" w:eastAsia="Times New Roman" w:hAnsi="Times New Roman" w:cs="Times New Roman"/>
          <w:color w:val="000000"/>
          <w:spacing w:val="-1"/>
          <w:sz w:val="24"/>
          <w:szCs w:val="24"/>
        </w:rPr>
        <w:t>response.</w:t>
      </w:r>
      <w:r>
        <w:rPr>
          <w:rFonts w:ascii="Times New Roman" w:eastAsia="Times New Roman" w:hAnsi="Times New Roman" w:cs="Times New Roman"/>
          <w:color w:val="000000"/>
          <w:spacing w:val="74"/>
          <w:sz w:val="24"/>
          <w:szCs w:val="24"/>
        </w:rPr>
        <w:t xml:space="preserve"> </w:t>
      </w:r>
      <w:r>
        <w:rPr>
          <w:rFonts w:ascii="Times New Roman" w:eastAsia="Times New Roman" w:hAnsi="Times New Roman" w:cs="Times New Roman"/>
          <w:color w:val="000000"/>
          <w:spacing w:val="-4"/>
          <w:sz w:val="24"/>
          <w:szCs w:val="24"/>
        </w:rPr>
        <w:t>Various</w:t>
      </w:r>
      <w:r>
        <w:rPr>
          <w:rFonts w:ascii="Times New Roman" w:eastAsia="Times New Roman" w:hAnsi="Times New Roman" w:cs="Times New Roman"/>
          <w:color w:val="000000"/>
          <w:spacing w:val="79"/>
          <w:sz w:val="24"/>
          <w:szCs w:val="24"/>
        </w:rPr>
        <w:t xml:space="preserve"> </w:t>
      </w:r>
      <w:r>
        <w:rPr>
          <w:rFonts w:ascii="Times New Roman" w:eastAsia="Times New Roman" w:hAnsi="Times New Roman" w:cs="Times New Roman"/>
          <w:color w:val="000000"/>
          <w:spacing w:val="-1"/>
          <w:sz w:val="24"/>
          <w:szCs w:val="24"/>
        </w:rPr>
        <w:t>web</w:t>
      </w:r>
      <w:r>
        <w:rPr>
          <w:rFonts w:ascii="Times New Roman" w:eastAsia="Times New Roman" w:hAnsi="Times New Roman" w:cs="Times New Roman"/>
          <w:color w:val="000000"/>
          <w:spacing w:val="79"/>
          <w:sz w:val="24"/>
          <w:szCs w:val="24"/>
        </w:rPr>
        <w:t xml:space="preserve"> </w:t>
      </w:r>
      <w:r>
        <w:rPr>
          <w:rFonts w:ascii="Times New Roman" w:eastAsia="Times New Roman" w:hAnsi="Times New Roman" w:cs="Times New Roman"/>
          <w:color w:val="000000"/>
          <w:sz w:val="24"/>
          <w:szCs w:val="24"/>
        </w:rPr>
        <w:t>template</w:t>
      </w:r>
      <w:r>
        <w:rPr>
          <w:rFonts w:ascii="Times New Roman" w:eastAsia="Times New Roman" w:hAnsi="Times New Roman" w:cs="Times New Roman"/>
          <w:color w:val="000000"/>
          <w:spacing w:val="78"/>
          <w:sz w:val="24"/>
          <w:szCs w:val="24"/>
        </w:rPr>
        <w:t xml:space="preserve"> </w:t>
      </w:r>
      <w:r>
        <w:rPr>
          <w:rFonts w:ascii="Times New Roman" w:eastAsia="Times New Roman" w:hAnsi="Times New Roman" w:cs="Times New Roman"/>
          <w:color w:val="000000"/>
          <w:sz w:val="24"/>
          <w:szCs w:val="24"/>
        </w:rPr>
        <w:t>systems,</w:t>
      </w:r>
      <w:r>
        <w:rPr>
          <w:rFonts w:ascii="Times New Roman" w:eastAsia="Times New Roman" w:hAnsi="Times New Roman" w:cs="Times New Roman"/>
          <w:color w:val="000000"/>
          <w:spacing w:val="79"/>
          <w:sz w:val="24"/>
          <w:szCs w:val="24"/>
        </w:rPr>
        <w:t xml:space="preserve"> </w:t>
      </w:r>
      <w:r>
        <w:rPr>
          <w:rFonts w:ascii="Times New Roman" w:eastAsia="Times New Roman" w:hAnsi="Times New Roman" w:cs="Times New Roman"/>
          <w:color w:val="000000"/>
          <w:spacing w:val="-1"/>
          <w:sz w:val="24"/>
          <w:szCs w:val="24"/>
        </w:rPr>
        <w:t xml:space="preserve">content </w:t>
      </w:r>
      <w:r>
        <w:rPr>
          <w:rFonts w:ascii="Times New Roman" w:eastAsia="Times New Roman" w:hAnsi="Times New Roman" w:cs="Times New Roman"/>
          <w:color w:val="000000"/>
          <w:sz w:val="24"/>
          <w:szCs w:val="24"/>
        </w:rPr>
        <w:t>management</w:t>
      </w:r>
      <w:r>
        <w:rPr>
          <w:rFonts w:ascii="Times New Roman" w:eastAsia="Times New Roman" w:hAnsi="Times New Roman" w:cs="Times New Roman"/>
          <w:color w:val="000000"/>
          <w:spacing w:val="62"/>
          <w:sz w:val="24"/>
          <w:szCs w:val="24"/>
        </w:rPr>
        <w:t xml:space="preserve"> </w:t>
      </w:r>
      <w:r>
        <w:rPr>
          <w:rFonts w:ascii="Times New Roman" w:eastAsia="Times New Roman" w:hAnsi="Times New Roman" w:cs="Times New Roman"/>
          <w:color w:val="000000"/>
          <w:sz w:val="24"/>
          <w:szCs w:val="24"/>
        </w:rPr>
        <w:t>systems,</w:t>
      </w:r>
      <w:r>
        <w:rPr>
          <w:rFonts w:ascii="Times New Roman" w:eastAsia="Times New Roman" w:hAnsi="Times New Roman" w:cs="Times New Roman"/>
          <w:color w:val="000000"/>
          <w:spacing w:val="63"/>
          <w:sz w:val="24"/>
          <w:szCs w:val="24"/>
        </w:rPr>
        <w:t xml:space="preserve"> </w:t>
      </w:r>
      <w:r>
        <w:rPr>
          <w:rFonts w:ascii="Times New Roman" w:eastAsia="Times New Roman" w:hAnsi="Times New Roman" w:cs="Times New Roman"/>
          <w:color w:val="000000"/>
          <w:sz w:val="24"/>
          <w:szCs w:val="24"/>
        </w:rPr>
        <w:t>and</w:t>
      </w:r>
      <w:r>
        <w:rPr>
          <w:rFonts w:ascii="Times New Roman" w:eastAsia="Times New Roman" w:hAnsi="Times New Roman" w:cs="Times New Roman"/>
          <w:color w:val="000000"/>
          <w:spacing w:val="62"/>
          <w:sz w:val="24"/>
          <w:szCs w:val="24"/>
        </w:rPr>
        <w:t xml:space="preserve"> </w:t>
      </w:r>
      <w:r>
        <w:rPr>
          <w:rFonts w:ascii="Times New Roman" w:eastAsia="Times New Roman" w:hAnsi="Times New Roman" w:cs="Times New Roman"/>
          <w:color w:val="000000"/>
          <w:sz w:val="24"/>
          <w:szCs w:val="24"/>
        </w:rPr>
        <w:t>frameworks</w:t>
      </w:r>
      <w:r>
        <w:rPr>
          <w:rFonts w:ascii="Times New Roman" w:eastAsia="Times New Roman" w:hAnsi="Times New Roman" w:cs="Times New Roman"/>
          <w:color w:val="000000"/>
          <w:spacing w:val="62"/>
          <w:sz w:val="24"/>
          <w:szCs w:val="24"/>
        </w:rPr>
        <w:t xml:space="preserve"> </w:t>
      </w:r>
      <w:r>
        <w:rPr>
          <w:rFonts w:ascii="Times New Roman" w:eastAsia="Times New Roman" w:hAnsi="Times New Roman" w:cs="Times New Roman"/>
          <w:color w:val="000000"/>
          <w:spacing w:val="-1"/>
          <w:sz w:val="24"/>
          <w:szCs w:val="24"/>
        </w:rPr>
        <w:t>are</w:t>
      </w:r>
      <w:r>
        <w:rPr>
          <w:rFonts w:ascii="Times New Roman" w:eastAsia="Times New Roman" w:hAnsi="Times New Roman" w:cs="Times New Roman"/>
          <w:color w:val="000000"/>
          <w:spacing w:val="61"/>
          <w:sz w:val="24"/>
          <w:szCs w:val="24"/>
        </w:rPr>
        <w:t xml:space="preserve"> </w:t>
      </w:r>
      <w:r>
        <w:rPr>
          <w:rFonts w:ascii="Times New Roman" w:eastAsia="Times New Roman" w:hAnsi="Times New Roman" w:cs="Times New Roman"/>
          <w:color w:val="000000"/>
          <w:spacing w:val="-1"/>
          <w:sz w:val="24"/>
          <w:szCs w:val="24"/>
        </w:rPr>
        <w:t>available</w:t>
      </w:r>
      <w:r>
        <w:rPr>
          <w:rFonts w:ascii="Times New Roman" w:eastAsia="Times New Roman" w:hAnsi="Times New Roman" w:cs="Times New Roman"/>
          <w:color w:val="000000"/>
          <w:spacing w:val="61"/>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63"/>
          <w:sz w:val="24"/>
          <w:szCs w:val="24"/>
        </w:rPr>
        <w:t xml:space="preserve"> </w:t>
      </w:r>
      <w:r>
        <w:rPr>
          <w:rFonts w:ascii="Times New Roman" w:eastAsia="Times New Roman" w:hAnsi="Times New Roman" w:cs="Times New Roman"/>
          <w:color w:val="000000"/>
          <w:spacing w:val="-1"/>
          <w:sz w:val="24"/>
          <w:szCs w:val="24"/>
        </w:rPr>
        <w:t>streamline</w:t>
      </w:r>
      <w:r>
        <w:rPr>
          <w:rFonts w:ascii="Times New Roman" w:eastAsia="Times New Roman" w:hAnsi="Times New Roman" w:cs="Times New Roman"/>
          <w:color w:val="000000"/>
          <w:spacing w:val="62"/>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64"/>
          <w:sz w:val="24"/>
          <w:szCs w:val="24"/>
        </w:rPr>
        <w:t xml:space="preserve"> </w:t>
      </w:r>
      <w:r>
        <w:rPr>
          <w:rFonts w:ascii="Times New Roman" w:eastAsia="Times New Roman" w:hAnsi="Times New Roman" w:cs="Times New Roman"/>
          <w:color w:val="000000"/>
          <w:spacing w:val="-1"/>
          <w:sz w:val="24"/>
          <w:szCs w:val="24"/>
        </w:rPr>
        <w:t>facilitate</w:t>
      </w:r>
      <w:r>
        <w:rPr>
          <w:rFonts w:ascii="Times New Roman" w:eastAsia="Times New Roman" w:hAnsi="Times New Roman" w:cs="Times New Roman"/>
          <w:color w:val="000000"/>
          <w:spacing w:val="68"/>
          <w:sz w:val="24"/>
          <w:szCs w:val="24"/>
        </w:rPr>
        <w:t xml:space="preserve"> </w:t>
      </w:r>
      <w:r>
        <w:rPr>
          <w:rFonts w:ascii="Times New Roman" w:eastAsia="Times New Roman" w:hAnsi="Times New Roman" w:cs="Times New Roman"/>
          <w:color w:val="000000"/>
          <w:sz w:val="24"/>
          <w:szCs w:val="24"/>
        </w:rPr>
        <w:t xml:space="preserve">this </w:t>
      </w:r>
      <w:r>
        <w:rPr>
          <w:rFonts w:ascii="Times New Roman" w:eastAsia="Times New Roman" w:hAnsi="Times New Roman" w:cs="Times New Roman"/>
          <w:color w:val="000000"/>
          <w:spacing w:val="1"/>
          <w:sz w:val="24"/>
          <w:szCs w:val="24"/>
        </w:rPr>
        <w:t>process.</w:t>
      </w:r>
    </w:p>
    <w:p w14:paraId="60D702E3" w14:textId="77777777" w:rsidR="00520D9B" w:rsidRDefault="001627B5" w:rsidP="00305D08">
      <w:pPr>
        <w:spacing w:before="157" w:line="480" w:lineRule="auto"/>
        <w:ind w:left="1" w:right="598"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z w:val="24"/>
          <w:szCs w:val="24"/>
        </w:rPr>
        <w:t>While</w:t>
      </w:r>
      <w:r>
        <w:rPr>
          <w:rFonts w:ascii="Times New Roman" w:eastAsia="Times New Roman" w:hAnsi="Times New Roman" w:cs="Times New Roman"/>
          <w:color w:val="000000"/>
          <w:spacing w:val="35"/>
          <w:sz w:val="24"/>
          <w:szCs w:val="24"/>
        </w:rPr>
        <w:t xml:space="preserve"> </w:t>
      </w: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z w:val="24"/>
          <w:szCs w:val="24"/>
        </w:rPr>
        <w:t>is</w:t>
      </w:r>
      <w:r>
        <w:rPr>
          <w:rFonts w:ascii="Times New Roman" w:eastAsia="Times New Roman" w:hAnsi="Times New Roman" w:cs="Times New Roman"/>
          <w:color w:val="000000"/>
          <w:spacing w:val="34"/>
          <w:sz w:val="24"/>
          <w:szCs w:val="24"/>
        </w:rPr>
        <w:t xml:space="preserve"> </w:t>
      </w:r>
      <w:r>
        <w:rPr>
          <w:rFonts w:ascii="Times New Roman" w:eastAsia="Times New Roman" w:hAnsi="Times New Roman" w:cs="Times New Roman"/>
          <w:color w:val="000000"/>
          <w:spacing w:val="1"/>
          <w:sz w:val="24"/>
          <w:szCs w:val="24"/>
        </w:rPr>
        <w:t>most</w:t>
      </w:r>
      <w:r>
        <w:rPr>
          <w:rFonts w:ascii="Times New Roman" w:eastAsia="Times New Roman" w:hAnsi="Times New Roman" w:cs="Times New Roman"/>
          <w:color w:val="000000"/>
          <w:spacing w:val="37"/>
          <w:sz w:val="24"/>
          <w:szCs w:val="24"/>
        </w:rPr>
        <w:t xml:space="preserve"> </w:t>
      </w:r>
      <w:r>
        <w:rPr>
          <w:rFonts w:ascii="Times New Roman" w:eastAsia="Times New Roman" w:hAnsi="Times New Roman" w:cs="Times New Roman"/>
          <w:color w:val="000000"/>
          <w:sz w:val="24"/>
          <w:szCs w:val="24"/>
        </w:rPr>
        <w:t>commonly</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associated</w:t>
      </w:r>
      <w:r>
        <w:rPr>
          <w:rFonts w:ascii="Times New Roman" w:eastAsia="Times New Roman" w:hAnsi="Times New Roman" w:cs="Times New Roman"/>
          <w:color w:val="000000"/>
          <w:spacing w:val="38"/>
          <w:sz w:val="24"/>
          <w:szCs w:val="24"/>
        </w:rPr>
        <w:t xml:space="preserve"> </w:t>
      </w:r>
      <w:r>
        <w:rPr>
          <w:rFonts w:ascii="Times New Roman" w:eastAsia="Times New Roman" w:hAnsi="Times New Roman" w:cs="Times New Roman"/>
          <w:color w:val="000000"/>
          <w:spacing w:val="-1"/>
          <w:sz w:val="24"/>
          <w:szCs w:val="24"/>
        </w:rPr>
        <w:t>with</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web</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development,</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it</w:t>
      </w:r>
      <w:r>
        <w:rPr>
          <w:rFonts w:ascii="Times New Roman" w:eastAsia="Times New Roman" w:hAnsi="Times New Roman" w:cs="Times New Roman"/>
          <w:color w:val="000000"/>
          <w:spacing w:val="37"/>
          <w:sz w:val="24"/>
          <w:szCs w:val="24"/>
        </w:rPr>
        <w:t xml:space="preserve"> </w:t>
      </w:r>
      <w:r>
        <w:rPr>
          <w:rFonts w:ascii="Times New Roman" w:eastAsia="Times New Roman" w:hAnsi="Times New Roman" w:cs="Times New Roman"/>
          <w:color w:val="000000"/>
          <w:sz w:val="24"/>
          <w:szCs w:val="24"/>
        </w:rPr>
        <w:t>is</w:t>
      </w:r>
      <w:r>
        <w:rPr>
          <w:rFonts w:ascii="Times New Roman" w:eastAsia="Times New Roman" w:hAnsi="Times New Roman" w:cs="Times New Roman"/>
          <w:color w:val="000000"/>
          <w:spacing w:val="37"/>
          <w:sz w:val="24"/>
          <w:szCs w:val="24"/>
        </w:rPr>
        <w:t xml:space="preserve"> </w:t>
      </w:r>
      <w:r>
        <w:rPr>
          <w:rFonts w:ascii="Times New Roman" w:eastAsia="Times New Roman" w:hAnsi="Times New Roman" w:cs="Times New Roman"/>
          <w:color w:val="000000"/>
          <w:spacing w:val="-1"/>
          <w:sz w:val="24"/>
          <w:szCs w:val="24"/>
        </w:rPr>
        <w:t>also</w:t>
      </w:r>
      <w:r>
        <w:rPr>
          <w:rFonts w:ascii="Times New Roman" w:eastAsia="Times New Roman" w:hAnsi="Times New Roman" w:cs="Times New Roman"/>
          <w:color w:val="000000"/>
          <w:spacing w:val="37"/>
          <w:sz w:val="24"/>
          <w:szCs w:val="24"/>
        </w:rPr>
        <w:t xml:space="preserve"> </w:t>
      </w:r>
      <w:r>
        <w:rPr>
          <w:rFonts w:ascii="Times New Roman" w:eastAsia="Times New Roman" w:hAnsi="Times New Roman" w:cs="Times New Roman"/>
          <w:color w:val="000000"/>
          <w:spacing w:val="-1"/>
          <w:sz w:val="24"/>
          <w:szCs w:val="24"/>
        </w:rPr>
        <w:t>capable</w:t>
      </w:r>
      <w:r>
        <w:rPr>
          <w:rFonts w:ascii="Times New Roman" w:eastAsia="Times New Roman" w:hAnsi="Times New Roman" w:cs="Times New Roman"/>
          <w:color w:val="000000"/>
          <w:spacing w:val="35"/>
          <w:sz w:val="24"/>
          <w:szCs w:val="24"/>
        </w:rPr>
        <w:t xml:space="preserve"> </w:t>
      </w:r>
      <w:r>
        <w:rPr>
          <w:rFonts w:ascii="Times New Roman" w:eastAsia="Times New Roman" w:hAnsi="Times New Roman" w:cs="Times New Roman"/>
          <w:color w:val="000000"/>
          <w:spacing w:val="1"/>
          <w:sz w:val="24"/>
          <w:szCs w:val="24"/>
        </w:rPr>
        <w:t xml:space="preserve">of </w:t>
      </w:r>
      <w:r>
        <w:rPr>
          <w:rFonts w:ascii="Times New Roman" w:eastAsia="Times New Roman" w:hAnsi="Times New Roman" w:cs="Times New Roman"/>
          <w:color w:val="000000"/>
          <w:spacing w:val="-1"/>
          <w:sz w:val="24"/>
          <w:szCs w:val="24"/>
        </w:rPr>
        <w:t>handling</w:t>
      </w:r>
      <w:r>
        <w:rPr>
          <w:rFonts w:ascii="Times New Roman" w:eastAsia="Times New Roman" w:hAnsi="Times New Roman" w:cs="Times New Roman"/>
          <w:color w:val="000000"/>
          <w:spacing w:val="89"/>
          <w:sz w:val="24"/>
          <w:szCs w:val="24"/>
        </w:rPr>
        <w:t xml:space="preserve"> </w:t>
      </w:r>
      <w:r>
        <w:rPr>
          <w:rFonts w:ascii="Times New Roman" w:eastAsia="Times New Roman" w:hAnsi="Times New Roman" w:cs="Times New Roman"/>
          <w:color w:val="000000"/>
          <w:sz w:val="24"/>
          <w:szCs w:val="24"/>
        </w:rPr>
        <w:t>non-web-based</w:t>
      </w:r>
      <w:r>
        <w:rPr>
          <w:rFonts w:ascii="Times New Roman" w:eastAsia="Times New Roman" w:hAnsi="Times New Roman" w:cs="Times New Roman"/>
          <w:color w:val="000000"/>
          <w:spacing w:val="91"/>
          <w:sz w:val="24"/>
          <w:szCs w:val="24"/>
        </w:rPr>
        <w:t xml:space="preserve"> </w:t>
      </w:r>
      <w:r>
        <w:rPr>
          <w:rFonts w:ascii="Times New Roman" w:eastAsia="Times New Roman" w:hAnsi="Times New Roman" w:cs="Times New Roman"/>
          <w:color w:val="000000"/>
          <w:spacing w:val="1"/>
          <w:sz w:val="24"/>
          <w:szCs w:val="24"/>
        </w:rPr>
        <w:t>programming</w:t>
      </w:r>
      <w:r>
        <w:rPr>
          <w:rFonts w:ascii="Times New Roman" w:eastAsia="Times New Roman" w:hAnsi="Times New Roman" w:cs="Times New Roman"/>
          <w:color w:val="000000"/>
          <w:spacing w:val="89"/>
          <w:sz w:val="24"/>
          <w:szCs w:val="24"/>
        </w:rPr>
        <w:t xml:space="preserve"> </w:t>
      </w:r>
      <w:r>
        <w:rPr>
          <w:rFonts w:ascii="Times New Roman" w:eastAsia="Times New Roman" w:hAnsi="Times New Roman" w:cs="Times New Roman"/>
          <w:color w:val="000000"/>
          <w:sz w:val="24"/>
          <w:szCs w:val="24"/>
        </w:rPr>
        <w:t>tasks</w:t>
      </w:r>
      <w:r>
        <w:rPr>
          <w:rFonts w:ascii="Times New Roman" w:eastAsia="Times New Roman" w:hAnsi="Times New Roman" w:cs="Times New Roman"/>
          <w:color w:val="000000"/>
          <w:spacing w:val="91"/>
          <w:sz w:val="24"/>
          <w:szCs w:val="24"/>
        </w:rPr>
        <w:t xml:space="preserve"> </w:t>
      </w:r>
      <w:r>
        <w:rPr>
          <w:rFonts w:ascii="Times New Roman" w:eastAsia="Times New Roman" w:hAnsi="Times New Roman" w:cs="Times New Roman"/>
          <w:color w:val="000000"/>
          <w:sz w:val="24"/>
          <w:szCs w:val="24"/>
        </w:rPr>
        <w:t>such</w:t>
      </w:r>
      <w:r>
        <w:rPr>
          <w:rFonts w:ascii="Times New Roman" w:eastAsia="Times New Roman" w:hAnsi="Times New Roman" w:cs="Times New Roman"/>
          <w:color w:val="000000"/>
          <w:spacing w:val="91"/>
          <w:sz w:val="24"/>
          <w:szCs w:val="24"/>
        </w:rPr>
        <w:t xml:space="preserve"> </w:t>
      </w:r>
      <w:r>
        <w:rPr>
          <w:rFonts w:ascii="Times New Roman" w:eastAsia="Times New Roman" w:hAnsi="Times New Roman" w:cs="Times New Roman"/>
          <w:color w:val="000000"/>
          <w:spacing w:val="-1"/>
          <w:sz w:val="24"/>
          <w:szCs w:val="24"/>
        </w:rPr>
        <w:t>as</w:t>
      </w:r>
      <w:r>
        <w:rPr>
          <w:rFonts w:ascii="Times New Roman" w:eastAsia="Times New Roman" w:hAnsi="Times New Roman" w:cs="Times New Roman"/>
          <w:color w:val="000000"/>
          <w:spacing w:val="94"/>
          <w:sz w:val="24"/>
          <w:szCs w:val="24"/>
        </w:rPr>
        <w:t xml:space="preserve"> </w:t>
      </w:r>
      <w:r>
        <w:rPr>
          <w:rFonts w:ascii="Times New Roman" w:eastAsia="Times New Roman" w:hAnsi="Times New Roman" w:cs="Times New Roman"/>
          <w:color w:val="000000"/>
          <w:spacing w:val="-1"/>
          <w:sz w:val="24"/>
          <w:szCs w:val="24"/>
        </w:rPr>
        <w:t>creating</w:t>
      </w:r>
      <w:r>
        <w:rPr>
          <w:rFonts w:ascii="Times New Roman" w:eastAsia="Times New Roman" w:hAnsi="Times New Roman" w:cs="Times New Roman"/>
          <w:color w:val="000000"/>
          <w:spacing w:val="91"/>
          <w:sz w:val="24"/>
          <w:szCs w:val="24"/>
        </w:rPr>
        <w:t xml:space="preserve"> </w:t>
      </w:r>
      <w:r>
        <w:rPr>
          <w:rFonts w:ascii="Times New Roman" w:eastAsia="Times New Roman" w:hAnsi="Times New Roman" w:cs="Times New Roman"/>
          <w:color w:val="000000"/>
          <w:sz w:val="24"/>
          <w:szCs w:val="24"/>
        </w:rPr>
        <w:t>standalone</w:t>
      </w:r>
      <w:r>
        <w:rPr>
          <w:rFonts w:ascii="Times New Roman" w:eastAsia="Times New Roman" w:hAnsi="Times New Roman" w:cs="Times New Roman"/>
          <w:color w:val="000000"/>
          <w:spacing w:val="93"/>
          <w:sz w:val="24"/>
          <w:szCs w:val="24"/>
        </w:rPr>
        <w:t xml:space="preserve"> </w:t>
      </w:r>
      <w:r>
        <w:rPr>
          <w:rFonts w:ascii="Times New Roman" w:eastAsia="Times New Roman" w:hAnsi="Times New Roman" w:cs="Times New Roman"/>
          <w:color w:val="000000"/>
          <w:spacing w:val="-1"/>
          <w:sz w:val="24"/>
          <w:szCs w:val="24"/>
        </w:rPr>
        <w:t>graphical applications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controlling</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robotic</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drones.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PHP</w:t>
      </w:r>
      <w:r>
        <w:rPr>
          <w:rFonts w:ascii="Times New Roman" w:eastAsia="Times New Roman" w:hAnsi="Times New Roman" w:cs="Times New Roman"/>
          <w:color w:val="000000"/>
          <w:sz w:val="24"/>
          <w:szCs w:val="24"/>
        </w:rPr>
        <w:t xml:space="preserve"> code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can</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also</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be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executed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directly</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 xml:space="preserve">from </w:t>
      </w:r>
      <w:r>
        <w:rPr>
          <w:rFonts w:ascii="Times New Roman" w:eastAsia="Times New Roman" w:hAnsi="Times New Roman" w:cs="Times New Roman"/>
          <w:color w:val="000000"/>
          <w:spacing w:val="2"/>
          <w:sz w:val="24"/>
          <w:szCs w:val="24"/>
        </w:rPr>
        <w:t>the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command</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line,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expanding</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its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versatility.</w:t>
      </w:r>
    </w:p>
    <w:p w14:paraId="60D702E4" w14:textId="77777777" w:rsidR="00520D9B" w:rsidRDefault="001627B5" w:rsidP="00305D08">
      <w:pPr>
        <w:spacing w:before="157" w:line="480" w:lineRule="auto"/>
        <w:ind w:left="1" w:right="597" w:firstLine="1"/>
        <w:jc w:val="both"/>
        <w:rPr>
          <w:rFonts w:ascii="Times New Roman" w:eastAsia="Times New Roman" w:hAnsi="Times New Roman" w:cs="Times New Roman"/>
          <w:color w:val="000000"/>
          <w:spacing w:val="2"/>
          <w:sz w:val="24"/>
          <w:szCs w:val="24"/>
        </w:rPr>
      </w:pP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49"/>
          <w:sz w:val="24"/>
          <w:szCs w:val="24"/>
        </w:rPr>
        <w:t xml:space="preserve"> </w:t>
      </w:r>
      <w:r>
        <w:rPr>
          <w:rFonts w:ascii="Times New Roman" w:eastAsia="Times New Roman" w:hAnsi="Times New Roman" w:cs="Times New Roman"/>
          <w:color w:val="000000"/>
          <w:sz w:val="24"/>
          <w:szCs w:val="24"/>
        </w:rPr>
        <w:t>standard</w:t>
      </w:r>
      <w:r>
        <w:rPr>
          <w:rFonts w:ascii="Times New Roman" w:eastAsia="Times New Roman" w:hAnsi="Times New Roman" w:cs="Times New Roman"/>
          <w:color w:val="000000"/>
          <w:spacing w:val="49"/>
          <w:sz w:val="24"/>
          <w:szCs w:val="24"/>
        </w:rPr>
        <w:t xml:space="preserve"> </w:t>
      </w: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pacing w:val="-2"/>
          <w:sz w:val="24"/>
          <w:szCs w:val="24"/>
        </w:rPr>
        <w:t>interpreter,</w:t>
      </w:r>
      <w:r>
        <w:rPr>
          <w:rFonts w:ascii="Times New Roman" w:eastAsia="Times New Roman" w:hAnsi="Times New Roman" w:cs="Times New Roman"/>
          <w:color w:val="000000"/>
          <w:spacing w:val="50"/>
          <w:sz w:val="24"/>
          <w:szCs w:val="24"/>
        </w:rPr>
        <w:t xml:space="preserve"> </w:t>
      </w:r>
      <w:r>
        <w:rPr>
          <w:rFonts w:ascii="Times New Roman" w:eastAsia="Times New Roman" w:hAnsi="Times New Roman" w:cs="Times New Roman"/>
          <w:color w:val="000000"/>
          <w:sz w:val="24"/>
          <w:szCs w:val="24"/>
        </w:rPr>
        <w:t>powered</w:t>
      </w:r>
      <w:r>
        <w:rPr>
          <w:rFonts w:ascii="Times New Roman" w:eastAsia="Times New Roman" w:hAnsi="Times New Roman" w:cs="Times New Roman"/>
          <w:color w:val="000000"/>
          <w:spacing w:val="50"/>
          <w:sz w:val="24"/>
          <w:szCs w:val="24"/>
        </w:rPr>
        <w:t xml:space="preserve"> </w:t>
      </w:r>
      <w:r>
        <w:rPr>
          <w:rFonts w:ascii="Times New Roman" w:eastAsia="Times New Roman" w:hAnsi="Times New Roman" w:cs="Times New Roman"/>
          <w:color w:val="000000"/>
          <w:spacing w:val="1"/>
          <w:sz w:val="24"/>
          <w:szCs w:val="24"/>
        </w:rPr>
        <w:t>by</w:t>
      </w:r>
      <w:r>
        <w:rPr>
          <w:rFonts w:ascii="Times New Roman" w:eastAsia="Times New Roman" w:hAnsi="Times New Roman" w:cs="Times New Roman"/>
          <w:color w:val="000000"/>
          <w:spacing w:val="45"/>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54"/>
          <w:sz w:val="24"/>
          <w:szCs w:val="24"/>
        </w:rPr>
        <w:t xml:space="preserve"> </w:t>
      </w:r>
      <w:r>
        <w:rPr>
          <w:rFonts w:ascii="Times New Roman" w:eastAsia="Times New Roman" w:hAnsi="Times New Roman" w:cs="Times New Roman"/>
          <w:color w:val="000000"/>
          <w:spacing w:val="-2"/>
          <w:sz w:val="24"/>
          <w:szCs w:val="24"/>
        </w:rPr>
        <w:t>Zend</w:t>
      </w:r>
      <w:r>
        <w:rPr>
          <w:rFonts w:ascii="Times New Roman" w:eastAsia="Times New Roman" w:hAnsi="Times New Roman" w:cs="Times New Roman"/>
          <w:color w:val="000000"/>
          <w:spacing w:val="52"/>
          <w:sz w:val="24"/>
          <w:szCs w:val="24"/>
        </w:rPr>
        <w:t xml:space="preserve"> </w:t>
      </w:r>
      <w:r>
        <w:rPr>
          <w:rFonts w:ascii="Times New Roman" w:eastAsia="Times New Roman" w:hAnsi="Times New Roman" w:cs="Times New Roman"/>
          <w:color w:val="000000"/>
          <w:spacing w:val="-1"/>
          <w:sz w:val="24"/>
          <w:szCs w:val="24"/>
        </w:rPr>
        <w:t>Engine,</w:t>
      </w:r>
      <w:r>
        <w:rPr>
          <w:rFonts w:ascii="Times New Roman" w:eastAsia="Times New Roman" w:hAnsi="Times New Roman" w:cs="Times New Roman"/>
          <w:color w:val="000000"/>
          <w:spacing w:val="50"/>
          <w:sz w:val="24"/>
          <w:szCs w:val="24"/>
        </w:rPr>
        <w:t xml:space="preserve"> </w:t>
      </w:r>
      <w:r>
        <w:rPr>
          <w:rFonts w:ascii="Times New Roman" w:eastAsia="Times New Roman" w:hAnsi="Times New Roman" w:cs="Times New Roman"/>
          <w:color w:val="000000"/>
          <w:sz w:val="24"/>
          <w:szCs w:val="24"/>
        </w:rPr>
        <w:t>is</w:t>
      </w:r>
      <w:r>
        <w:rPr>
          <w:rFonts w:ascii="Times New Roman" w:eastAsia="Times New Roman" w:hAnsi="Times New Roman" w:cs="Times New Roman"/>
          <w:color w:val="000000"/>
          <w:spacing w:val="51"/>
          <w:sz w:val="24"/>
          <w:szCs w:val="24"/>
        </w:rPr>
        <w:t xml:space="preserve"> </w:t>
      </w:r>
      <w:r>
        <w:rPr>
          <w:rFonts w:ascii="Times New Roman" w:eastAsia="Times New Roman" w:hAnsi="Times New Roman" w:cs="Times New Roman"/>
          <w:color w:val="000000"/>
          <w:spacing w:val="1"/>
          <w:sz w:val="24"/>
          <w:szCs w:val="24"/>
        </w:rPr>
        <w:t>open-source</w:t>
      </w:r>
      <w:r>
        <w:rPr>
          <w:rFonts w:ascii="Times New Roman" w:eastAsia="Times New Roman" w:hAnsi="Times New Roman" w:cs="Times New Roman"/>
          <w:color w:val="000000"/>
          <w:spacing w:val="49"/>
          <w:sz w:val="24"/>
          <w:szCs w:val="24"/>
        </w:rPr>
        <w:t xml:space="preserve"> </w:t>
      </w:r>
      <w:r>
        <w:rPr>
          <w:rFonts w:ascii="Times New Roman" w:eastAsia="Times New Roman" w:hAnsi="Times New Roman" w:cs="Times New Roman"/>
          <w:color w:val="000000"/>
          <w:sz w:val="24"/>
          <w:szCs w:val="24"/>
        </w:rPr>
        <w:t xml:space="preserve">software </w:t>
      </w:r>
      <w:r>
        <w:rPr>
          <w:rFonts w:ascii="Times New Roman" w:eastAsia="Times New Roman" w:hAnsi="Times New Roman" w:cs="Times New Roman"/>
          <w:color w:val="000000"/>
          <w:spacing w:val="-1"/>
          <w:sz w:val="24"/>
          <w:szCs w:val="24"/>
        </w:rPr>
        <w:t>released</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2"/>
          <w:sz w:val="24"/>
          <w:szCs w:val="24"/>
        </w:rPr>
        <w:t>under</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3"/>
          <w:sz w:val="24"/>
          <w:szCs w:val="24"/>
        </w:rPr>
        <w:t>the</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4"/>
          <w:sz w:val="24"/>
          <w:szCs w:val="24"/>
        </w:rPr>
        <w:t>PHP</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z w:val="24"/>
          <w:szCs w:val="24"/>
        </w:rPr>
        <w:t>License.</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4"/>
          <w:sz w:val="24"/>
          <w:szCs w:val="24"/>
        </w:rPr>
        <w:t>PHP</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3"/>
          <w:sz w:val="24"/>
          <w:szCs w:val="24"/>
        </w:rPr>
        <w:t>is</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z w:val="24"/>
          <w:szCs w:val="24"/>
        </w:rPr>
        <w:t>widely</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portable</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3"/>
          <w:sz w:val="24"/>
          <w:szCs w:val="24"/>
        </w:rPr>
        <w:t>and</w:t>
      </w:r>
      <w:r>
        <w:rPr>
          <w:rFonts w:ascii="Times New Roman" w:eastAsia="Times New Roman" w:hAnsi="Times New Roman" w:cs="Times New Roman"/>
          <w:color w:val="000000"/>
          <w:spacing w:val="-20"/>
          <w:sz w:val="24"/>
          <w:szCs w:val="24"/>
        </w:rPr>
        <w:t xml:space="preserve">  </w:t>
      </w:r>
      <w:r>
        <w:rPr>
          <w:rFonts w:ascii="Times New Roman" w:eastAsia="Times New Roman" w:hAnsi="Times New Roman" w:cs="Times New Roman"/>
          <w:color w:val="000000"/>
          <w:sz w:val="24"/>
          <w:szCs w:val="24"/>
        </w:rPr>
        <w:t>compatible</w:t>
      </w:r>
      <w:r>
        <w:rPr>
          <w:rFonts w:ascii="Times New Roman" w:eastAsia="Times New Roman" w:hAnsi="Times New Roman" w:cs="Times New Roman"/>
          <w:color w:val="000000"/>
          <w:spacing w:val="-20"/>
          <w:sz w:val="24"/>
          <w:szCs w:val="24"/>
        </w:rPr>
        <w:t xml:space="preserve">  </w:t>
      </w:r>
      <w:r>
        <w:rPr>
          <w:rFonts w:ascii="Times New Roman" w:eastAsia="Times New Roman" w:hAnsi="Times New Roman" w:cs="Times New Roman"/>
          <w:color w:val="000000"/>
          <w:spacing w:val="-1"/>
          <w:sz w:val="24"/>
          <w:szCs w:val="24"/>
        </w:rPr>
        <w:t>with</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3"/>
          <w:sz w:val="24"/>
          <w:szCs w:val="24"/>
        </w:rPr>
        <w:t>most</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2"/>
          <w:sz w:val="24"/>
          <w:szCs w:val="24"/>
        </w:rPr>
        <w:t xml:space="preserve">web </w:t>
      </w:r>
      <w:r>
        <w:rPr>
          <w:rFonts w:ascii="Times New Roman" w:eastAsia="Times New Roman" w:hAnsi="Times New Roman" w:cs="Times New Roman"/>
          <w:color w:val="000000"/>
          <w:spacing w:val="-1"/>
          <w:sz w:val="24"/>
          <w:szCs w:val="24"/>
        </w:rPr>
        <w:t>servers</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z w:val="24"/>
          <w:szCs w:val="24"/>
        </w:rPr>
        <w:t>across</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various</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z w:val="24"/>
          <w:szCs w:val="24"/>
        </w:rPr>
        <w:t>operating</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z w:val="24"/>
          <w:szCs w:val="24"/>
        </w:rPr>
        <w:t>systems</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z w:val="24"/>
          <w:szCs w:val="24"/>
        </w:rPr>
        <w:t>platforms.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Although</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1"/>
          <w:sz w:val="24"/>
          <w:szCs w:val="24"/>
        </w:rPr>
        <w:t>lacked</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4"/>
          <w:sz w:val="24"/>
          <w:szCs w:val="24"/>
        </w:rPr>
        <w:t xml:space="preserve">a </w:t>
      </w:r>
      <w:r>
        <w:rPr>
          <w:rFonts w:ascii="Times New Roman" w:eastAsia="Times New Roman" w:hAnsi="Times New Roman" w:cs="Times New Roman"/>
          <w:color w:val="000000"/>
          <w:sz w:val="24"/>
          <w:szCs w:val="24"/>
        </w:rPr>
        <w:t xml:space="preserve">formal </w:t>
      </w:r>
      <w:r>
        <w:rPr>
          <w:rFonts w:ascii="Times New Roman" w:eastAsia="Times New Roman" w:hAnsi="Times New Roman" w:cs="Times New Roman"/>
          <w:color w:val="000000"/>
          <w:spacing w:val="-1"/>
          <w:sz w:val="24"/>
          <w:szCs w:val="24"/>
        </w:rPr>
        <w:t>specification</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until</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2014,</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its</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original</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implementation</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served</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2"/>
          <w:sz w:val="24"/>
          <w:szCs w:val="24"/>
        </w:rPr>
        <w:t>as</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2"/>
          <w:sz w:val="24"/>
          <w:szCs w:val="24"/>
        </w:rPr>
        <w:t>the</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de</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facto</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standard</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for</w:t>
      </w:r>
    </w:p>
    <w:p w14:paraId="60D702E5" w14:textId="77777777" w:rsidR="00520D9B" w:rsidRDefault="001627B5" w:rsidP="00305D08">
      <w:pPr>
        <w:spacing w:line="480" w:lineRule="auto"/>
        <w:ind w:left="1" w:right="605"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lastRenderedPageBreak/>
        <w:t>other</w:t>
      </w:r>
      <w:r>
        <w:rPr>
          <w:rFonts w:ascii="Times New Roman" w:eastAsia="Times New Roman" w:hAnsi="Times New Roman" w:cs="Times New Roman"/>
          <w:color w:val="000000"/>
          <w:spacing w:val="35"/>
          <w:sz w:val="24"/>
          <w:szCs w:val="24"/>
        </w:rPr>
        <w:t xml:space="preserve"> </w:t>
      </w:r>
      <w:r>
        <w:rPr>
          <w:rFonts w:ascii="Times New Roman" w:eastAsia="Times New Roman" w:hAnsi="Times New Roman" w:cs="Times New Roman"/>
          <w:color w:val="000000"/>
          <w:sz w:val="24"/>
          <w:szCs w:val="24"/>
        </w:rPr>
        <w:t>implementations</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3"/>
          <w:sz w:val="24"/>
          <w:szCs w:val="24"/>
        </w:rPr>
        <w:t>follow.</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Since</w:t>
      </w:r>
      <w:r>
        <w:rPr>
          <w:rFonts w:ascii="Times New Roman" w:eastAsia="Times New Roman" w:hAnsi="Times New Roman" w:cs="Times New Roman"/>
          <w:color w:val="000000"/>
          <w:spacing w:val="34"/>
          <w:sz w:val="24"/>
          <w:szCs w:val="24"/>
        </w:rPr>
        <w:t xml:space="preserve"> </w:t>
      </w:r>
      <w:r>
        <w:rPr>
          <w:rFonts w:ascii="Times New Roman" w:eastAsia="Times New Roman" w:hAnsi="Times New Roman" w:cs="Times New Roman"/>
          <w:color w:val="000000"/>
          <w:sz w:val="24"/>
          <w:szCs w:val="24"/>
        </w:rPr>
        <w:t>2014,</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efforts</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have</w:t>
      </w:r>
      <w:r>
        <w:rPr>
          <w:rFonts w:ascii="Times New Roman" w:eastAsia="Times New Roman" w:hAnsi="Times New Roman" w:cs="Times New Roman"/>
          <w:color w:val="000000"/>
          <w:spacing w:val="35"/>
          <w:sz w:val="24"/>
          <w:szCs w:val="24"/>
        </w:rPr>
        <w:t xml:space="preserve"> </w:t>
      </w:r>
      <w:r>
        <w:rPr>
          <w:rFonts w:ascii="Times New Roman" w:eastAsia="Times New Roman" w:hAnsi="Times New Roman" w:cs="Times New Roman"/>
          <w:color w:val="000000"/>
          <w:spacing w:val="-1"/>
          <w:sz w:val="24"/>
          <w:szCs w:val="24"/>
        </w:rPr>
        <w:t>been</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undertaken</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create</w:t>
      </w:r>
      <w:r>
        <w:rPr>
          <w:rFonts w:ascii="Times New Roman" w:eastAsia="Times New Roman" w:hAnsi="Times New Roman" w:cs="Times New Roman"/>
          <w:color w:val="000000"/>
          <w:spacing w:val="38"/>
          <w:sz w:val="24"/>
          <w:szCs w:val="24"/>
        </w:rPr>
        <w:t xml:space="preserve"> </w:t>
      </w:r>
      <w:r>
        <w:rPr>
          <w:rFonts w:ascii="Times New Roman" w:eastAsia="Times New Roman" w:hAnsi="Times New Roman" w:cs="Times New Roman"/>
          <w:color w:val="000000"/>
          <w:spacing w:val="-1"/>
          <w:sz w:val="24"/>
          <w:szCs w:val="24"/>
        </w:rPr>
        <w:t xml:space="preserve">a </w:t>
      </w:r>
      <w:r>
        <w:rPr>
          <w:rFonts w:ascii="Times New Roman" w:eastAsia="Times New Roman" w:hAnsi="Times New Roman" w:cs="Times New Roman"/>
          <w:color w:val="000000"/>
          <w:spacing w:val="2"/>
          <w:sz w:val="24"/>
          <w:szCs w:val="24"/>
        </w:rPr>
        <w:t>formal</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z w:val="24"/>
          <w:szCs w:val="24"/>
        </w:rPr>
        <w:t>specification</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3"/>
          <w:sz w:val="24"/>
          <w:szCs w:val="24"/>
        </w:rPr>
        <w:t>for</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4"/>
          <w:sz w:val="24"/>
          <w:szCs w:val="24"/>
        </w:rPr>
        <w:t>PHP.</w:t>
      </w:r>
    </w:p>
    <w:p w14:paraId="60D702E6" w14:textId="77777777" w:rsidR="00520D9B" w:rsidRDefault="001627B5" w:rsidP="00305D08">
      <w:pPr>
        <w:spacing w:before="154" w:line="480" w:lineRule="auto"/>
        <w:ind w:left="1" w:right="599" w:firstLine="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pacing w:val="-1"/>
          <w:sz w:val="24"/>
          <w:szCs w:val="24"/>
        </w:rPr>
        <w:t>According</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to</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W3Techs,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as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4"/>
          <w:sz w:val="24"/>
          <w:szCs w:val="24"/>
        </w:rPr>
        <w:t>of</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January</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2023,</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 xml:space="preserve">PHP </w:t>
      </w:r>
      <w:r>
        <w:rPr>
          <w:rFonts w:ascii="Times New Roman" w:eastAsia="Times New Roman" w:hAnsi="Times New Roman" w:cs="Times New Roman"/>
          <w:color w:val="000000"/>
          <w:sz w:val="24"/>
          <w:szCs w:val="24"/>
        </w:rPr>
        <w:t>powers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77.8%</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of</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websites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with</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 xml:space="preserve">known </w:t>
      </w:r>
      <w:r>
        <w:rPr>
          <w:rFonts w:ascii="Times New Roman" w:eastAsia="Times New Roman" w:hAnsi="Times New Roman" w:cs="Times New Roman"/>
          <w:color w:val="000000"/>
          <w:spacing w:val="-1"/>
          <w:sz w:val="24"/>
          <w:szCs w:val="24"/>
        </w:rPr>
        <w:t>server-side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programming</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languages.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However,</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it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is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concerning</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that</w:t>
      </w:r>
      <w:r>
        <w:rPr>
          <w:rFonts w:ascii="Times New Roman" w:eastAsia="Times New Roman" w:hAnsi="Times New Roman" w:cs="Times New Roman"/>
          <w:color w:val="000000"/>
          <w:spacing w:val="-3"/>
          <w:sz w:val="24"/>
          <w:szCs w:val="24"/>
        </w:rPr>
        <w:t xml:space="preserve"> a </w:t>
      </w:r>
      <w:r>
        <w:rPr>
          <w:rFonts w:ascii="Times New Roman" w:eastAsia="Times New Roman" w:hAnsi="Times New Roman" w:cs="Times New Roman"/>
          <w:color w:val="000000"/>
          <w:spacing w:val="-1"/>
          <w:sz w:val="24"/>
          <w:szCs w:val="24"/>
        </w:rPr>
        <w:t>significant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portion</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 xml:space="preserve">of </w:t>
      </w: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users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continue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to</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utilize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unsupported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versions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such</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as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5"/>
          <w:sz w:val="24"/>
          <w:szCs w:val="24"/>
        </w:rPr>
        <w:t xml:space="preserve">7 </w:t>
      </w:r>
      <w:r>
        <w:rPr>
          <w:rFonts w:ascii="Times New Roman" w:eastAsia="Times New Roman" w:hAnsi="Times New Roman" w:cs="Times New Roman"/>
          <w:color w:val="000000"/>
          <w:spacing w:val="-2"/>
          <w:sz w:val="24"/>
          <w:szCs w:val="24"/>
        </w:rPr>
        <w:t xml:space="preserve">and even </w:t>
      </w:r>
      <w:r>
        <w:rPr>
          <w:rFonts w:ascii="Times New Roman" w:eastAsia="Times New Roman" w:hAnsi="Times New Roman" w:cs="Times New Roman"/>
          <w:color w:val="000000"/>
          <w:sz w:val="24"/>
          <w:szCs w:val="24"/>
        </w:rPr>
        <w:t>PHP</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4"/>
          <w:sz w:val="24"/>
          <w:szCs w:val="24"/>
        </w:rPr>
        <w:t>5,</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both</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 xml:space="preserve">of </w:t>
      </w:r>
      <w:r>
        <w:rPr>
          <w:rFonts w:ascii="Times New Roman" w:eastAsia="Times New Roman" w:hAnsi="Times New Roman" w:cs="Times New Roman"/>
          <w:color w:val="000000"/>
          <w:sz w:val="24"/>
          <w:szCs w:val="24"/>
        </w:rPr>
        <w:t>which</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no</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longer</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receive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security</w:t>
      </w:r>
      <w:r>
        <w:rPr>
          <w:rFonts w:ascii="Times New Roman" w:eastAsia="Times New Roman" w:hAnsi="Times New Roman" w:cs="Times New Roman"/>
          <w:color w:val="000000"/>
          <w:spacing w:val="-1"/>
          <w:sz w:val="24"/>
          <w:szCs w:val="24"/>
        </w:rPr>
        <w:t xml:space="preserve"> updates</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and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are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known</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have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critical</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vulnerabilities.</w:t>
      </w:r>
    </w:p>
    <w:p w14:paraId="60D702E7" w14:textId="77777777" w:rsidR="00520D9B" w:rsidRDefault="001627B5" w:rsidP="00305D08">
      <w:pPr>
        <w:spacing w:before="69" w:line="480" w:lineRule="auto"/>
        <w:ind w:left="1" w:right="597"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remains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3"/>
          <w:sz w:val="24"/>
          <w:szCs w:val="24"/>
        </w:rPr>
        <w:t xml:space="preserve">a </w:t>
      </w:r>
      <w:r>
        <w:rPr>
          <w:rFonts w:ascii="Times New Roman" w:eastAsia="Times New Roman" w:hAnsi="Times New Roman" w:cs="Times New Roman"/>
          <w:color w:val="000000"/>
          <w:sz w:val="24"/>
          <w:szCs w:val="24"/>
        </w:rPr>
        <w:t>powerful</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reliable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language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for</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server-side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scripting,</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with</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applications ranging</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from</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form</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data</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handling</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and</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dynamic</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content</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generation</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3"/>
          <w:sz w:val="24"/>
          <w:szCs w:val="24"/>
        </w:rPr>
        <w:t>to</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database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 xml:space="preserve">management, </w:t>
      </w:r>
      <w:r>
        <w:rPr>
          <w:rFonts w:ascii="Times New Roman" w:eastAsia="Times New Roman" w:hAnsi="Times New Roman" w:cs="Times New Roman"/>
          <w:color w:val="000000"/>
          <w:sz w:val="24"/>
          <w:szCs w:val="24"/>
        </w:rPr>
        <w:t>session</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pacing w:val="-1"/>
          <w:sz w:val="24"/>
          <w:szCs w:val="24"/>
        </w:rPr>
        <w:t>handling,</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z w:val="24"/>
          <w:szCs w:val="24"/>
        </w:rPr>
        <w:t>cookie</w:t>
      </w:r>
      <w:r>
        <w:rPr>
          <w:rFonts w:ascii="Times New Roman" w:eastAsia="Times New Roman" w:hAnsi="Times New Roman" w:cs="Times New Roman"/>
          <w:color w:val="000000"/>
          <w:spacing w:val="42"/>
          <w:sz w:val="24"/>
          <w:szCs w:val="24"/>
        </w:rPr>
        <w:t xml:space="preserve"> </w:t>
      </w:r>
      <w:r>
        <w:rPr>
          <w:rFonts w:ascii="Times New Roman" w:eastAsia="Times New Roman" w:hAnsi="Times New Roman" w:cs="Times New Roman"/>
          <w:color w:val="000000"/>
          <w:sz w:val="24"/>
          <w:szCs w:val="24"/>
        </w:rPr>
        <w:t>management,</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43"/>
          <w:sz w:val="24"/>
          <w:szCs w:val="24"/>
        </w:rPr>
        <w:t xml:space="preserve"> </w:t>
      </w:r>
      <w:r>
        <w:rPr>
          <w:rFonts w:ascii="Times New Roman" w:eastAsia="Times New Roman" w:hAnsi="Times New Roman" w:cs="Times New Roman"/>
          <w:color w:val="000000"/>
          <w:spacing w:val="1"/>
          <w:sz w:val="24"/>
          <w:szCs w:val="24"/>
        </w:rPr>
        <w:t>email</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pacing w:val="-1"/>
          <w:sz w:val="24"/>
          <w:szCs w:val="24"/>
        </w:rPr>
        <w:t>processing.</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z w:val="24"/>
          <w:szCs w:val="24"/>
        </w:rPr>
        <w:t>Furthermore,</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32"/>
          <w:sz w:val="24"/>
          <w:szCs w:val="24"/>
        </w:rPr>
        <w:t xml:space="preserve"> </w:t>
      </w:r>
      <w:r>
        <w:rPr>
          <w:rFonts w:ascii="Times New Roman" w:eastAsia="Times New Roman" w:hAnsi="Times New Roman" w:cs="Times New Roman"/>
          <w:color w:val="000000"/>
          <w:spacing w:val="-1"/>
          <w:sz w:val="24"/>
          <w:szCs w:val="24"/>
        </w:rPr>
        <w:t xml:space="preserve">offers </w:t>
      </w:r>
      <w:r>
        <w:rPr>
          <w:rFonts w:ascii="Times New Roman" w:eastAsia="Times New Roman" w:hAnsi="Times New Roman" w:cs="Times New Roman"/>
          <w:color w:val="000000"/>
          <w:sz w:val="24"/>
          <w:szCs w:val="24"/>
        </w:rPr>
        <w:t>numerous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hash</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functions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for</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encrypting</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user</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data,</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ensuring</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its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security</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and</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robustness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 xml:space="preserve">as </w:t>
      </w:r>
      <w:r>
        <w:rPr>
          <w:rFonts w:ascii="Times New Roman" w:eastAsia="Times New Roman" w:hAnsi="Times New Roman" w:cs="Times New Roman"/>
          <w:color w:val="000000"/>
          <w:spacing w:val="-13"/>
          <w:sz w:val="24"/>
          <w:szCs w:val="24"/>
        </w:rPr>
        <w:t xml:space="preserve">a  </w:t>
      </w:r>
      <w:r>
        <w:rPr>
          <w:rFonts w:ascii="Times New Roman" w:eastAsia="Times New Roman" w:hAnsi="Times New Roman" w:cs="Times New Roman"/>
          <w:color w:val="000000"/>
          <w:spacing w:val="-1"/>
          <w:sz w:val="24"/>
          <w:szCs w:val="24"/>
        </w:rPr>
        <w:t>server-side</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z w:val="24"/>
          <w:szCs w:val="24"/>
        </w:rPr>
        <w:t>scripting</w:t>
      </w:r>
      <w:r>
        <w:rPr>
          <w:rFonts w:ascii="Times New Roman" w:eastAsia="Times New Roman" w:hAnsi="Times New Roman" w:cs="Times New Roman"/>
          <w:color w:val="000000"/>
          <w:spacing w:val="-20"/>
          <w:sz w:val="24"/>
          <w:szCs w:val="24"/>
        </w:rPr>
        <w:t xml:space="preserve">  </w:t>
      </w:r>
      <w:r>
        <w:rPr>
          <w:rFonts w:ascii="Times New Roman" w:eastAsia="Times New Roman" w:hAnsi="Times New Roman" w:cs="Times New Roman"/>
          <w:color w:val="000000"/>
          <w:spacing w:val="-1"/>
          <w:sz w:val="24"/>
          <w:szCs w:val="24"/>
        </w:rPr>
        <w:t>language.</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2"/>
          <w:sz w:val="24"/>
          <w:szCs w:val="24"/>
        </w:rPr>
        <w:t>These</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capabilities</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z w:val="24"/>
          <w:szCs w:val="24"/>
        </w:rPr>
        <w:t>make</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an</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z w:val="24"/>
          <w:szCs w:val="24"/>
        </w:rPr>
        <w:t>indispensable</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tool</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z w:val="24"/>
          <w:szCs w:val="24"/>
        </w:rPr>
        <w:t xml:space="preserve">for </w:t>
      </w:r>
      <w:r>
        <w:rPr>
          <w:rFonts w:ascii="Times New Roman" w:eastAsia="Times New Roman" w:hAnsi="Times New Roman" w:cs="Times New Roman"/>
          <w:color w:val="000000"/>
          <w:spacing w:val="2"/>
          <w:sz w:val="24"/>
          <w:szCs w:val="24"/>
        </w:rPr>
        <w:t>modern</w:t>
      </w:r>
      <w:r>
        <w:rPr>
          <w:rFonts w:ascii="Times New Roman" w:eastAsia="Times New Roman" w:hAnsi="Times New Roman" w:cs="Times New Roman"/>
          <w:color w:val="000000"/>
          <w:spacing w:val="12"/>
          <w:sz w:val="24"/>
          <w:szCs w:val="24"/>
        </w:rPr>
        <w:t xml:space="preserve"> </w:t>
      </w:r>
      <w:r>
        <w:rPr>
          <w:rFonts w:ascii="Times New Roman" w:eastAsia="Times New Roman" w:hAnsi="Times New Roman" w:cs="Times New Roman"/>
          <w:color w:val="000000"/>
          <w:spacing w:val="3"/>
          <w:sz w:val="24"/>
          <w:szCs w:val="24"/>
        </w:rPr>
        <w:t>web</w:t>
      </w:r>
      <w:r>
        <w:rPr>
          <w:rFonts w:ascii="Times New Roman" w:eastAsia="Times New Roman" w:hAnsi="Times New Roman" w:cs="Times New Roman"/>
          <w:color w:val="000000"/>
          <w:spacing w:val="12"/>
          <w:sz w:val="24"/>
          <w:szCs w:val="24"/>
        </w:rPr>
        <w:t xml:space="preserve"> </w:t>
      </w:r>
      <w:r>
        <w:rPr>
          <w:rFonts w:ascii="Times New Roman" w:eastAsia="Times New Roman" w:hAnsi="Times New Roman" w:cs="Times New Roman"/>
          <w:color w:val="000000"/>
          <w:spacing w:val="1"/>
          <w:sz w:val="24"/>
          <w:szCs w:val="24"/>
        </w:rPr>
        <w:t>development.</w:t>
      </w:r>
    </w:p>
    <w:p w14:paraId="60D702E8" w14:textId="3F43DB46" w:rsidR="00520D9B" w:rsidRDefault="00520D9B" w:rsidP="00ED3103">
      <w:pPr>
        <w:jc w:val="both"/>
        <w:rPr>
          <w:ins w:id="14" w:author="CHETAN SONI" w:date="2026-02-16T23:13:00Z"/>
          <w:rFonts w:ascii="Times New Roman" w:eastAsia="Times New Roman" w:hAnsi="Times New Roman" w:cs="Times New Roman"/>
          <w:color w:val="000000"/>
          <w:spacing w:val="1"/>
          <w:sz w:val="24"/>
          <w:szCs w:val="24"/>
        </w:rPr>
      </w:pPr>
    </w:p>
    <w:p w14:paraId="60D702E9" w14:textId="77777777" w:rsidR="00520D9B" w:rsidRDefault="001627B5" w:rsidP="00ED3103">
      <w:pPr>
        <w:spacing w:before="281" w:line="480" w:lineRule="auto"/>
        <w:ind w:left="720" w:firstLine="720"/>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noProof/>
          <w:color w:val="000000"/>
          <w:spacing w:val="-4"/>
          <w:sz w:val="24"/>
          <w:szCs w:val="24"/>
          <w:lang w:eastAsia="en-IN"/>
        </w:rPr>
        <w:drawing>
          <wp:anchor distT="0" distB="0" distL="114300" distR="114300" simplePos="0" relativeHeight="251845632" behindDoc="1" locked="0" layoutInCell="1" allowOverlap="1" wp14:anchorId="60D70C67" wp14:editId="60D70C68">
            <wp:simplePos x="0" y="0"/>
            <wp:positionH relativeFrom="page">
              <wp:posOffset>238125</wp:posOffset>
            </wp:positionH>
            <wp:positionV relativeFrom="paragraph">
              <wp:posOffset>643255</wp:posOffset>
            </wp:positionV>
            <wp:extent cx="6120130" cy="2503805"/>
            <wp:effectExtent l="0" t="0" r="0" b="0"/>
            <wp:wrapTopAndBottom/>
            <wp:docPr id="1" name="Picture 1" descr="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120197" cy="2503787"/>
                    </a:xfrm>
                    <a:prstGeom prst="rect">
                      <a:avLst/>
                    </a:prstGeom>
                    <a:noFill/>
                  </pic:spPr>
                </pic:pic>
              </a:graphicData>
            </a:graphic>
          </wp:anchor>
        </w:drawing>
      </w:r>
      <w:r>
        <w:rPr>
          <w:rFonts w:ascii="Times New Roman" w:eastAsia="Times New Roman" w:hAnsi="Times New Roman" w:cs="Times New Roman"/>
          <w:b/>
          <w:bCs/>
          <w:color w:val="000000"/>
          <w:spacing w:val="-1"/>
          <w:sz w:val="28"/>
          <w:szCs w:val="28"/>
        </w:rPr>
        <w:t>Features</w:t>
      </w:r>
      <w:r>
        <w:rPr>
          <w:rFonts w:ascii="Times New Roman" w:eastAsia="Times New Roman" w:hAnsi="Times New Roman" w:cs="Times New Roman"/>
          <w:b/>
          <w:bCs/>
          <w:color w:val="000000"/>
          <w:spacing w:val="1"/>
          <w:sz w:val="28"/>
          <w:szCs w:val="28"/>
        </w:rPr>
        <w:t xml:space="preserve"> </w:t>
      </w:r>
      <w:r>
        <w:rPr>
          <w:rFonts w:ascii="Times New Roman" w:eastAsia="Times New Roman" w:hAnsi="Times New Roman" w:cs="Times New Roman"/>
          <w:b/>
          <w:bCs/>
          <w:color w:val="000000"/>
          <w:sz w:val="28"/>
          <w:szCs w:val="28"/>
        </w:rPr>
        <w:t>of PHP:</w:t>
      </w:r>
    </w:p>
    <w:p w14:paraId="60D702EA" w14:textId="77777777" w:rsidR="00520D9B" w:rsidRDefault="00520D9B" w:rsidP="00ED3103">
      <w:pPr>
        <w:spacing w:before="281" w:line="480" w:lineRule="auto"/>
        <w:ind w:left="720" w:firstLine="720"/>
        <w:jc w:val="both"/>
        <w:rPr>
          <w:rFonts w:ascii="Times New Roman" w:eastAsia="Times New Roman" w:hAnsi="Times New Roman" w:cs="Times New Roman"/>
          <w:b/>
          <w:bCs/>
          <w:color w:val="000000"/>
          <w:sz w:val="28"/>
          <w:szCs w:val="28"/>
        </w:rPr>
      </w:pPr>
    </w:p>
    <w:p w14:paraId="60D702EB" w14:textId="77777777" w:rsidR="00520D9B" w:rsidRDefault="001627B5" w:rsidP="00940F0C">
      <w:pPr>
        <w:pStyle w:val="ListParagraph"/>
        <w:numPr>
          <w:ilvl w:val="0"/>
          <w:numId w:val="7"/>
        </w:numPr>
        <w:spacing w:before="281" w:line="480" w:lineRule="auto"/>
        <w:ind w:left="961"/>
        <w:jc w:val="both"/>
        <w:rPr>
          <w:rFonts w:ascii="Times New Roman" w:eastAsia="Times New Roman" w:hAnsi="Times New Roman" w:cs="Times New Roman"/>
          <w:b/>
          <w:bCs/>
          <w:color w:val="000000"/>
          <w:spacing w:val="-5"/>
          <w:sz w:val="28"/>
          <w:szCs w:val="28"/>
        </w:rPr>
      </w:pPr>
      <w:r>
        <w:rPr>
          <w:rFonts w:ascii="Times New Roman" w:eastAsia="Times New Roman" w:hAnsi="Times New Roman" w:cs="Times New Roman"/>
          <w:b/>
          <w:bCs/>
          <w:color w:val="000000"/>
          <w:sz w:val="28"/>
          <w:szCs w:val="28"/>
        </w:rPr>
        <w:t xml:space="preserve">Open Source: </w:t>
      </w:r>
    </w:p>
    <w:p w14:paraId="60D702EC" w14:textId="77777777" w:rsidR="00520D9B" w:rsidRDefault="001627B5" w:rsidP="00940F0C">
      <w:pPr>
        <w:spacing w:before="27" w:line="480" w:lineRule="auto"/>
        <w:ind w:left="481" w:right="670" w:firstLine="1"/>
        <w:jc w:val="both"/>
        <w:rPr>
          <w:rFonts w:ascii="Times New Roman" w:eastAsia="Times New Roman" w:hAnsi="Times New Roman" w:cs="Times New Roman"/>
          <w:color w:val="000000"/>
          <w:spacing w:val="-3"/>
          <w:sz w:val="24"/>
          <w:szCs w:val="24"/>
        </w:rPr>
      </w:pP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3"/>
          <w:sz w:val="24"/>
          <w:szCs w:val="24"/>
        </w:rPr>
        <w:t>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open-source software,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meaning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its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source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code is</w:t>
      </w:r>
      <w:r>
        <w:rPr>
          <w:rFonts w:ascii="Times New Roman" w:eastAsia="Times New Roman" w:hAnsi="Times New Roman" w:cs="Times New Roman"/>
          <w:color w:val="000000"/>
          <w:sz w:val="24"/>
          <w:szCs w:val="24"/>
        </w:rPr>
        <w:t xml:space="preserve"> freely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available.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Developers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 xml:space="preserve">can </w:t>
      </w:r>
      <w:r>
        <w:rPr>
          <w:rFonts w:ascii="Times New Roman" w:eastAsia="Times New Roman" w:hAnsi="Times New Roman" w:cs="Times New Roman"/>
          <w:color w:val="000000"/>
          <w:spacing w:val="1"/>
          <w:sz w:val="24"/>
          <w:szCs w:val="24"/>
        </w:rPr>
        <w:t>modify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develop</w:t>
      </w:r>
      <w:r>
        <w:rPr>
          <w:rFonts w:ascii="Times New Roman" w:eastAsia="Times New Roman" w:hAnsi="Times New Roman" w:cs="Times New Roman"/>
          <w:color w:val="000000"/>
          <w:spacing w:val="2"/>
          <w:sz w:val="24"/>
          <w:szCs w:val="24"/>
        </w:rPr>
        <w:t xml:space="preserve"> PHP</w:t>
      </w:r>
      <w:r>
        <w:rPr>
          <w:rFonts w:ascii="Times New Roman" w:eastAsia="Times New Roman" w:hAnsi="Times New Roman" w:cs="Times New Roman"/>
          <w:color w:val="000000"/>
          <w:spacing w:val="-1"/>
          <w:sz w:val="24"/>
          <w:szCs w:val="24"/>
        </w:rPr>
        <w:t xml:space="preserve"> versions</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suit</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their</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specific</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needs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without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 xml:space="preserve">any </w:t>
      </w:r>
      <w:r>
        <w:rPr>
          <w:rFonts w:ascii="Times New Roman" w:eastAsia="Times New Roman" w:hAnsi="Times New Roman" w:cs="Times New Roman"/>
          <w:color w:val="000000"/>
          <w:spacing w:val="-1"/>
          <w:sz w:val="24"/>
          <w:szCs w:val="24"/>
        </w:rPr>
        <w:t>associated</w:t>
      </w:r>
    </w:p>
    <w:p w14:paraId="60D702ED" w14:textId="77777777" w:rsidR="00520D9B" w:rsidRDefault="001627B5" w:rsidP="00940F0C">
      <w:pPr>
        <w:spacing w:before="175" w:line="480" w:lineRule="auto"/>
        <w:ind w:left="481"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costs.</w:t>
      </w:r>
      <w:r>
        <w:rPr>
          <w:rFonts w:ascii="Times New Roman" w:eastAsia="Times New Roman" w:hAnsi="Times New Roman" w:cs="Times New Roman"/>
          <w:color w:val="000000"/>
          <w:spacing w:val="-15"/>
          <w:sz w:val="24"/>
          <w:szCs w:val="24"/>
        </w:rPr>
        <w:t xml:space="preserve"> </w:t>
      </w:r>
      <w:r>
        <w:rPr>
          <w:rFonts w:ascii="Times New Roman" w:eastAsia="Times New Roman" w:hAnsi="Times New Roman" w:cs="Times New Roman"/>
          <w:color w:val="000000"/>
          <w:spacing w:val="-1"/>
          <w:sz w:val="24"/>
          <w:szCs w:val="24"/>
        </w:rPr>
        <w:t>All</w:t>
      </w:r>
      <w:r>
        <w:rPr>
          <w:rFonts w:ascii="Times New Roman" w:eastAsia="Times New Roman" w:hAnsi="Times New Roman" w:cs="Times New Roman"/>
          <w:color w:val="000000"/>
          <w:sz w:val="24"/>
          <w:szCs w:val="24"/>
        </w:rPr>
        <w:t xml:space="preserve"> components of</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1"/>
          <w:sz w:val="24"/>
          <w:szCs w:val="24"/>
        </w:rPr>
        <w:t>are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open</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for</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 xml:space="preserve">free </w:t>
      </w:r>
      <w:r>
        <w:rPr>
          <w:rFonts w:ascii="Times New Roman" w:eastAsia="Times New Roman" w:hAnsi="Times New Roman" w:cs="Times New Roman"/>
          <w:color w:val="000000"/>
          <w:sz w:val="24"/>
          <w:szCs w:val="24"/>
        </w:rPr>
        <w:t xml:space="preserve">download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use</w:t>
      </w:r>
    </w:p>
    <w:p w14:paraId="60D702EE" w14:textId="77777777" w:rsidR="00520D9B" w:rsidRDefault="001627B5" w:rsidP="00940F0C">
      <w:pPr>
        <w:pStyle w:val="ListParagraph"/>
        <w:numPr>
          <w:ilvl w:val="0"/>
          <w:numId w:val="7"/>
        </w:numPr>
        <w:spacing w:before="281" w:line="480" w:lineRule="auto"/>
        <w:ind w:left="961"/>
        <w:jc w:val="both"/>
        <w:rPr>
          <w:rFonts w:ascii="Times New Roman" w:eastAsia="Times New Roman" w:hAnsi="Times New Roman" w:cs="Times New Roman"/>
          <w:b/>
          <w:bCs/>
          <w:color w:val="000000"/>
          <w:spacing w:val="-1"/>
          <w:sz w:val="28"/>
          <w:szCs w:val="28"/>
        </w:rPr>
      </w:pPr>
      <w:r>
        <w:rPr>
          <w:rFonts w:ascii="Times New Roman" w:eastAsia="Times New Roman" w:hAnsi="Times New Roman" w:cs="Times New Roman"/>
          <w:b/>
          <w:bCs/>
          <w:color w:val="000000"/>
          <w:sz w:val="28"/>
          <w:szCs w:val="28"/>
        </w:rPr>
        <w:t>Familiarity</w:t>
      </w:r>
      <w:r>
        <w:rPr>
          <w:rFonts w:ascii="Times New Roman" w:eastAsia="Times New Roman" w:hAnsi="Times New Roman" w:cs="Times New Roman"/>
          <w:b/>
          <w:bCs/>
          <w:color w:val="000000"/>
          <w:spacing w:val="-2"/>
          <w:sz w:val="28"/>
          <w:szCs w:val="28"/>
        </w:rPr>
        <w:t xml:space="preserve"> </w:t>
      </w:r>
      <w:r>
        <w:rPr>
          <w:rFonts w:ascii="Times New Roman" w:eastAsia="Times New Roman" w:hAnsi="Times New Roman" w:cs="Times New Roman"/>
          <w:b/>
          <w:bCs/>
          <w:color w:val="000000"/>
          <w:sz w:val="28"/>
          <w:szCs w:val="28"/>
        </w:rPr>
        <w:t xml:space="preserve">with </w:t>
      </w:r>
      <w:r>
        <w:rPr>
          <w:rFonts w:ascii="Times New Roman" w:eastAsia="Times New Roman" w:hAnsi="Times New Roman" w:cs="Times New Roman"/>
          <w:b/>
          <w:bCs/>
          <w:color w:val="000000"/>
          <w:spacing w:val="-1"/>
          <w:sz w:val="28"/>
          <w:szCs w:val="28"/>
        </w:rPr>
        <w:t>Syntax:</w:t>
      </w:r>
    </w:p>
    <w:p w14:paraId="60D702EF" w14:textId="77777777" w:rsidR="00520D9B" w:rsidRDefault="001627B5" w:rsidP="00940F0C">
      <w:pPr>
        <w:spacing w:before="9" w:line="480" w:lineRule="auto"/>
        <w:ind w:left="481" w:right="1094"/>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has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 straightforward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z w:val="24"/>
          <w:szCs w:val="24"/>
        </w:rPr>
        <w:t xml:space="preserve"> easily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understandable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syntax,</w:t>
      </w:r>
      <w:r>
        <w:rPr>
          <w:rFonts w:ascii="Times New Roman" w:eastAsia="Times New Roman" w:hAnsi="Times New Roman" w:cs="Times New Roman"/>
          <w:color w:val="000000"/>
          <w:sz w:val="24"/>
          <w:szCs w:val="24"/>
        </w:rPr>
        <w:t xml:space="preserve"> making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it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accessible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for programmers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of</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varying</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skill</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levels.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The</w:t>
      </w:r>
      <w:del w:id="15" w:author="CHETAN SONI" w:date="2026-02-16T23:14:00Z">
        <w:r>
          <w:rPr>
            <w:rFonts w:ascii="Times New Roman" w:eastAsia="Times New Roman" w:hAnsi="Times New Roman" w:cs="Times New Roman"/>
            <w:color w:val="000000"/>
            <w:spacing w:val="-5"/>
            <w:sz w:val="24"/>
            <w:szCs w:val="24"/>
          </w:rPr>
          <w:delText xml:space="preserve"> </w:delText>
        </w:r>
      </w:del>
      <w:r>
        <w:rPr>
          <w:rFonts w:ascii="Times New Roman" w:eastAsia="Times New Roman" w:hAnsi="Times New Roman" w:cs="Times New Roman"/>
          <w:color w:val="000000"/>
          <w:spacing w:val="-1"/>
          <w:sz w:val="24"/>
          <w:szCs w:val="24"/>
        </w:rPr>
        <w:t>simplicity</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3"/>
          <w:sz w:val="24"/>
          <w:szCs w:val="24"/>
        </w:rPr>
        <w:t>of</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the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syntax</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allows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for</w:t>
      </w:r>
      <w:r>
        <w:rPr>
          <w:rFonts w:ascii="Times New Roman" w:eastAsia="Times New Roman" w:hAnsi="Times New Roman" w:cs="Times New Roman"/>
          <w:color w:val="000000"/>
          <w:spacing w:val="-4"/>
          <w:sz w:val="24"/>
          <w:szCs w:val="24"/>
        </w:rPr>
        <w:t xml:space="preserve"> e</w:t>
      </w:r>
      <w:r>
        <w:rPr>
          <w:rFonts w:ascii="Times New Roman" w:eastAsia="Times New Roman" w:hAnsi="Times New Roman" w:cs="Times New Roman"/>
          <w:color w:val="000000"/>
          <w:spacing w:val="-2"/>
          <w:sz w:val="24"/>
          <w:szCs w:val="24"/>
        </w:rPr>
        <w:t>fficient</w:t>
      </w:r>
      <w:r>
        <w:rPr>
          <w:rFonts w:ascii="Times New Roman" w:eastAsia="Times New Roman" w:hAnsi="Times New Roman" w:cs="Times New Roman"/>
          <w:color w:val="000000"/>
          <w:spacing w:val="-1"/>
          <w:sz w:val="24"/>
          <w:szCs w:val="24"/>
        </w:rPr>
        <w:t>coding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quick</w:t>
      </w:r>
      <w:r>
        <w:rPr>
          <w:rFonts w:ascii="Times New Roman" w:eastAsia="Times New Roman" w:hAnsi="Times New Roman" w:cs="Times New Roman"/>
          <w:color w:val="000000"/>
          <w:sz w:val="24"/>
          <w:szCs w:val="24"/>
        </w:rPr>
        <w:t xml:space="preserve"> adoption by</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developers.</w:t>
      </w:r>
    </w:p>
    <w:p w14:paraId="60D702F0" w14:textId="77777777" w:rsidR="00520D9B" w:rsidRDefault="001627B5" w:rsidP="00940F0C">
      <w:pPr>
        <w:pStyle w:val="ListParagraph"/>
        <w:numPr>
          <w:ilvl w:val="0"/>
          <w:numId w:val="8"/>
        </w:numPr>
        <w:spacing w:before="9" w:line="480" w:lineRule="auto"/>
        <w:ind w:left="961" w:right="1094"/>
        <w:jc w:val="both"/>
        <w:rPr>
          <w:rFonts w:ascii="Times New Roman" w:eastAsia="Times New Roman" w:hAnsi="Times New Roman" w:cs="Times New Roman"/>
          <w:b/>
          <w:bCs/>
          <w:color w:val="000000"/>
          <w:spacing w:val="-1"/>
          <w:sz w:val="28"/>
          <w:szCs w:val="28"/>
        </w:rPr>
      </w:pPr>
      <w:r>
        <w:rPr>
          <w:rFonts w:ascii="Times New Roman" w:eastAsia="Times New Roman" w:hAnsi="Times New Roman" w:cs="Times New Roman"/>
          <w:b/>
          <w:bCs/>
          <w:color w:val="000000"/>
          <w:spacing w:val="-1"/>
          <w:sz w:val="28"/>
          <w:szCs w:val="28"/>
        </w:rPr>
        <w:t>Embedded:</w:t>
      </w:r>
    </w:p>
    <w:p w14:paraId="60D702F1" w14:textId="77777777" w:rsidR="00520D9B" w:rsidRDefault="001627B5" w:rsidP="00940F0C">
      <w:pPr>
        <w:spacing w:before="17" w:line="480" w:lineRule="auto"/>
        <w:ind w:left="481" w:right="595" w:firstLine="1"/>
        <w:jc w:val="both"/>
        <w:rPr>
          <w:rFonts w:ascii="Times New Roman" w:eastAsia="Times New Roman" w:hAnsi="Times New Roman" w:cs="Times New Roman"/>
          <w:color w:val="000000"/>
          <w:spacing w:val="-3"/>
          <w:sz w:val="24"/>
          <w:szCs w:val="24"/>
        </w:rPr>
      </w:pP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code</w:t>
      </w:r>
      <w:r>
        <w:rPr>
          <w:rFonts w:ascii="Times New Roman" w:eastAsia="Times New Roman" w:hAnsi="Times New Roman" w:cs="Times New Roman"/>
          <w:color w:val="000000"/>
          <w:spacing w:val="35"/>
          <w:sz w:val="24"/>
          <w:szCs w:val="24"/>
        </w:rPr>
        <w:t xml:space="preserve"> </w:t>
      </w:r>
      <w:r>
        <w:rPr>
          <w:rFonts w:ascii="Times New Roman" w:eastAsia="Times New Roman" w:hAnsi="Times New Roman" w:cs="Times New Roman"/>
          <w:color w:val="000000"/>
          <w:spacing w:val="-1"/>
          <w:sz w:val="24"/>
          <w:szCs w:val="24"/>
        </w:rPr>
        <w:t>can</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be</w:t>
      </w:r>
      <w:r>
        <w:rPr>
          <w:rFonts w:ascii="Times New Roman" w:eastAsia="Times New Roman" w:hAnsi="Times New Roman" w:cs="Times New Roman"/>
          <w:color w:val="000000"/>
          <w:spacing w:val="35"/>
          <w:sz w:val="24"/>
          <w:szCs w:val="24"/>
        </w:rPr>
        <w:t xml:space="preserve"> </w:t>
      </w:r>
      <w:r>
        <w:rPr>
          <w:rFonts w:ascii="Times New Roman" w:eastAsia="Times New Roman" w:hAnsi="Times New Roman" w:cs="Times New Roman"/>
          <w:color w:val="000000"/>
          <w:sz w:val="24"/>
          <w:szCs w:val="24"/>
        </w:rPr>
        <w:t>seamlessly</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z w:val="24"/>
          <w:szCs w:val="24"/>
        </w:rPr>
        <w:t>embedded</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z w:val="24"/>
          <w:szCs w:val="24"/>
        </w:rPr>
        <w:t>within</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z w:val="24"/>
          <w:szCs w:val="24"/>
        </w:rPr>
        <w:t>HTML</w:t>
      </w:r>
      <w:r>
        <w:rPr>
          <w:rFonts w:ascii="Times New Roman" w:eastAsia="Times New Roman" w:hAnsi="Times New Roman" w:cs="Times New Roman"/>
          <w:color w:val="000000"/>
          <w:spacing w:val="-20"/>
          <w:sz w:val="24"/>
          <w:szCs w:val="24"/>
        </w:rPr>
        <w:t xml:space="preserve">  </w:t>
      </w:r>
      <w:r>
        <w:rPr>
          <w:rFonts w:ascii="Times New Roman" w:eastAsia="Times New Roman" w:hAnsi="Times New Roman" w:cs="Times New Roman"/>
          <w:color w:val="000000"/>
          <w:sz w:val="24"/>
          <w:szCs w:val="24"/>
        </w:rPr>
        <w:t>tags</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other</w:t>
      </w:r>
      <w:r>
        <w:rPr>
          <w:rFonts w:ascii="Times New Roman" w:eastAsia="Times New Roman" w:hAnsi="Times New Roman" w:cs="Times New Roman"/>
          <w:color w:val="000000"/>
          <w:spacing w:val="35"/>
          <w:sz w:val="24"/>
          <w:szCs w:val="24"/>
        </w:rPr>
        <w:t xml:space="preserve"> </w:t>
      </w:r>
      <w:r>
        <w:rPr>
          <w:rFonts w:ascii="Times New Roman" w:eastAsia="Times New Roman" w:hAnsi="Times New Roman" w:cs="Times New Roman"/>
          <w:color w:val="000000"/>
          <w:sz w:val="24"/>
          <w:szCs w:val="24"/>
        </w:rPr>
        <w:t>scripts,</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enabling developers</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mix</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with</w:t>
      </w:r>
      <w:r>
        <w:rPr>
          <w:rFonts w:ascii="Times New Roman" w:eastAsia="Times New Roman" w:hAnsi="Times New Roman" w:cs="Times New Roman"/>
          <w:color w:val="000000"/>
          <w:spacing w:val="-1"/>
          <w:sz w:val="24"/>
          <w:szCs w:val="24"/>
        </w:rPr>
        <w:t xml:space="preserve"> standard</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HTML</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2"/>
          <w:sz w:val="24"/>
          <w:szCs w:val="24"/>
        </w:rPr>
        <w:t>code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2"/>
          <w:sz w:val="24"/>
          <w:szCs w:val="24"/>
        </w:rPr>
        <w:t xml:space="preserve">effortlessly, </w:t>
      </w:r>
      <w:r>
        <w:rPr>
          <w:rFonts w:ascii="Times New Roman" w:eastAsia="Times New Roman" w:hAnsi="Times New Roman" w:cs="Times New Roman"/>
          <w:color w:val="000000"/>
          <w:spacing w:val="-1"/>
          <w:sz w:val="24"/>
          <w:szCs w:val="24"/>
        </w:rPr>
        <w:t>enhancing</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flexibility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 xml:space="preserve">of </w:t>
      </w:r>
      <w:r>
        <w:rPr>
          <w:rFonts w:ascii="Times New Roman" w:eastAsia="Times New Roman" w:hAnsi="Times New Roman" w:cs="Times New Roman"/>
          <w:color w:val="000000"/>
          <w:spacing w:val="3"/>
          <w:sz w:val="24"/>
          <w:szCs w:val="24"/>
        </w:rPr>
        <w:t>web</w:t>
      </w:r>
      <w:r>
        <w:rPr>
          <w:rFonts w:ascii="Times New Roman" w:eastAsia="Times New Roman" w:hAnsi="Times New Roman" w:cs="Times New Roman"/>
          <w:color w:val="000000"/>
          <w:spacing w:val="12"/>
          <w:sz w:val="24"/>
          <w:szCs w:val="24"/>
        </w:rPr>
        <w:t xml:space="preserve"> </w:t>
      </w:r>
      <w:r>
        <w:rPr>
          <w:rFonts w:ascii="Times New Roman" w:eastAsia="Times New Roman" w:hAnsi="Times New Roman" w:cs="Times New Roman"/>
          <w:color w:val="000000"/>
          <w:spacing w:val="1"/>
          <w:sz w:val="24"/>
          <w:szCs w:val="24"/>
        </w:rPr>
        <w:t>development.</w:t>
      </w:r>
    </w:p>
    <w:p w14:paraId="60D702F2" w14:textId="77777777" w:rsidR="00520D9B" w:rsidRDefault="001627B5" w:rsidP="00940F0C">
      <w:pPr>
        <w:pStyle w:val="ListParagraph"/>
        <w:numPr>
          <w:ilvl w:val="0"/>
          <w:numId w:val="7"/>
        </w:numPr>
        <w:spacing w:before="281" w:line="480" w:lineRule="auto"/>
        <w:ind w:left="961"/>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pacing w:val="1"/>
          <w:sz w:val="28"/>
          <w:szCs w:val="28"/>
        </w:rPr>
        <w:t>Platform</w:t>
      </w:r>
      <w:r>
        <w:rPr>
          <w:rFonts w:ascii="Times New Roman" w:eastAsia="Times New Roman" w:hAnsi="Times New Roman" w:cs="Times New Roman"/>
          <w:b/>
          <w:bCs/>
          <w:color w:val="000000"/>
          <w:spacing w:val="-4"/>
          <w:sz w:val="28"/>
          <w:szCs w:val="28"/>
        </w:rPr>
        <w:t xml:space="preserve"> </w:t>
      </w:r>
      <w:r>
        <w:rPr>
          <w:rFonts w:ascii="Times New Roman" w:eastAsia="Times New Roman" w:hAnsi="Times New Roman" w:cs="Times New Roman"/>
          <w:b/>
          <w:bCs/>
          <w:color w:val="000000"/>
          <w:sz w:val="28"/>
          <w:szCs w:val="28"/>
        </w:rPr>
        <w:t>Independence:</w:t>
      </w:r>
    </w:p>
    <w:p w14:paraId="60D702F3" w14:textId="77777777" w:rsidR="00520D9B" w:rsidRDefault="001627B5" w:rsidP="00940F0C">
      <w:pPr>
        <w:spacing w:before="26" w:line="480" w:lineRule="auto"/>
        <w:ind w:left="481" w:right="940" w:firstLine="1"/>
        <w:jc w:val="both"/>
        <w:rPr>
          <w:rFonts w:ascii="Times New Roman" w:eastAsia="Times New Roman" w:hAnsi="Times New Roman" w:cs="Times New Roman"/>
          <w:color w:val="000000"/>
          <w:spacing w:val="-2"/>
          <w:sz w:val="24"/>
          <w:szCs w:val="24"/>
        </w:rPr>
      </w:pPr>
      <w:r>
        <w:rPr>
          <w:rFonts w:ascii="Times New Roman" w:eastAsia="Times New Roman" w:hAnsi="Times New Roman" w:cs="Times New Roman"/>
          <w:color w:val="000000"/>
          <w:spacing w:val="2"/>
          <w:sz w:val="24"/>
          <w:szCs w:val="24"/>
        </w:rPr>
        <w:t>PHP</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is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platform-independent,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meaning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it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can</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be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deployed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across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multiple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 xml:space="preserve">operating </w:t>
      </w:r>
      <w:r>
        <w:rPr>
          <w:rFonts w:ascii="Times New Roman" w:eastAsia="Times New Roman" w:hAnsi="Times New Roman" w:cs="Times New Roman"/>
          <w:color w:val="000000"/>
          <w:spacing w:val="-1"/>
          <w:sz w:val="24"/>
          <w:szCs w:val="24"/>
        </w:rPr>
        <w:t>systems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such</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as</w:t>
      </w:r>
      <w:r>
        <w:rPr>
          <w:rFonts w:ascii="Times New Roman" w:eastAsia="Times New Roman" w:hAnsi="Times New Roman" w:cs="Times New Roman"/>
          <w:color w:val="000000"/>
          <w:spacing w:val="-2"/>
          <w:sz w:val="24"/>
          <w:szCs w:val="24"/>
        </w:rPr>
        <w:t xml:space="preserve"> Windows,</w:t>
      </w:r>
      <w:r>
        <w:rPr>
          <w:rFonts w:ascii="Times New Roman" w:eastAsia="Times New Roman" w:hAnsi="Times New Roman" w:cs="Times New Roman"/>
          <w:color w:val="000000"/>
          <w:sz w:val="24"/>
          <w:szCs w:val="24"/>
        </w:rPr>
        <w:t xml:space="preserve"> macOS,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Linux,</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z w:val="24"/>
          <w:szCs w:val="24"/>
        </w:rPr>
        <w:t xml:space="preserve"> UNIX.</w:t>
      </w:r>
      <w:r>
        <w:rPr>
          <w:rFonts w:ascii="Times New Roman" w:eastAsia="Times New Roman" w:hAnsi="Times New Roman" w:cs="Times New Roman"/>
          <w:color w:val="000000"/>
          <w:spacing w:val="-7"/>
          <w:sz w:val="24"/>
          <w:szCs w:val="24"/>
        </w:rPr>
        <w:t xml:space="preserve"> A </w:t>
      </w:r>
      <w:r>
        <w:rPr>
          <w:rFonts w:ascii="Times New Roman" w:eastAsia="Times New Roman" w:hAnsi="Times New Roman" w:cs="Times New Roman"/>
          <w:color w:val="000000"/>
          <w:spacing w:val="-2"/>
          <w:sz w:val="24"/>
          <w:szCs w:val="24"/>
        </w:rPr>
        <w:t>PHP</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application</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developed</w:t>
      </w:r>
      <w:r>
        <w:rPr>
          <w:rFonts w:ascii="Times New Roman" w:eastAsia="Times New Roman" w:hAnsi="Times New Roman" w:cs="Times New Roman"/>
          <w:color w:val="000000"/>
          <w:sz w:val="24"/>
          <w:szCs w:val="24"/>
        </w:rPr>
        <w:t xml:space="preserve"> on</w:t>
      </w:r>
    </w:p>
    <w:p w14:paraId="60D702F4" w14:textId="77777777" w:rsidR="00520D9B" w:rsidRDefault="001627B5" w:rsidP="00940F0C">
      <w:pPr>
        <w:spacing w:before="175" w:line="480" w:lineRule="auto"/>
        <w:ind w:left="481"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one operating</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 xml:space="preserve">system </w:t>
      </w:r>
      <w:r>
        <w:rPr>
          <w:rFonts w:ascii="Times New Roman" w:eastAsia="Times New Roman" w:hAnsi="Times New Roman" w:cs="Times New Roman"/>
          <w:color w:val="000000"/>
          <w:spacing w:val="-1"/>
          <w:sz w:val="24"/>
          <w:szCs w:val="24"/>
        </w:rPr>
        <w:t>can</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be executed</w:t>
      </w:r>
      <w:r>
        <w:rPr>
          <w:rFonts w:ascii="Times New Roman" w:eastAsia="Times New Roman" w:hAnsi="Times New Roman" w:cs="Times New Roman"/>
          <w:color w:val="000000"/>
          <w:sz w:val="24"/>
          <w:szCs w:val="24"/>
        </w:rPr>
        <w:t xml:space="preserve"> on </w:t>
      </w:r>
      <w:r>
        <w:rPr>
          <w:rFonts w:ascii="Times New Roman" w:eastAsia="Times New Roman" w:hAnsi="Times New Roman" w:cs="Times New Roman"/>
          <w:color w:val="000000"/>
          <w:spacing w:val="-1"/>
          <w:sz w:val="24"/>
          <w:szCs w:val="24"/>
        </w:rPr>
        <w:t>another</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without modification.</w:t>
      </w:r>
    </w:p>
    <w:p w14:paraId="60D702F5" w14:textId="77777777" w:rsidR="00520D9B" w:rsidRDefault="001627B5" w:rsidP="00940F0C">
      <w:pPr>
        <w:pStyle w:val="ListParagraph"/>
        <w:numPr>
          <w:ilvl w:val="0"/>
          <w:numId w:val="7"/>
        </w:numPr>
        <w:spacing w:before="281" w:line="480" w:lineRule="auto"/>
        <w:ind w:left="961"/>
        <w:jc w:val="both"/>
        <w:rPr>
          <w:rFonts w:ascii="Times New Roman" w:eastAsia="Times New Roman" w:hAnsi="Times New Roman" w:cs="Times New Roman"/>
          <w:b/>
          <w:bCs/>
          <w:color w:val="000000"/>
          <w:spacing w:val="5"/>
          <w:sz w:val="28"/>
          <w:szCs w:val="28"/>
        </w:rPr>
      </w:pPr>
      <w:r>
        <w:rPr>
          <w:rFonts w:ascii="Times New Roman" w:eastAsia="Times New Roman" w:hAnsi="Times New Roman" w:cs="Times New Roman"/>
          <w:b/>
          <w:bCs/>
          <w:color w:val="000000"/>
          <w:sz w:val="28"/>
          <w:szCs w:val="28"/>
        </w:rPr>
        <w:t>Performance:</w:t>
      </w:r>
    </w:p>
    <w:p w14:paraId="60D702F6" w14:textId="77777777" w:rsidR="00520D9B" w:rsidRDefault="001627B5" w:rsidP="00940F0C">
      <w:pPr>
        <w:spacing w:before="17" w:line="480" w:lineRule="auto"/>
        <w:ind w:left="481" w:right="601"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lastRenderedPageBreak/>
        <w:t>PHP</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2"/>
          <w:sz w:val="24"/>
          <w:szCs w:val="24"/>
        </w:rPr>
        <w:t>executes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scripts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faster</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than</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many</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2"/>
          <w:sz w:val="24"/>
          <w:szCs w:val="24"/>
        </w:rPr>
        <w:t>other</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z w:val="24"/>
          <w:szCs w:val="24"/>
        </w:rPr>
        <w:t>programming</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languages,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such</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as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JSP</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4"/>
          <w:sz w:val="24"/>
          <w:szCs w:val="24"/>
        </w:rPr>
        <w:t>and</w:t>
      </w:r>
      <w:r>
        <w:rPr>
          <w:rFonts w:ascii="Times New Roman" w:eastAsia="Times New Roman" w:hAnsi="Times New Roman" w:cs="Times New Roman"/>
          <w:color w:val="000000"/>
          <w:spacing w:val="-11"/>
          <w:sz w:val="24"/>
          <w:szCs w:val="24"/>
        </w:rPr>
        <w:t xml:space="preserve"> </w:t>
      </w:r>
      <w:r>
        <w:rPr>
          <w:rFonts w:ascii="Times New Roman" w:eastAsia="Times New Roman" w:hAnsi="Times New Roman" w:cs="Times New Roman"/>
          <w:color w:val="000000"/>
          <w:spacing w:val="-9"/>
          <w:sz w:val="24"/>
          <w:szCs w:val="24"/>
        </w:rPr>
        <w:t xml:space="preserve">ASP. </w:t>
      </w:r>
      <w:r>
        <w:rPr>
          <w:rFonts w:ascii="Times New Roman" w:eastAsia="Times New Roman" w:hAnsi="Times New Roman" w:cs="Times New Roman"/>
          <w:color w:val="000000"/>
          <w:spacing w:val="-1"/>
          <w:sz w:val="24"/>
          <w:szCs w:val="24"/>
        </w:rPr>
        <w:t>This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is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due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4"/>
          <w:sz w:val="24"/>
          <w:szCs w:val="24"/>
        </w:rPr>
        <w:t>to</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PHP’s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ability</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5"/>
          <w:sz w:val="24"/>
          <w:szCs w:val="24"/>
        </w:rPr>
        <w:t>to</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use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its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own</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z w:val="24"/>
          <w:szCs w:val="24"/>
        </w:rPr>
        <w:t>memory</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management,</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which</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reduces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the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server's workload</w:t>
      </w:r>
      <w:r>
        <w:rPr>
          <w:rFonts w:ascii="Times New Roman" w:eastAsia="Times New Roman" w:hAnsi="Times New Roman" w:cs="Times New Roman"/>
          <w:color w:val="000000"/>
          <w:spacing w:val="110"/>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110"/>
          <w:sz w:val="24"/>
          <w:szCs w:val="24"/>
        </w:rPr>
        <w:t xml:space="preserve"> </w:t>
      </w:r>
      <w:r>
        <w:rPr>
          <w:rFonts w:ascii="Times New Roman" w:eastAsia="Times New Roman" w:hAnsi="Times New Roman" w:cs="Times New Roman"/>
          <w:color w:val="000000"/>
          <w:sz w:val="24"/>
          <w:szCs w:val="24"/>
        </w:rPr>
        <w:t>loading</w:t>
      </w:r>
      <w:r>
        <w:rPr>
          <w:rFonts w:ascii="Times New Roman" w:eastAsia="Times New Roman" w:hAnsi="Times New Roman" w:cs="Times New Roman"/>
          <w:color w:val="000000"/>
          <w:spacing w:val="110"/>
          <w:sz w:val="24"/>
          <w:szCs w:val="24"/>
        </w:rPr>
        <w:t xml:space="preserve"> </w:t>
      </w:r>
      <w:r>
        <w:rPr>
          <w:rFonts w:ascii="Times New Roman" w:eastAsia="Times New Roman" w:hAnsi="Times New Roman" w:cs="Times New Roman"/>
          <w:color w:val="000000"/>
          <w:sz w:val="24"/>
          <w:szCs w:val="24"/>
        </w:rPr>
        <w:t>times,</w:t>
      </w:r>
      <w:r>
        <w:rPr>
          <w:rFonts w:ascii="Times New Roman" w:eastAsia="Times New Roman" w:hAnsi="Times New Roman" w:cs="Times New Roman"/>
          <w:color w:val="000000"/>
          <w:spacing w:val="110"/>
          <w:sz w:val="24"/>
          <w:szCs w:val="24"/>
        </w:rPr>
        <w:t xml:space="preserve"> </w:t>
      </w:r>
      <w:r>
        <w:rPr>
          <w:rFonts w:ascii="Times New Roman" w:eastAsia="Times New Roman" w:hAnsi="Times New Roman" w:cs="Times New Roman"/>
          <w:color w:val="000000"/>
          <w:spacing w:val="-1"/>
          <w:sz w:val="24"/>
          <w:szCs w:val="24"/>
        </w:rPr>
        <w:t>ultimately</w:t>
      </w:r>
      <w:r>
        <w:rPr>
          <w:rFonts w:ascii="Times New Roman" w:eastAsia="Times New Roman" w:hAnsi="Times New Roman" w:cs="Times New Roman"/>
          <w:color w:val="000000"/>
          <w:spacing w:val="103"/>
          <w:sz w:val="24"/>
          <w:szCs w:val="24"/>
        </w:rPr>
        <w:t xml:space="preserve"> </w:t>
      </w:r>
      <w:r>
        <w:rPr>
          <w:rFonts w:ascii="Times New Roman" w:eastAsia="Times New Roman" w:hAnsi="Times New Roman" w:cs="Times New Roman"/>
          <w:color w:val="000000"/>
          <w:spacing w:val="1"/>
          <w:sz w:val="24"/>
          <w:szCs w:val="24"/>
        </w:rPr>
        <w:t>improving</w:t>
      </w:r>
      <w:r>
        <w:rPr>
          <w:rFonts w:ascii="Times New Roman" w:eastAsia="Times New Roman" w:hAnsi="Times New Roman" w:cs="Times New Roman"/>
          <w:color w:val="000000"/>
          <w:spacing w:val="108"/>
          <w:sz w:val="24"/>
          <w:szCs w:val="24"/>
        </w:rPr>
        <w:t xml:space="preserve"> </w:t>
      </w:r>
      <w:r>
        <w:rPr>
          <w:rFonts w:ascii="Times New Roman" w:eastAsia="Times New Roman" w:hAnsi="Times New Roman" w:cs="Times New Roman"/>
          <w:color w:val="000000"/>
          <w:sz w:val="24"/>
          <w:szCs w:val="24"/>
        </w:rPr>
        <w:t>processing</w:t>
      </w:r>
      <w:r>
        <w:rPr>
          <w:rFonts w:ascii="Times New Roman" w:eastAsia="Times New Roman" w:hAnsi="Times New Roman" w:cs="Times New Roman"/>
          <w:color w:val="000000"/>
          <w:spacing w:val="108"/>
          <w:sz w:val="24"/>
          <w:szCs w:val="24"/>
        </w:rPr>
        <w:t xml:space="preserve"> </w:t>
      </w:r>
      <w:r>
        <w:rPr>
          <w:rFonts w:ascii="Times New Roman" w:eastAsia="Times New Roman" w:hAnsi="Times New Roman" w:cs="Times New Roman"/>
          <w:color w:val="000000"/>
          <w:sz w:val="24"/>
          <w:szCs w:val="24"/>
        </w:rPr>
        <w:t>speed</w:t>
      </w:r>
      <w:r>
        <w:rPr>
          <w:rFonts w:ascii="Times New Roman" w:eastAsia="Times New Roman" w:hAnsi="Times New Roman" w:cs="Times New Roman"/>
          <w:color w:val="000000"/>
          <w:spacing w:val="110"/>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110"/>
          <w:sz w:val="24"/>
          <w:szCs w:val="24"/>
        </w:rPr>
        <w:t xml:space="preserve"> </w:t>
      </w:r>
      <w:r>
        <w:rPr>
          <w:rFonts w:ascii="Times New Roman" w:eastAsia="Times New Roman" w:hAnsi="Times New Roman" w:cs="Times New Roman"/>
          <w:color w:val="000000"/>
          <w:spacing w:val="-1"/>
          <w:sz w:val="24"/>
          <w:szCs w:val="24"/>
        </w:rPr>
        <w:t xml:space="preserve">overall </w:t>
      </w:r>
      <w:r>
        <w:rPr>
          <w:rFonts w:ascii="Times New Roman" w:eastAsia="Times New Roman" w:hAnsi="Times New Roman" w:cs="Times New Roman"/>
          <w:color w:val="000000"/>
          <w:spacing w:val="1"/>
          <w:sz w:val="24"/>
          <w:szCs w:val="24"/>
        </w:rPr>
        <w:t>performance.</w:t>
      </w:r>
    </w:p>
    <w:p w14:paraId="60D702F7" w14:textId="77777777" w:rsidR="00520D9B" w:rsidRDefault="001627B5" w:rsidP="00940F0C">
      <w:pPr>
        <w:pStyle w:val="ListParagraph"/>
        <w:numPr>
          <w:ilvl w:val="0"/>
          <w:numId w:val="7"/>
        </w:numPr>
        <w:spacing w:line="480" w:lineRule="auto"/>
        <w:ind w:left="961"/>
        <w:jc w:val="both"/>
        <w:rPr>
          <w:rFonts w:ascii="Times New Roman" w:eastAsia="Times New Roman" w:hAnsi="Times New Roman" w:cs="Times New Roman"/>
          <w:b/>
          <w:bCs/>
          <w:color w:val="000000"/>
          <w:spacing w:val="-1"/>
          <w:sz w:val="28"/>
          <w:szCs w:val="28"/>
        </w:rPr>
      </w:pPr>
      <w:r>
        <w:rPr>
          <w:rFonts w:ascii="Times New Roman" w:eastAsia="Times New Roman" w:hAnsi="Times New Roman" w:cs="Times New Roman"/>
          <w:b/>
          <w:bCs/>
          <w:color w:val="000000"/>
          <w:sz w:val="28"/>
          <w:szCs w:val="28"/>
        </w:rPr>
        <w:t xml:space="preserve">Open </w:t>
      </w:r>
      <w:r>
        <w:rPr>
          <w:rFonts w:ascii="Times New Roman" w:eastAsia="Times New Roman" w:hAnsi="Times New Roman" w:cs="Times New Roman"/>
          <w:b/>
          <w:bCs/>
          <w:color w:val="000000"/>
          <w:spacing w:val="-1"/>
          <w:sz w:val="28"/>
          <w:szCs w:val="28"/>
        </w:rPr>
        <w:t>Source:</w:t>
      </w:r>
    </w:p>
    <w:p w14:paraId="60D702F8" w14:textId="77777777" w:rsidR="00520D9B" w:rsidRDefault="001627B5" w:rsidP="00940F0C">
      <w:pPr>
        <w:spacing w:before="27" w:line="480" w:lineRule="auto"/>
        <w:ind w:left="481" w:right="670" w:firstLine="1"/>
        <w:jc w:val="both"/>
        <w:rPr>
          <w:rFonts w:ascii="Times New Roman" w:eastAsia="Times New Roman" w:hAnsi="Times New Roman" w:cs="Times New Roman"/>
          <w:color w:val="000000"/>
          <w:spacing w:val="-3"/>
          <w:sz w:val="24"/>
          <w:szCs w:val="24"/>
        </w:rPr>
      </w:pP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3"/>
          <w:sz w:val="24"/>
          <w:szCs w:val="24"/>
        </w:rPr>
        <w:t>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open-source software,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meaning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its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source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code is</w:t>
      </w:r>
      <w:r>
        <w:rPr>
          <w:rFonts w:ascii="Times New Roman" w:eastAsia="Times New Roman" w:hAnsi="Times New Roman" w:cs="Times New Roman"/>
          <w:color w:val="000000"/>
          <w:sz w:val="24"/>
          <w:szCs w:val="24"/>
        </w:rPr>
        <w:t xml:space="preserve"> freely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available.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Developers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 xml:space="preserve">can </w:t>
      </w:r>
      <w:r>
        <w:rPr>
          <w:rFonts w:ascii="Times New Roman" w:eastAsia="Times New Roman" w:hAnsi="Times New Roman" w:cs="Times New Roman"/>
          <w:color w:val="000000"/>
          <w:spacing w:val="1"/>
          <w:sz w:val="24"/>
          <w:szCs w:val="24"/>
        </w:rPr>
        <w:t>modify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develop</w:t>
      </w:r>
      <w:r>
        <w:rPr>
          <w:rFonts w:ascii="Times New Roman" w:eastAsia="Times New Roman" w:hAnsi="Times New Roman" w:cs="Times New Roman"/>
          <w:color w:val="000000"/>
          <w:spacing w:val="2"/>
          <w:sz w:val="24"/>
          <w:szCs w:val="24"/>
        </w:rPr>
        <w:t xml:space="preserve"> PHP</w:t>
      </w:r>
      <w:r>
        <w:rPr>
          <w:rFonts w:ascii="Times New Roman" w:eastAsia="Times New Roman" w:hAnsi="Times New Roman" w:cs="Times New Roman"/>
          <w:color w:val="000000"/>
          <w:spacing w:val="-1"/>
          <w:sz w:val="24"/>
          <w:szCs w:val="24"/>
        </w:rPr>
        <w:t xml:space="preserve"> versions</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suit</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their</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specific</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needs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without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 xml:space="preserve">any </w:t>
      </w:r>
      <w:r>
        <w:rPr>
          <w:rFonts w:ascii="Times New Roman" w:eastAsia="Times New Roman" w:hAnsi="Times New Roman" w:cs="Times New Roman"/>
          <w:color w:val="000000"/>
          <w:spacing w:val="-1"/>
          <w:sz w:val="24"/>
          <w:szCs w:val="24"/>
        </w:rPr>
        <w:t>associated</w:t>
      </w:r>
    </w:p>
    <w:p w14:paraId="60D702F9" w14:textId="77777777" w:rsidR="00520D9B" w:rsidRDefault="001627B5" w:rsidP="00940F0C">
      <w:pPr>
        <w:spacing w:before="175" w:line="480" w:lineRule="auto"/>
        <w:ind w:left="481"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costs.</w:t>
      </w:r>
      <w:r>
        <w:rPr>
          <w:rFonts w:ascii="Times New Roman" w:eastAsia="Times New Roman" w:hAnsi="Times New Roman" w:cs="Times New Roman"/>
          <w:color w:val="000000"/>
          <w:spacing w:val="-15"/>
          <w:sz w:val="24"/>
          <w:szCs w:val="24"/>
        </w:rPr>
        <w:t xml:space="preserve"> </w:t>
      </w:r>
      <w:r>
        <w:rPr>
          <w:rFonts w:ascii="Times New Roman" w:eastAsia="Times New Roman" w:hAnsi="Times New Roman" w:cs="Times New Roman"/>
          <w:color w:val="000000"/>
          <w:spacing w:val="-1"/>
          <w:sz w:val="24"/>
          <w:szCs w:val="24"/>
        </w:rPr>
        <w:t>All</w:t>
      </w:r>
      <w:r>
        <w:rPr>
          <w:rFonts w:ascii="Times New Roman" w:eastAsia="Times New Roman" w:hAnsi="Times New Roman" w:cs="Times New Roman"/>
          <w:color w:val="000000"/>
          <w:sz w:val="24"/>
          <w:szCs w:val="24"/>
        </w:rPr>
        <w:t xml:space="preserve"> components of</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1"/>
          <w:sz w:val="24"/>
          <w:szCs w:val="24"/>
        </w:rPr>
        <w:t>are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open</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for</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 xml:space="preserve">free </w:t>
      </w:r>
      <w:r>
        <w:rPr>
          <w:rFonts w:ascii="Times New Roman" w:eastAsia="Times New Roman" w:hAnsi="Times New Roman" w:cs="Times New Roman"/>
          <w:color w:val="000000"/>
          <w:sz w:val="24"/>
          <w:szCs w:val="24"/>
        </w:rPr>
        <w:t xml:space="preserve">download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use.</w:t>
      </w:r>
    </w:p>
    <w:p w14:paraId="60D702FA" w14:textId="77777777" w:rsidR="00520D9B" w:rsidRDefault="001627B5" w:rsidP="00940F0C">
      <w:pPr>
        <w:pStyle w:val="ListParagraph"/>
        <w:numPr>
          <w:ilvl w:val="0"/>
          <w:numId w:val="7"/>
        </w:numPr>
        <w:spacing w:before="281" w:line="480" w:lineRule="auto"/>
        <w:ind w:left="961"/>
        <w:jc w:val="both"/>
        <w:rPr>
          <w:rFonts w:ascii="Times New Roman" w:eastAsia="Times New Roman" w:hAnsi="Times New Roman" w:cs="Times New Roman"/>
          <w:b/>
          <w:bCs/>
          <w:color w:val="000000"/>
          <w:spacing w:val="-1"/>
          <w:sz w:val="28"/>
          <w:szCs w:val="28"/>
        </w:rPr>
      </w:pPr>
      <w:r>
        <w:rPr>
          <w:rFonts w:ascii="Times New Roman" w:eastAsia="Times New Roman" w:hAnsi="Times New Roman" w:cs="Times New Roman"/>
          <w:b/>
          <w:bCs/>
          <w:color w:val="000000"/>
          <w:sz w:val="28"/>
          <w:szCs w:val="28"/>
        </w:rPr>
        <w:t>Familiarity</w:t>
      </w:r>
      <w:r>
        <w:rPr>
          <w:rFonts w:ascii="Times New Roman" w:eastAsia="Times New Roman" w:hAnsi="Times New Roman" w:cs="Times New Roman"/>
          <w:b/>
          <w:bCs/>
          <w:color w:val="000000"/>
          <w:spacing w:val="-2"/>
          <w:sz w:val="28"/>
          <w:szCs w:val="28"/>
        </w:rPr>
        <w:t xml:space="preserve"> </w:t>
      </w:r>
      <w:r>
        <w:rPr>
          <w:rFonts w:ascii="Times New Roman" w:eastAsia="Times New Roman" w:hAnsi="Times New Roman" w:cs="Times New Roman"/>
          <w:b/>
          <w:bCs/>
          <w:color w:val="000000"/>
          <w:sz w:val="28"/>
          <w:szCs w:val="28"/>
        </w:rPr>
        <w:t xml:space="preserve">with </w:t>
      </w:r>
      <w:r>
        <w:rPr>
          <w:rFonts w:ascii="Times New Roman" w:eastAsia="Times New Roman" w:hAnsi="Times New Roman" w:cs="Times New Roman"/>
          <w:b/>
          <w:bCs/>
          <w:color w:val="000000"/>
          <w:spacing w:val="-1"/>
          <w:sz w:val="28"/>
          <w:szCs w:val="28"/>
        </w:rPr>
        <w:t>Syntax:</w:t>
      </w:r>
    </w:p>
    <w:p w14:paraId="60D702FB" w14:textId="77777777" w:rsidR="00520D9B" w:rsidRDefault="001627B5" w:rsidP="00940F0C">
      <w:pPr>
        <w:spacing w:before="9" w:line="480" w:lineRule="auto"/>
        <w:ind w:left="481" w:right="1094"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has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 straightforward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z w:val="24"/>
          <w:szCs w:val="24"/>
        </w:rPr>
        <w:t xml:space="preserve"> easily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understandable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syntax,</w:t>
      </w:r>
      <w:r>
        <w:rPr>
          <w:rFonts w:ascii="Times New Roman" w:eastAsia="Times New Roman" w:hAnsi="Times New Roman" w:cs="Times New Roman"/>
          <w:color w:val="000000"/>
          <w:sz w:val="24"/>
          <w:szCs w:val="24"/>
        </w:rPr>
        <w:t xml:space="preserve"> making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it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accessible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for programmers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of</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varying</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skill</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levels.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The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simplicity</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3"/>
          <w:sz w:val="24"/>
          <w:szCs w:val="24"/>
        </w:rPr>
        <w:t>of</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the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syntax</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allows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for</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efficient</w:t>
      </w:r>
    </w:p>
    <w:p w14:paraId="60D702FC" w14:textId="77777777" w:rsidR="00520D9B" w:rsidRDefault="001627B5" w:rsidP="00940F0C">
      <w:pPr>
        <w:spacing w:before="173" w:line="480" w:lineRule="auto"/>
        <w:ind w:left="481" w:firstLine="1"/>
        <w:jc w:val="both"/>
        <w:rPr>
          <w:rFonts w:ascii="Times New Roman" w:eastAsia="Times New Roman" w:hAnsi="Times New Roman" w:cs="Times New Roman"/>
          <w:color w:val="000000"/>
          <w:spacing w:val="-3"/>
          <w:sz w:val="24"/>
          <w:szCs w:val="24"/>
        </w:rPr>
      </w:pPr>
      <w:r>
        <w:rPr>
          <w:rFonts w:ascii="Times New Roman" w:eastAsia="Times New Roman" w:hAnsi="Times New Roman" w:cs="Times New Roman"/>
          <w:color w:val="000000"/>
          <w:spacing w:val="-1"/>
          <w:sz w:val="24"/>
          <w:szCs w:val="24"/>
        </w:rPr>
        <w:t>coding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quick</w:t>
      </w:r>
      <w:r>
        <w:rPr>
          <w:rFonts w:ascii="Times New Roman" w:eastAsia="Times New Roman" w:hAnsi="Times New Roman" w:cs="Times New Roman"/>
          <w:color w:val="000000"/>
          <w:sz w:val="24"/>
          <w:szCs w:val="24"/>
        </w:rPr>
        <w:t xml:space="preserve"> adoption by</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developers.</w:t>
      </w:r>
    </w:p>
    <w:p w14:paraId="60D702FD" w14:textId="77777777" w:rsidR="00520D9B" w:rsidRDefault="001627B5" w:rsidP="00940F0C">
      <w:pPr>
        <w:pStyle w:val="ListParagraph"/>
        <w:numPr>
          <w:ilvl w:val="0"/>
          <w:numId w:val="7"/>
        </w:numPr>
        <w:spacing w:before="281" w:line="480" w:lineRule="auto"/>
        <w:ind w:left="961"/>
        <w:jc w:val="both"/>
        <w:rPr>
          <w:rFonts w:ascii="Times New Roman" w:eastAsia="Times New Roman" w:hAnsi="Times New Roman" w:cs="Times New Roman"/>
          <w:b/>
          <w:bCs/>
          <w:color w:val="000000"/>
          <w:spacing w:val="-1"/>
          <w:sz w:val="28"/>
          <w:szCs w:val="28"/>
        </w:rPr>
      </w:pPr>
      <w:r>
        <w:rPr>
          <w:rFonts w:ascii="Times New Roman" w:eastAsia="Times New Roman" w:hAnsi="Times New Roman" w:cs="Times New Roman"/>
          <w:b/>
          <w:bCs/>
          <w:color w:val="000000"/>
          <w:spacing w:val="-1"/>
          <w:sz w:val="28"/>
          <w:szCs w:val="28"/>
        </w:rPr>
        <w:t>Embedded:</w:t>
      </w:r>
    </w:p>
    <w:p w14:paraId="60D702FE" w14:textId="77777777" w:rsidR="00520D9B" w:rsidRDefault="001627B5" w:rsidP="00940F0C">
      <w:pPr>
        <w:spacing w:before="17" w:line="480" w:lineRule="auto"/>
        <w:ind w:left="481" w:right="595" w:firstLine="1"/>
        <w:jc w:val="both"/>
        <w:rPr>
          <w:rFonts w:ascii="Times New Roman" w:eastAsia="Times New Roman" w:hAnsi="Times New Roman" w:cs="Times New Roman"/>
          <w:color w:val="000000"/>
          <w:spacing w:val="-3"/>
          <w:sz w:val="24"/>
          <w:szCs w:val="24"/>
        </w:rPr>
      </w:pP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code</w:t>
      </w:r>
      <w:r>
        <w:rPr>
          <w:rFonts w:ascii="Times New Roman" w:eastAsia="Times New Roman" w:hAnsi="Times New Roman" w:cs="Times New Roman"/>
          <w:color w:val="000000"/>
          <w:spacing w:val="35"/>
          <w:sz w:val="24"/>
          <w:szCs w:val="24"/>
        </w:rPr>
        <w:t xml:space="preserve"> </w:t>
      </w:r>
      <w:r>
        <w:rPr>
          <w:rFonts w:ascii="Times New Roman" w:eastAsia="Times New Roman" w:hAnsi="Times New Roman" w:cs="Times New Roman"/>
          <w:color w:val="000000"/>
          <w:spacing w:val="-1"/>
          <w:sz w:val="24"/>
          <w:szCs w:val="24"/>
        </w:rPr>
        <w:t>can</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be</w:t>
      </w:r>
      <w:r>
        <w:rPr>
          <w:rFonts w:ascii="Times New Roman" w:eastAsia="Times New Roman" w:hAnsi="Times New Roman" w:cs="Times New Roman"/>
          <w:color w:val="000000"/>
          <w:spacing w:val="35"/>
          <w:sz w:val="24"/>
          <w:szCs w:val="24"/>
        </w:rPr>
        <w:t xml:space="preserve"> </w:t>
      </w:r>
      <w:r>
        <w:rPr>
          <w:rFonts w:ascii="Times New Roman" w:eastAsia="Times New Roman" w:hAnsi="Times New Roman" w:cs="Times New Roman"/>
          <w:color w:val="000000"/>
          <w:sz w:val="24"/>
          <w:szCs w:val="24"/>
        </w:rPr>
        <w:t>seamlessly</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z w:val="24"/>
          <w:szCs w:val="24"/>
        </w:rPr>
        <w:t>embedded</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z w:val="24"/>
          <w:szCs w:val="24"/>
        </w:rPr>
        <w:t>within</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z w:val="24"/>
          <w:szCs w:val="24"/>
        </w:rPr>
        <w:t>HTML</w:t>
      </w:r>
      <w:r>
        <w:rPr>
          <w:rFonts w:ascii="Times New Roman" w:eastAsia="Times New Roman" w:hAnsi="Times New Roman" w:cs="Times New Roman"/>
          <w:color w:val="000000"/>
          <w:spacing w:val="-20"/>
          <w:sz w:val="24"/>
          <w:szCs w:val="24"/>
        </w:rPr>
        <w:t xml:space="preserve">  </w:t>
      </w:r>
      <w:r>
        <w:rPr>
          <w:rFonts w:ascii="Times New Roman" w:eastAsia="Times New Roman" w:hAnsi="Times New Roman" w:cs="Times New Roman"/>
          <w:color w:val="000000"/>
          <w:sz w:val="24"/>
          <w:szCs w:val="24"/>
        </w:rPr>
        <w:t>tags</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other</w:t>
      </w:r>
      <w:r>
        <w:rPr>
          <w:rFonts w:ascii="Times New Roman" w:eastAsia="Times New Roman" w:hAnsi="Times New Roman" w:cs="Times New Roman"/>
          <w:color w:val="000000"/>
          <w:spacing w:val="35"/>
          <w:sz w:val="24"/>
          <w:szCs w:val="24"/>
        </w:rPr>
        <w:t xml:space="preserve"> </w:t>
      </w:r>
      <w:r>
        <w:rPr>
          <w:rFonts w:ascii="Times New Roman" w:eastAsia="Times New Roman" w:hAnsi="Times New Roman" w:cs="Times New Roman"/>
          <w:color w:val="000000"/>
          <w:sz w:val="24"/>
          <w:szCs w:val="24"/>
        </w:rPr>
        <w:t>scripts,</w:t>
      </w:r>
      <w:r>
        <w:rPr>
          <w:rFonts w:ascii="Times New Roman" w:eastAsia="Times New Roman" w:hAnsi="Times New Roman" w:cs="Times New Roman"/>
          <w:color w:val="000000"/>
          <w:spacing w:val="36"/>
          <w:sz w:val="24"/>
          <w:szCs w:val="24"/>
        </w:rPr>
        <w:t xml:space="preserve"> </w:t>
      </w:r>
      <w:r>
        <w:rPr>
          <w:rFonts w:ascii="Times New Roman" w:eastAsia="Times New Roman" w:hAnsi="Times New Roman" w:cs="Times New Roman"/>
          <w:color w:val="000000"/>
          <w:spacing w:val="-1"/>
          <w:sz w:val="24"/>
          <w:szCs w:val="24"/>
        </w:rPr>
        <w:t>enabling developers</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mix</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with</w:t>
      </w:r>
      <w:r>
        <w:rPr>
          <w:rFonts w:ascii="Times New Roman" w:eastAsia="Times New Roman" w:hAnsi="Times New Roman" w:cs="Times New Roman"/>
          <w:color w:val="000000"/>
          <w:spacing w:val="-1"/>
          <w:sz w:val="24"/>
          <w:szCs w:val="24"/>
        </w:rPr>
        <w:t xml:space="preserve"> standard</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HTML</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2"/>
          <w:sz w:val="24"/>
          <w:szCs w:val="24"/>
        </w:rPr>
        <w:t>code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2"/>
          <w:sz w:val="24"/>
          <w:szCs w:val="24"/>
        </w:rPr>
        <w:t xml:space="preserve">effortlessly, </w:t>
      </w:r>
      <w:r>
        <w:rPr>
          <w:rFonts w:ascii="Times New Roman" w:eastAsia="Times New Roman" w:hAnsi="Times New Roman" w:cs="Times New Roman"/>
          <w:color w:val="000000"/>
          <w:spacing w:val="-1"/>
          <w:sz w:val="24"/>
          <w:szCs w:val="24"/>
        </w:rPr>
        <w:t>enhancing</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flexibility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 xml:space="preserve">of </w:t>
      </w:r>
      <w:r>
        <w:rPr>
          <w:rFonts w:ascii="Times New Roman" w:eastAsia="Times New Roman" w:hAnsi="Times New Roman" w:cs="Times New Roman"/>
          <w:color w:val="000000"/>
          <w:spacing w:val="3"/>
          <w:sz w:val="24"/>
          <w:szCs w:val="24"/>
        </w:rPr>
        <w:t>web</w:t>
      </w:r>
      <w:r>
        <w:rPr>
          <w:rFonts w:ascii="Times New Roman" w:eastAsia="Times New Roman" w:hAnsi="Times New Roman" w:cs="Times New Roman"/>
          <w:color w:val="000000"/>
          <w:spacing w:val="12"/>
          <w:sz w:val="24"/>
          <w:szCs w:val="24"/>
        </w:rPr>
        <w:t xml:space="preserve"> </w:t>
      </w:r>
      <w:r>
        <w:rPr>
          <w:rFonts w:ascii="Times New Roman" w:eastAsia="Times New Roman" w:hAnsi="Times New Roman" w:cs="Times New Roman"/>
          <w:color w:val="000000"/>
          <w:spacing w:val="1"/>
          <w:sz w:val="24"/>
          <w:szCs w:val="24"/>
        </w:rPr>
        <w:t>development.</w:t>
      </w:r>
    </w:p>
    <w:p w14:paraId="60D702FF" w14:textId="77777777" w:rsidR="00520D9B" w:rsidRDefault="001627B5" w:rsidP="00940F0C">
      <w:pPr>
        <w:pStyle w:val="ListParagraph"/>
        <w:numPr>
          <w:ilvl w:val="0"/>
          <w:numId w:val="7"/>
        </w:numPr>
        <w:spacing w:before="281" w:line="480" w:lineRule="auto"/>
        <w:ind w:left="961"/>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pacing w:val="1"/>
          <w:sz w:val="28"/>
          <w:szCs w:val="28"/>
        </w:rPr>
        <w:t>Platform</w:t>
      </w:r>
      <w:r>
        <w:rPr>
          <w:rFonts w:ascii="Times New Roman" w:eastAsia="Times New Roman" w:hAnsi="Times New Roman" w:cs="Times New Roman"/>
          <w:b/>
          <w:bCs/>
          <w:color w:val="000000"/>
          <w:spacing w:val="-4"/>
          <w:sz w:val="28"/>
          <w:szCs w:val="28"/>
        </w:rPr>
        <w:t xml:space="preserve"> </w:t>
      </w:r>
      <w:r>
        <w:rPr>
          <w:rFonts w:ascii="Times New Roman" w:eastAsia="Times New Roman" w:hAnsi="Times New Roman" w:cs="Times New Roman"/>
          <w:b/>
          <w:bCs/>
          <w:color w:val="000000"/>
          <w:sz w:val="28"/>
          <w:szCs w:val="28"/>
        </w:rPr>
        <w:t>Independence:</w:t>
      </w:r>
    </w:p>
    <w:p w14:paraId="60D70300" w14:textId="77777777" w:rsidR="00520D9B" w:rsidRDefault="001627B5" w:rsidP="00940F0C">
      <w:pPr>
        <w:spacing w:before="26" w:line="480" w:lineRule="auto"/>
        <w:ind w:left="481" w:right="940" w:firstLine="1"/>
        <w:jc w:val="both"/>
        <w:rPr>
          <w:rFonts w:ascii="Times New Roman" w:eastAsia="Times New Roman" w:hAnsi="Times New Roman" w:cs="Times New Roman"/>
          <w:color w:val="000000"/>
          <w:spacing w:val="-2"/>
          <w:sz w:val="24"/>
          <w:szCs w:val="24"/>
        </w:rPr>
      </w:pPr>
      <w:r>
        <w:rPr>
          <w:rFonts w:ascii="Times New Roman" w:eastAsia="Times New Roman" w:hAnsi="Times New Roman" w:cs="Times New Roman"/>
          <w:color w:val="000000"/>
          <w:spacing w:val="2"/>
          <w:sz w:val="24"/>
          <w:szCs w:val="24"/>
        </w:rPr>
        <w:lastRenderedPageBreak/>
        <w:t>PHP</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is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platform-independent,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meaning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it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can</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be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deployed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across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multiple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 xml:space="preserve">operating </w:t>
      </w:r>
      <w:r>
        <w:rPr>
          <w:rFonts w:ascii="Times New Roman" w:eastAsia="Times New Roman" w:hAnsi="Times New Roman" w:cs="Times New Roman"/>
          <w:color w:val="000000"/>
          <w:spacing w:val="-1"/>
          <w:sz w:val="24"/>
          <w:szCs w:val="24"/>
        </w:rPr>
        <w:t>systems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such</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as</w:t>
      </w:r>
      <w:r>
        <w:rPr>
          <w:rFonts w:ascii="Times New Roman" w:eastAsia="Times New Roman" w:hAnsi="Times New Roman" w:cs="Times New Roman"/>
          <w:color w:val="000000"/>
          <w:spacing w:val="-2"/>
          <w:sz w:val="24"/>
          <w:szCs w:val="24"/>
        </w:rPr>
        <w:t xml:space="preserve"> Windows,</w:t>
      </w:r>
      <w:r>
        <w:rPr>
          <w:rFonts w:ascii="Times New Roman" w:eastAsia="Times New Roman" w:hAnsi="Times New Roman" w:cs="Times New Roman"/>
          <w:color w:val="000000"/>
          <w:sz w:val="24"/>
          <w:szCs w:val="24"/>
        </w:rPr>
        <w:t xml:space="preserve"> macOS,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Linux,</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z w:val="24"/>
          <w:szCs w:val="24"/>
        </w:rPr>
        <w:t xml:space="preserve"> UNIX.</w:t>
      </w:r>
      <w:r>
        <w:rPr>
          <w:rFonts w:ascii="Times New Roman" w:eastAsia="Times New Roman" w:hAnsi="Times New Roman" w:cs="Times New Roman"/>
          <w:color w:val="000000"/>
          <w:spacing w:val="-7"/>
          <w:sz w:val="24"/>
          <w:szCs w:val="24"/>
        </w:rPr>
        <w:t xml:space="preserve"> A </w:t>
      </w:r>
      <w:r>
        <w:rPr>
          <w:rFonts w:ascii="Times New Roman" w:eastAsia="Times New Roman" w:hAnsi="Times New Roman" w:cs="Times New Roman"/>
          <w:color w:val="000000"/>
          <w:spacing w:val="-2"/>
          <w:sz w:val="24"/>
          <w:szCs w:val="24"/>
        </w:rPr>
        <w:t>PHP</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application</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developed</w:t>
      </w:r>
      <w:r>
        <w:rPr>
          <w:rFonts w:ascii="Times New Roman" w:eastAsia="Times New Roman" w:hAnsi="Times New Roman" w:cs="Times New Roman"/>
          <w:color w:val="000000"/>
          <w:sz w:val="24"/>
          <w:szCs w:val="24"/>
        </w:rPr>
        <w:t xml:space="preserve"> on</w:t>
      </w:r>
    </w:p>
    <w:p w14:paraId="60D70301" w14:textId="77777777" w:rsidR="00520D9B" w:rsidRDefault="001627B5" w:rsidP="00940F0C">
      <w:pPr>
        <w:spacing w:before="175" w:line="480" w:lineRule="auto"/>
        <w:ind w:left="481"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one operating</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 xml:space="preserve">system </w:t>
      </w:r>
      <w:r>
        <w:rPr>
          <w:rFonts w:ascii="Times New Roman" w:eastAsia="Times New Roman" w:hAnsi="Times New Roman" w:cs="Times New Roman"/>
          <w:color w:val="000000"/>
          <w:spacing w:val="-1"/>
          <w:sz w:val="24"/>
          <w:szCs w:val="24"/>
        </w:rPr>
        <w:t>can</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be executed</w:t>
      </w:r>
      <w:r>
        <w:rPr>
          <w:rFonts w:ascii="Times New Roman" w:eastAsia="Times New Roman" w:hAnsi="Times New Roman" w:cs="Times New Roman"/>
          <w:color w:val="000000"/>
          <w:sz w:val="24"/>
          <w:szCs w:val="24"/>
        </w:rPr>
        <w:t xml:space="preserve"> on </w:t>
      </w:r>
      <w:r>
        <w:rPr>
          <w:rFonts w:ascii="Times New Roman" w:eastAsia="Times New Roman" w:hAnsi="Times New Roman" w:cs="Times New Roman"/>
          <w:color w:val="000000"/>
          <w:spacing w:val="-1"/>
          <w:sz w:val="24"/>
          <w:szCs w:val="24"/>
        </w:rPr>
        <w:t>another</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without modification.</w:t>
      </w:r>
      <w:r>
        <w:rPr>
          <w:rFonts w:ascii="Times New Roman" w:eastAsia="Times New Roman" w:hAnsi="Times New Roman" w:cs="Times New Roman"/>
          <w:color w:val="000000"/>
          <w:spacing w:val="1"/>
          <w:sz w:val="24"/>
          <w:szCs w:val="24"/>
        </w:rPr>
        <w:t>\\</w:t>
      </w:r>
    </w:p>
    <w:p w14:paraId="60D70302" w14:textId="77777777" w:rsidR="00520D9B" w:rsidRDefault="00520D9B" w:rsidP="00940F0C">
      <w:pPr>
        <w:spacing w:before="175" w:line="480" w:lineRule="auto"/>
        <w:ind w:left="481" w:firstLine="1"/>
        <w:jc w:val="both"/>
        <w:rPr>
          <w:rFonts w:ascii="Times New Roman" w:eastAsia="Times New Roman" w:hAnsi="Times New Roman" w:cs="Times New Roman"/>
          <w:color w:val="000000"/>
          <w:spacing w:val="1"/>
          <w:sz w:val="24"/>
          <w:szCs w:val="24"/>
        </w:rPr>
      </w:pPr>
    </w:p>
    <w:p w14:paraId="60D70303" w14:textId="77777777" w:rsidR="00520D9B" w:rsidRDefault="001627B5" w:rsidP="00940F0C">
      <w:pPr>
        <w:pStyle w:val="ListParagraph"/>
        <w:numPr>
          <w:ilvl w:val="0"/>
          <w:numId w:val="7"/>
        </w:numPr>
        <w:spacing w:before="281" w:line="480" w:lineRule="auto"/>
        <w:ind w:left="961"/>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Database Support:</w:t>
      </w:r>
    </w:p>
    <w:p w14:paraId="60D70304" w14:textId="77777777" w:rsidR="00520D9B" w:rsidRDefault="001627B5" w:rsidP="00940F0C">
      <w:pPr>
        <w:spacing w:before="9" w:line="480" w:lineRule="auto"/>
        <w:ind w:left="481" w:right="766" w:firstLine="1"/>
        <w:jc w:val="both"/>
        <w:rPr>
          <w:rFonts w:ascii="Times New Roman" w:eastAsia="Times New Roman" w:hAnsi="Times New Roman" w:cs="Times New Roman"/>
          <w:color w:val="000000"/>
          <w:spacing w:val="-2"/>
          <w:sz w:val="24"/>
          <w:szCs w:val="24"/>
        </w:rPr>
      </w:pP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supports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 xml:space="preserve">a wide range </w:t>
      </w:r>
      <w:r>
        <w:rPr>
          <w:rFonts w:ascii="Times New Roman" w:eastAsia="Times New Roman" w:hAnsi="Times New Roman" w:cs="Times New Roman"/>
          <w:color w:val="000000"/>
          <w:spacing w:val="1"/>
          <w:sz w:val="24"/>
          <w:szCs w:val="24"/>
        </w:rPr>
        <w:t>of</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databases,</w:t>
      </w:r>
      <w:r>
        <w:rPr>
          <w:rFonts w:ascii="Times New Roman" w:eastAsia="Times New Roman" w:hAnsi="Times New Roman" w:cs="Times New Roman"/>
          <w:color w:val="000000"/>
          <w:sz w:val="24"/>
          <w:szCs w:val="24"/>
        </w:rPr>
        <w:t xml:space="preserve"> including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MySQL,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SQLite,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ODBC,</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 xml:space="preserve">others. </w:t>
      </w:r>
      <w:r>
        <w:rPr>
          <w:rFonts w:ascii="Times New Roman" w:eastAsia="Times New Roman" w:hAnsi="Times New Roman" w:cs="Times New Roman"/>
          <w:color w:val="000000"/>
          <w:spacing w:val="1"/>
          <w:sz w:val="24"/>
          <w:szCs w:val="24"/>
        </w:rPr>
        <w:t>This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makes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it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 xml:space="preserve">a </w:t>
      </w:r>
      <w:r>
        <w:rPr>
          <w:rFonts w:ascii="Times New Roman" w:eastAsia="Times New Roman" w:hAnsi="Times New Roman" w:cs="Times New Roman"/>
          <w:color w:val="000000"/>
          <w:spacing w:val="-1"/>
          <w:sz w:val="24"/>
          <w:szCs w:val="24"/>
        </w:rPr>
        <w:t>versatile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language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for</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applications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requiring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database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interaction</w:t>
      </w:r>
    </w:p>
    <w:p w14:paraId="60D70305" w14:textId="77777777" w:rsidR="00520D9B" w:rsidRDefault="001627B5" w:rsidP="00940F0C">
      <w:pPr>
        <w:pStyle w:val="ListParagraph"/>
        <w:numPr>
          <w:ilvl w:val="0"/>
          <w:numId w:val="7"/>
        </w:numPr>
        <w:spacing w:before="281" w:line="480" w:lineRule="auto"/>
        <w:ind w:left="961"/>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pacing w:val="-1"/>
          <w:sz w:val="28"/>
          <w:szCs w:val="28"/>
        </w:rPr>
        <w:t>Error</w:t>
      </w:r>
      <w:r>
        <w:rPr>
          <w:rFonts w:ascii="Times New Roman" w:eastAsia="Times New Roman" w:hAnsi="Times New Roman" w:cs="Times New Roman"/>
          <w:b/>
          <w:bCs/>
          <w:color w:val="000000"/>
          <w:spacing w:val="-5"/>
          <w:sz w:val="28"/>
          <w:szCs w:val="28"/>
        </w:rPr>
        <w:t xml:space="preserve"> </w:t>
      </w:r>
      <w:r>
        <w:rPr>
          <w:rFonts w:ascii="Times New Roman" w:eastAsia="Times New Roman" w:hAnsi="Times New Roman" w:cs="Times New Roman"/>
          <w:b/>
          <w:bCs/>
          <w:color w:val="000000"/>
          <w:sz w:val="28"/>
          <w:szCs w:val="28"/>
        </w:rPr>
        <w:t>Reporting:</w:t>
      </w:r>
    </w:p>
    <w:p w14:paraId="60D70306" w14:textId="77777777" w:rsidR="00520D9B" w:rsidRDefault="001627B5" w:rsidP="00940F0C">
      <w:pPr>
        <w:spacing w:before="17" w:line="480" w:lineRule="auto"/>
        <w:ind w:left="481" w:right="893" w:firstLine="1"/>
        <w:jc w:val="both"/>
        <w:rPr>
          <w:rFonts w:ascii="Times New Roman" w:eastAsia="Times New Roman" w:hAnsi="Times New Roman" w:cs="Times New Roman"/>
          <w:color w:val="000000"/>
          <w:spacing w:val="-3"/>
          <w:sz w:val="24"/>
          <w:szCs w:val="24"/>
        </w:rPr>
      </w:pP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provides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predefined</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error</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reporting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constants,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such</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as</w:t>
      </w:r>
      <w:r>
        <w:rPr>
          <w:rFonts w:ascii="Times New Roman" w:eastAsia="Times New Roman" w:hAnsi="Times New Roman" w:cs="Times New Roman"/>
          <w:color w:val="000000"/>
          <w:sz w:val="24"/>
          <w:szCs w:val="24"/>
        </w:rPr>
        <w:t xml:space="preserve"> E_ERROR, </w:t>
      </w:r>
      <w:r>
        <w:rPr>
          <w:rFonts w:ascii="Times New Roman" w:eastAsia="Times New Roman" w:hAnsi="Times New Roman" w:cs="Times New Roman"/>
          <w:color w:val="000000"/>
          <w:spacing w:val="-3"/>
          <w:sz w:val="24"/>
          <w:szCs w:val="24"/>
        </w:rPr>
        <w:t>E_WARNING, E_STRICT,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3"/>
          <w:sz w:val="24"/>
          <w:szCs w:val="24"/>
        </w:rPr>
        <w:t>E_PARSE,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that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allow</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developers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generate error notices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or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 xml:space="preserve">warnings </w:t>
      </w:r>
      <w:r>
        <w:rPr>
          <w:rFonts w:ascii="Times New Roman" w:eastAsia="Times New Roman" w:hAnsi="Times New Roman" w:cs="Times New Roman"/>
          <w:color w:val="000000"/>
          <w:spacing w:val="-2"/>
          <w:sz w:val="24"/>
          <w:szCs w:val="24"/>
        </w:rPr>
        <w:t>during</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1"/>
          <w:sz w:val="24"/>
          <w:szCs w:val="24"/>
        </w:rPr>
        <w:t>runtime.</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3"/>
          <w:sz w:val="24"/>
          <w:szCs w:val="24"/>
        </w:rPr>
        <w:t>This</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feature</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5"/>
          <w:sz w:val="24"/>
          <w:szCs w:val="24"/>
        </w:rPr>
        <w:t>is</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2"/>
          <w:sz w:val="24"/>
          <w:szCs w:val="24"/>
        </w:rPr>
        <w:t>essential</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3"/>
          <w:sz w:val="24"/>
          <w:szCs w:val="24"/>
        </w:rPr>
        <w:t>for</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debugging</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4"/>
          <w:sz w:val="24"/>
          <w:szCs w:val="24"/>
        </w:rPr>
        <w:t>and</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improving</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3"/>
          <w:sz w:val="24"/>
          <w:szCs w:val="24"/>
        </w:rPr>
        <w:t>code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reliability.</w:t>
      </w:r>
    </w:p>
    <w:p w14:paraId="60D70307" w14:textId="77777777" w:rsidR="00520D9B" w:rsidRDefault="001627B5" w:rsidP="00940F0C">
      <w:pPr>
        <w:pStyle w:val="ListParagraph"/>
        <w:numPr>
          <w:ilvl w:val="0"/>
          <w:numId w:val="7"/>
        </w:numPr>
        <w:spacing w:before="342" w:line="480" w:lineRule="auto"/>
        <w:ind w:left="961"/>
        <w:jc w:val="both"/>
        <w:rPr>
          <w:rFonts w:ascii="Times New Roman" w:eastAsia="Times New Roman" w:hAnsi="Times New Roman" w:cs="Times New Roman"/>
          <w:b/>
          <w:bCs/>
          <w:color w:val="000000"/>
          <w:spacing w:val="-3"/>
          <w:sz w:val="28"/>
          <w:szCs w:val="28"/>
        </w:rPr>
      </w:pPr>
      <w:r>
        <w:rPr>
          <w:rFonts w:ascii="Times New Roman" w:eastAsia="Times New Roman" w:hAnsi="Times New Roman" w:cs="Times New Roman"/>
          <w:b/>
          <w:bCs/>
          <w:color w:val="000000"/>
          <w:spacing w:val="-1"/>
          <w:sz w:val="28"/>
          <w:szCs w:val="28"/>
        </w:rPr>
        <w:t>Loosely</w:t>
      </w:r>
      <w:r>
        <w:rPr>
          <w:rFonts w:ascii="Times New Roman" w:eastAsia="Times New Roman" w:hAnsi="Times New Roman" w:cs="Times New Roman"/>
          <w:b/>
          <w:bCs/>
          <w:color w:val="000000"/>
          <w:spacing w:val="-5"/>
          <w:sz w:val="28"/>
          <w:szCs w:val="28"/>
        </w:rPr>
        <w:t xml:space="preserve"> </w:t>
      </w:r>
      <w:r>
        <w:rPr>
          <w:rFonts w:ascii="Times New Roman" w:eastAsia="Times New Roman" w:hAnsi="Times New Roman" w:cs="Times New Roman"/>
          <w:b/>
          <w:bCs/>
          <w:color w:val="000000"/>
          <w:spacing w:val="-4"/>
          <w:sz w:val="28"/>
          <w:szCs w:val="28"/>
        </w:rPr>
        <w:t>Typed</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pacing w:val="-1"/>
          <w:sz w:val="28"/>
          <w:szCs w:val="28"/>
        </w:rPr>
        <w:t>Language:</w:t>
      </w:r>
    </w:p>
    <w:p w14:paraId="60D70308" w14:textId="77777777" w:rsidR="00520D9B" w:rsidRDefault="001627B5" w:rsidP="00940F0C">
      <w:pPr>
        <w:spacing w:before="17" w:line="480" w:lineRule="auto"/>
        <w:ind w:left="481" w:right="1058" w:firstLine="1"/>
        <w:jc w:val="both"/>
        <w:rPr>
          <w:rFonts w:ascii="Times New Roman" w:eastAsia="Times New Roman" w:hAnsi="Times New Roman" w:cs="Times New Roman"/>
          <w:color w:val="000000"/>
          <w:spacing w:val="-5"/>
          <w:sz w:val="24"/>
          <w:szCs w:val="24"/>
        </w:rPr>
      </w:pPr>
      <w:r>
        <w:rPr>
          <w:rFonts w:ascii="Times New Roman" w:eastAsia="Times New Roman" w:hAnsi="Times New Roman" w:cs="Times New Roman"/>
          <w:color w:val="000000"/>
          <w:spacing w:val="-2"/>
          <w:sz w:val="24"/>
          <w:szCs w:val="24"/>
        </w:rPr>
        <w:t>PHP</w:t>
      </w:r>
      <w:r>
        <w:rPr>
          <w:rFonts w:ascii="Times New Roman" w:eastAsia="Times New Roman" w:hAnsi="Times New Roman" w:cs="Times New Roman"/>
          <w:color w:val="000000"/>
          <w:spacing w:val="-11"/>
          <w:sz w:val="24"/>
          <w:szCs w:val="24"/>
        </w:rPr>
        <w:t xml:space="preserve"> </w:t>
      </w:r>
      <w:r>
        <w:rPr>
          <w:rFonts w:ascii="Times New Roman" w:eastAsia="Times New Roman" w:hAnsi="Times New Roman" w:cs="Times New Roman"/>
          <w:color w:val="000000"/>
          <w:spacing w:val="-6"/>
          <w:sz w:val="24"/>
          <w:szCs w:val="24"/>
        </w:rPr>
        <w:t xml:space="preserve">is </w:t>
      </w:r>
      <w:r>
        <w:rPr>
          <w:rFonts w:ascii="Times New Roman" w:eastAsia="Times New Roman" w:hAnsi="Times New Roman" w:cs="Times New Roman"/>
          <w:color w:val="000000"/>
          <w:spacing w:val="-4"/>
          <w:sz w:val="24"/>
          <w:szCs w:val="24"/>
        </w:rPr>
        <w:t xml:space="preserve">a </w:t>
      </w:r>
      <w:r>
        <w:rPr>
          <w:rFonts w:ascii="Times New Roman" w:eastAsia="Times New Roman" w:hAnsi="Times New Roman" w:cs="Times New Roman"/>
          <w:color w:val="000000"/>
          <w:spacing w:val="-1"/>
          <w:sz w:val="24"/>
          <w:szCs w:val="24"/>
        </w:rPr>
        <w:t>loosely</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3"/>
          <w:sz w:val="24"/>
          <w:szCs w:val="24"/>
        </w:rPr>
        <w:t>typed</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language,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meaning</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that</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variables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do</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not</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require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explicit</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 xml:space="preserve">type </w:t>
      </w:r>
      <w:r>
        <w:rPr>
          <w:rFonts w:ascii="Times New Roman" w:eastAsia="Times New Roman" w:hAnsi="Times New Roman" w:cs="Times New Roman"/>
          <w:color w:val="000000"/>
          <w:spacing w:val="-1"/>
          <w:sz w:val="24"/>
          <w:szCs w:val="24"/>
        </w:rPr>
        <w:t>declarations.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The</w:t>
      </w:r>
      <w:r>
        <w:rPr>
          <w:rFonts w:ascii="Times New Roman" w:eastAsia="Times New Roman" w:hAnsi="Times New Roman" w:cs="Times New Roman"/>
          <w:color w:val="000000"/>
          <w:spacing w:val="-1"/>
          <w:sz w:val="24"/>
          <w:szCs w:val="24"/>
        </w:rPr>
        <w:t xml:space="preserve"> data type 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automatically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 xml:space="preserve">determined </w:t>
      </w:r>
      <w:r>
        <w:rPr>
          <w:rFonts w:ascii="Times New Roman" w:eastAsia="Times New Roman" w:hAnsi="Times New Roman" w:cs="Times New Roman"/>
          <w:color w:val="000000"/>
          <w:spacing w:val="-1"/>
          <w:sz w:val="24"/>
          <w:szCs w:val="24"/>
        </w:rPr>
        <w:t>at</w:t>
      </w:r>
      <w:r>
        <w:rPr>
          <w:rFonts w:ascii="Times New Roman" w:eastAsia="Times New Roman" w:hAnsi="Times New Roman" w:cs="Times New Roman"/>
          <w:color w:val="000000"/>
          <w:sz w:val="24"/>
          <w:szCs w:val="24"/>
        </w:rPr>
        <w:t xml:space="preserve"> runtime </w:t>
      </w:r>
      <w:r>
        <w:rPr>
          <w:rFonts w:ascii="Times New Roman" w:eastAsia="Times New Roman" w:hAnsi="Times New Roman" w:cs="Times New Roman"/>
          <w:color w:val="000000"/>
          <w:spacing w:val="-1"/>
          <w:sz w:val="24"/>
          <w:szCs w:val="24"/>
        </w:rPr>
        <w:t>based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value assigned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variable,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which</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simplifies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development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reduces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errors.</w:t>
      </w:r>
    </w:p>
    <w:p w14:paraId="60D70309" w14:textId="77777777" w:rsidR="00520D9B" w:rsidRDefault="001627B5" w:rsidP="00940F0C">
      <w:pPr>
        <w:pStyle w:val="ListParagraph"/>
        <w:numPr>
          <w:ilvl w:val="0"/>
          <w:numId w:val="7"/>
        </w:numPr>
        <w:spacing w:before="281" w:line="480" w:lineRule="auto"/>
        <w:ind w:left="961"/>
        <w:jc w:val="both"/>
        <w:rPr>
          <w:rFonts w:ascii="Times New Roman" w:eastAsia="Times New Roman" w:hAnsi="Times New Roman" w:cs="Times New Roman"/>
          <w:b/>
          <w:bCs/>
          <w:color w:val="000000"/>
          <w:spacing w:val="-3"/>
          <w:sz w:val="28"/>
          <w:szCs w:val="28"/>
        </w:rPr>
      </w:pPr>
      <w:r>
        <w:rPr>
          <w:rFonts w:ascii="Times New Roman" w:eastAsia="Times New Roman" w:hAnsi="Times New Roman" w:cs="Times New Roman"/>
          <w:b/>
          <w:bCs/>
          <w:color w:val="000000"/>
          <w:spacing w:val="-5"/>
          <w:sz w:val="28"/>
          <w:szCs w:val="28"/>
        </w:rPr>
        <w:t>Web</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pacing w:val="-1"/>
          <w:sz w:val="28"/>
          <w:szCs w:val="28"/>
        </w:rPr>
        <w:t>Server</w:t>
      </w:r>
      <w:r>
        <w:rPr>
          <w:rFonts w:ascii="Times New Roman" w:eastAsia="Times New Roman" w:hAnsi="Times New Roman" w:cs="Times New Roman"/>
          <w:b/>
          <w:bCs/>
          <w:color w:val="000000"/>
          <w:spacing w:val="-5"/>
          <w:sz w:val="28"/>
          <w:szCs w:val="28"/>
        </w:rPr>
        <w:t xml:space="preserve"> </w:t>
      </w:r>
      <w:r>
        <w:rPr>
          <w:rFonts w:ascii="Times New Roman" w:eastAsia="Times New Roman" w:hAnsi="Times New Roman" w:cs="Times New Roman"/>
          <w:b/>
          <w:bCs/>
          <w:color w:val="000000"/>
          <w:spacing w:val="-1"/>
          <w:sz w:val="28"/>
          <w:szCs w:val="28"/>
        </w:rPr>
        <w:t>Support:</w:t>
      </w:r>
    </w:p>
    <w:p w14:paraId="60D7030A" w14:textId="77777777" w:rsidR="00520D9B" w:rsidRDefault="001627B5" w:rsidP="00940F0C">
      <w:pPr>
        <w:spacing w:before="19" w:line="480" w:lineRule="auto"/>
        <w:ind w:left="481" w:right="756" w:firstLine="1"/>
        <w:jc w:val="both"/>
        <w:rPr>
          <w:rFonts w:ascii="Times New Roman" w:eastAsia="Times New Roman" w:hAnsi="Times New Roman" w:cs="Times New Roman"/>
          <w:color w:val="000000"/>
          <w:spacing w:val="-2"/>
          <w:sz w:val="24"/>
          <w:szCs w:val="24"/>
        </w:rPr>
      </w:pPr>
      <w:r>
        <w:rPr>
          <w:rFonts w:ascii="Times New Roman" w:eastAsia="Times New Roman" w:hAnsi="Times New Roman" w:cs="Times New Roman"/>
          <w:color w:val="000000"/>
          <w:spacing w:val="1"/>
          <w:sz w:val="24"/>
          <w:szCs w:val="24"/>
        </w:rPr>
        <w:lastRenderedPageBreak/>
        <w:t>PHP</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is</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compatible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with</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 xml:space="preserve">a </w:t>
      </w:r>
      <w:r>
        <w:rPr>
          <w:rFonts w:ascii="Times New Roman" w:eastAsia="Times New Roman" w:hAnsi="Times New Roman" w:cs="Times New Roman"/>
          <w:color w:val="000000"/>
          <w:sz w:val="24"/>
          <w:szCs w:val="24"/>
        </w:rPr>
        <w:t>wide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array</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of</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web</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servers,</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including</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Apache,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Netscape,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color w:val="000000"/>
          <w:spacing w:val="-1"/>
          <w:sz w:val="24"/>
          <w:szCs w:val="24"/>
        </w:rPr>
        <w:t>Microsoft</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IIS,</w:t>
      </w:r>
      <w:r>
        <w:rPr>
          <w:rFonts w:ascii="Times New Roman" w:eastAsia="Times New Roman" w:hAnsi="Times New Roman" w:cs="Times New Roman"/>
          <w:color w:val="000000"/>
          <w:sz w:val="24"/>
          <w:szCs w:val="24"/>
        </w:rPr>
        <w:t xml:space="preserve"> allowing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developers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z w:val="24"/>
          <w:szCs w:val="24"/>
        </w:rPr>
        <w:t xml:space="preserve"> choose</w:t>
      </w:r>
      <w:r>
        <w:rPr>
          <w:rFonts w:ascii="Times New Roman" w:eastAsia="Times New Roman" w:hAnsi="Times New Roman" w:cs="Times New Roman"/>
          <w:color w:val="000000"/>
          <w:spacing w:val="-1"/>
          <w:sz w:val="24"/>
          <w:szCs w:val="24"/>
        </w:rPr>
        <w:t xml:space="preserve"> their</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preferred</w:t>
      </w:r>
      <w:r>
        <w:rPr>
          <w:rFonts w:ascii="Times New Roman" w:eastAsia="Times New Roman" w:hAnsi="Times New Roman" w:cs="Times New Roman"/>
          <w:color w:val="000000"/>
          <w:sz w:val="24"/>
          <w:szCs w:val="24"/>
        </w:rPr>
        <w:t xml:space="preserve"> server environment </w:t>
      </w:r>
      <w:r>
        <w:rPr>
          <w:rFonts w:ascii="Times New Roman" w:eastAsia="Times New Roman" w:hAnsi="Times New Roman" w:cs="Times New Roman"/>
          <w:color w:val="000000"/>
          <w:spacing w:val="-1"/>
          <w:sz w:val="24"/>
          <w:szCs w:val="24"/>
        </w:rPr>
        <w:t xml:space="preserve">without </w:t>
      </w:r>
      <w:r>
        <w:rPr>
          <w:rFonts w:ascii="Times New Roman" w:eastAsia="Times New Roman" w:hAnsi="Times New Roman" w:cs="Times New Roman"/>
          <w:color w:val="000000"/>
          <w:spacing w:val="1"/>
          <w:sz w:val="24"/>
          <w:szCs w:val="24"/>
        </w:rPr>
        <w:t>compatibility</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1"/>
          <w:sz w:val="24"/>
          <w:szCs w:val="24"/>
        </w:rPr>
        <w:t>concerns.</w:t>
      </w:r>
    </w:p>
    <w:p w14:paraId="60D7030B" w14:textId="77777777" w:rsidR="00520D9B" w:rsidRDefault="001627B5" w:rsidP="00940F0C">
      <w:pPr>
        <w:pStyle w:val="ListParagraph"/>
        <w:numPr>
          <w:ilvl w:val="0"/>
          <w:numId w:val="7"/>
        </w:numPr>
        <w:spacing w:before="281" w:line="480" w:lineRule="auto"/>
        <w:ind w:left="961"/>
        <w:jc w:val="both"/>
        <w:rPr>
          <w:rFonts w:ascii="Times New Roman" w:eastAsia="Times New Roman" w:hAnsi="Times New Roman" w:cs="Times New Roman"/>
          <w:b/>
          <w:bCs/>
          <w:color w:val="000000"/>
          <w:spacing w:val="4"/>
          <w:sz w:val="28"/>
          <w:szCs w:val="28"/>
        </w:rPr>
      </w:pPr>
      <w:r>
        <w:rPr>
          <w:rFonts w:ascii="Times New Roman" w:eastAsia="Times New Roman" w:hAnsi="Times New Roman" w:cs="Times New Roman"/>
          <w:b/>
          <w:bCs/>
          <w:color w:val="000000"/>
          <w:sz w:val="28"/>
          <w:szCs w:val="28"/>
        </w:rPr>
        <w:t>Security:</w:t>
      </w:r>
    </w:p>
    <w:p w14:paraId="60D7030C" w14:textId="77777777" w:rsidR="00520D9B" w:rsidRDefault="001627B5" w:rsidP="00940F0C">
      <w:pPr>
        <w:spacing w:before="17" w:line="480" w:lineRule="auto"/>
        <w:ind w:left="481" w:right="600" w:firstLine="1"/>
        <w:jc w:val="both"/>
        <w:rPr>
          <w:rFonts w:ascii="Times New Roman" w:eastAsia="Times New Roman" w:hAnsi="Times New Roman" w:cs="Times New Roman"/>
          <w:color w:val="000000"/>
          <w:spacing w:val="-2"/>
          <w:sz w:val="24"/>
          <w:szCs w:val="24"/>
        </w:rPr>
      </w:pP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46"/>
          <w:sz w:val="24"/>
          <w:szCs w:val="24"/>
        </w:rPr>
        <w:t xml:space="preserve"> </w:t>
      </w:r>
      <w:r>
        <w:rPr>
          <w:rFonts w:ascii="Times New Roman" w:eastAsia="Times New Roman" w:hAnsi="Times New Roman" w:cs="Times New Roman"/>
          <w:color w:val="000000"/>
          <w:spacing w:val="-1"/>
          <w:sz w:val="24"/>
          <w:szCs w:val="24"/>
        </w:rPr>
        <w:t>provides</w:t>
      </w:r>
      <w:r>
        <w:rPr>
          <w:rFonts w:ascii="Times New Roman" w:eastAsia="Times New Roman" w:hAnsi="Times New Roman" w:cs="Times New Roman"/>
          <w:color w:val="000000"/>
          <w:spacing w:val="55"/>
          <w:sz w:val="24"/>
          <w:szCs w:val="24"/>
        </w:rPr>
        <w:t xml:space="preserve"> </w:t>
      </w:r>
      <w:r>
        <w:rPr>
          <w:rFonts w:ascii="Times New Roman" w:eastAsia="Times New Roman" w:hAnsi="Times New Roman" w:cs="Times New Roman"/>
          <w:color w:val="000000"/>
          <w:sz w:val="24"/>
          <w:szCs w:val="24"/>
        </w:rPr>
        <w:t>robust</w:t>
      </w:r>
      <w:r>
        <w:rPr>
          <w:rFonts w:ascii="Times New Roman" w:eastAsia="Times New Roman" w:hAnsi="Times New Roman" w:cs="Times New Roman"/>
          <w:color w:val="000000"/>
          <w:spacing w:val="55"/>
          <w:sz w:val="24"/>
          <w:szCs w:val="24"/>
        </w:rPr>
        <w:t xml:space="preserve"> </w:t>
      </w:r>
      <w:r>
        <w:rPr>
          <w:rFonts w:ascii="Times New Roman" w:eastAsia="Times New Roman" w:hAnsi="Times New Roman" w:cs="Times New Roman"/>
          <w:color w:val="000000"/>
          <w:sz w:val="24"/>
          <w:szCs w:val="24"/>
        </w:rPr>
        <w:t>security</w:t>
      </w:r>
      <w:r>
        <w:rPr>
          <w:rFonts w:ascii="Times New Roman" w:eastAsia="Times New Roman" w:hAnsi="Times New Roman" w:cs="Times New Roman"/>
          <w:color w:val="000000"/>
          <w:spacing w:val="53"/>
          <w:sz w:val="24"/>
          <w:szCs w:val="24"/>
        </w:rPr>
        <w:t xml:space="preserve"> </w:t>
      </w:r>
      <w:r>
        <w:rPr>
          <w:rFonts w:ascii="Times New Roman" w:eastAsia="Times New Roman" w:hAnsi="Times New Roman" w:cs="Times New Roman"/>
          <w:color w:val="000000"/>
          <w:spacing w:val="-1"/>
          <w:sz w:val="24"/>
          <w:szCs w:val="24"/>
        </w:rPr>
        <w:t>features</w:t>
      </w:r>
      <w:r>
        <w:rPr>
          <w:rFonts w:ascii="Times New Roman" w:eastAsia="Times New Roman" w:hAnsi="Times New Roman" w:cs="Times New Roman"/>
          <w:color w:val="000000"/>
          <w:spacing w:val="57"/>
          <w:sz w:val="24"/>
          <w:szCs w:val="24"/>
        </w:rPr>
        <w:t xml:space="preserve"> </w:t>
      </w:r>
      <w:r>
        <w:rPr>
          <w:rFonts w:ascii="Times New Roman" w:eastAsia="Times New Roman" w:hAnsi="Times New Roman" w:cs="Times New Roman"/>
          <w:color w:val="000000"/>
          <w:spacing w:val="-1"/>
          <w:sz w:val="24"/>
          <w:szCs w:val="24"/>
        </w:rPr>
        <w:t>designed</w:t>
      </w:r>
      <w:r>
        <w:rPr>
          <w:rFonts w:ascii="Times New Roman" w:eastAsia="Times New Roman" w:hAnsi="Times New Roman" w:cs="Times New Roman"/>
          <w:color w:val="000000"/>
          <w:spacing w:val="57"/>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55"/>
          <w:sz w:val="24"/>
          <w:szCs w:val="24"/>
        </w:rPr>
        <w:t xml:space="preserve"> </w:t>
      </w:r>
      <w:r>
        <w:rPr>
          <w:rFonts w:ascii="Times New Roman" w:eastAsia="Times New Roman" w:hAnsi="Times New Roman" w:cs="Times New Roman"/>
          <w:color w:val="000000"/>
          <w:sz w:val="24"/>
          <w:szCs w:val="24"/>
        </w:rPr>
        <w:t>protect</w:t>
      </w:r>
      <w:r>
        <w:rPr>
          <w:rFonts w:ascii="Times New Roman" w:eastAsia="Times New Roman" w:hAnsi="Times New Roman" w:cs="Times New Roman"/>
          <w:color w:val="000000"/>
          <w:spacing w:val="58"/>
          <w:sz w:val="24"/>
          <w:szCs w:val="24"/>
        </w:rPr>
        <w:t xml:space="preserve"> </w:t>
      </w:r>
      <w:r>
        <w:rPr>
          <w:rFonts w:ascii="Times New Roman" w:eastAsia="Times New Roman" w:hAnsi="Times New Roman" w:cs="Times New Roman"/>
          <w:color w:val="000000"/>
          <w:spacing w:val="-1"/>
          <w:sz w:val="24"/>
          <w:szCs w:val="24"/>
        </w:rPr>
        <w:t>websites</w:t>
      </w:r>
      <w:r>
        <w:rPr>
          <w:rFonts w:ascii="Times New Roman" w:eastAsia="Times New Roman" w:hAnsi="Times New Roman" w:cs="Times New Roman"/>
          <w:color w:val="000000"/>
          <w:spacing w:val="58"/>
          <w:sz w:val="24"/>
          <w:szCs w:val="24"/>
        </w:rPr>
        <w:t xml:space="preserve"> </w:t>
      </w:r>
      <w:r>
        <w:rPr>
          <w:rFonts w:ascii="Times New Roman" w:eastAsia="Times New Roman" w:hAnsi="Times New Roman" w:cs="Times New Roman"/>
          <w:color w:val="000000"/>
          <w:spacing w:val="1"/>
          <w:sz w:val="24"/>
          <w:szCs w:val="24"/>
        </w:rPr>
        <w:t>from</w:t>
      </w:r>
      <w:r>
        <w:rPr>
          <w:rFonts w:ascii="Times New Roman" w:eastAsia="Times New Roman" w:hAnsi="Times New Roman" w:cs="Times New Roman"/>
          <w:color w:val="000000"/>
          <w:spacing w:val="55"/>
          <w:sz w:val="24"/>
          <w:szCs w:val="24"/>
        </w:rPr>
        <w:t xml:space="preserve"> </w:t>
      </w:r>
      <w:r>
        <w:rPr>
          <w:rFonts w:ascii="Times New Roman" w:eastAsia="Times New Roman" w:hAnsi="Times New Roman" w:cs="Times New Roman"/>
          <w:color w:val="000000"/>
          <w:spacing w:val="-1"/>
          <w:sz w:val="24"/>
          <w:szCs w:val="24"/>
        </w:rPr>
        <w:t>threats</w:t>
      </w:r>
      <w:r>
        <w:rPr>
          <w:rFonts w:ascii="Times New Roman" w:eastAsia="Times New Roman" w:hAnsi="Times New Roman" w:cs="Times New Roman"/>
          <w:color w:val="000000"/>
          <w:spacing w:val="58"/>
          <w:sz w:val="24"/>
          <w:szCs w:val="24"/>
        </w:rPr>
        <w:t xml:space="preserve"> </w:t>
      </w:r>
      <w:r>
        <w:rPr>
          <w:rFonts w:ascii="Times New Roman" w:eastAsia="Times New Roman" w:hAnsi="Times New Roman" w:cs="Times New Roman"/>
          <w:color w:val="000000"/>
          <w:spacing w:val="-1"/>
          <w:sz w:val="24"/>
          <w:szCs w:val="24"/>
        </w:rPr>
        <w:t xml:space="preserve">and </w:t>
      </w:r>
      <w:r>
        <w:rPr>
          <w:rFonts w:ascii="Times New Roman" w:eastAsia="Times New Roman" w:hAnsi="Times New Roman" w:cs="Times New Roman"/>
          <w:color w:val="000000"/>
          <w:sz w:val="24"/>
          <w:szCs w:val="24"/>
        </w:rPr>
        <w:t>malicious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attacks.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Multiple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layers</w:t>
      </w:r>
      <w:r>
        <w:rPr>
          <w:rFonts w:ascii="Times New Roman" w:eastAsia="Times New Roman" w:hAnsi="Times New Roman" w:cs="Times New Roman"/>
          <w:color w:val="000000"/>
          <w:spacing w:val="2"/>
          <w:sz w:val="24"/>
          <w:szCs w:val="24"/>
        </w:rPr>
        <w:t xml:space="preserve"> of </w:t>
      </w:r>
      <w:r>
        <w:rPr>
          <w:rFonts w:ascii="Times New Roman" w:eastAsia="Times New Roman" w:hAnsi="Times New Roman" w:cs="Times New Roman"/>
          <w:color w:val="000000"/>
          <w:spacing w:val="1"/>
          <w:sz w:val="24"/>
          <w:szCs w:val="24"/>
        </w:rPr>
        <w:t>security</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are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integrated</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into</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6"/>
          <w:sz w:val="24"/>
          <w:szCs w:val="24"/>
        </w:rPr>
        <w:t>PHP,</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 xml:space="preserve">making </w:t>
      </w:r>
      <w:r>
        <w:rPr>
          <w:rFonts w:ascii="Times New Roman" w:eastAsia="Times New Roman" w:hAnsi="Times New Roman" w:cs="Times New Roman"/>
          <w:color w:val="000000"/>
          <w:sz w:val="24"/>
          <w:szCs w:val="24"/>
        </w:rPr>
        <w:t>it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 xml:space="preserve">a </w:t>
      </w:r>
      <w:r>
        <w:rPr>
          <w:rFonts w:ascii="Times New Roman" w:eastAsia="Times New Roman" w:hAnsi="Times New Roman" w:cs="Times New Roman"/>
          <w:color w:val="000000"/>
          <w:spacing w:val="-1"/>
          <w:sz w:val="24"/>
          <w:szCs w:val="24"/>
        </w:rPr>
        <w:t xml:space="preserve">reliable </w:t>
      </w:r>
      <w:r>
        <w:rPr>
          <w:rFonts w:ascii="Times New Roman" w:eastAsia="Times New Roman" w:hAnsi="Times New Roman" w:cs="Times New Roman"/>
          <w:color w:val="000000"/>
          <w:spacing w:val="1"/>
          <w:sz w:val="24"/>
          <w:szCs w:val="24"/>
        </w:rPr>
        <w:t>choice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for</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developing</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secure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websites.</w:t>
      </w:r>
    </w:p>
    <w:p w14:paraId="60D7030D" w14:textId="77777777" w:rsidR="00520D9B" w:rsidRDefault="00520D9B" w:rsidP="00940F0C">
      <w:pPr>
        <w:spacing w:line="480" w:lineRule="auto"/>
        <w:jc w:val="both"/>
        <w:rPr>
          <w:rFonts w:ascii="Times New Roman" w:eastAsia="Times New Roman" w:hAnsi="Times New Roman" w:cs="Times New Roman"/>
          <w:b/>
          <w:bCs/>
          <w:color w:val="000000"/>
          <w:spacing w:val="-3"/>
          <w:sz w:val="28"/>
          <w:szCs w:val="28"/>
        </w:rPr>
      </w:pPr>
    </w:p>
    <w:p w14:paraId="60D7030E" w14:textId="77777777" w:rsidR="00520D9B" w:rsidRDefault="001627B5" w:rsidP="00940F0C">
      <w:pPr>
        <w:pStyle w:val="ListParagraph"/>
        <w:numPr>
          <w:ilvl w:val="0"/>
          <w:numId w:val="7"/>
        </w:numPr>
        <w:spacing w:before="281" w:line="480" w:lineRule="auto"/>
        <w:ind w:left="961"/>
        <w:jc w:val="both"/>
        <w:rPr>
          <w:rFonts w:ascii="Times New Roman" w:eastAsia="Times New Roman" w:hAnsi="Times New Roman" w:cs="Times New Roman"/>
          <w:b/>
          <w:bCs/>
          <w:color w:val="000000"/>
          <w:spacing w:val="-3"/>
          <w:sz w:val="28"/>
          <w:szCs w:val="28"/>
        </w:rPr>
      </w:pPr>
      <w:r>
        <w:rPr>
          <w:rFonts w:ascii="Times New Roman" w:eastAsia="Times New Roman" w:hAnsi="Times New Roman" w:cs="Times New Roman"/>
          <w:b/>
          <w:bCs/>
          <w:color w:val="000000"/>
          <w:spacing w:val="-1"/>
          <w:sz w:val="28"/>
          <w:szCs w:val="28"/>
        </w:rPr>
        <w:t>Control:</w:t>
      </w:r>
    </w:p>
    <w:p w14:paraId="60D7030F" w14:textId="77777777" w:rsidR="00520D9B" w:rsidRDefault="001627B5" w:rsidP="00940F0C">
      <w:pPr>
        <w:spacing w:before="73" w:line="480" w:lineRule="auto"/>
        <w:ind w:left="481" w:right="603"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5"/>
          <w:sz w:val="24"/>
          <w:szCs w:val="24"/>
        </w:rPr>
        <w:t>is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known</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for</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its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efficiency</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 xml:space="preserve">and </w:t>
      </w:r>
      <w:r>
        <w:rPr>
          <w:rFonts w:ascii="Times New Roman" w:eastAsia="Times New Roman" w:hAnsi="Times New Roman" w:cs="Times New Roman"/>
          <w:color w:val="000000"/>
          <w:spacing w:val="-1"/>
          <w:sz w:val="24"/>
          <w:szCs w:val="24"/>
        </w:rPr>
        <w:t>control,</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3"/>
          <w:sz w:val="24"/>
          <w:szCs w:val="24"/>
        </w:rPr>
        <w:t>as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3"/>
          <w:sz w:val="24"/>
          <w:szCs w:val="24"/>
        </w:rPr>
        <w:t>it</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allows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developers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to</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accomplish</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complex tasks</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with</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relatively</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2"/>
          <w:sz w:val="24"/>
          <w:szCs w:val="24"/>
        </w:rPr>
        <w:t>few</w:t>
      </w:r>
      <w:r>
        <w:rPr>
          <w:rFonts w:ascii="Times New Roman" w:eastAsia="Times New Roman" w:hAnsi="Times New Roman" w:cs="Times New Roman"/>
          <w:color w:val="000000"/>
          <w:spacing w:val="28"/>
          <w:sz w:val="24"/>
          <w:szCs w:val="24"/>
        </w:rPr>
        <w:t xml:space="preserve"> </w:t>
      </w:r>
      <w:r>
        <w:rPr>
          <w:rFonts w:ascii="Times New Roman" w:eastAsia="Times New Roman" w:hAnsi="Times New Roman" w:cs="Times New Roman"/>
          <w:color w:val="000000"/>
          <w:spacing w:val="-1"/>
          <w:sz w:val="24"/>
          <w:szCs w:val="24"/>
        </w:rPr>
        <w:t>lines</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of</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2"/>
          <w:sz w:val="24"/>
          <w:szCs w:val="24"/>
        </w:rPr>
        <w:t>code.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2"/>
          <w:sz w:val="24"/>
          <w:szCs w:val="24"/>
        </w:rPr>
        <w:t>Additionally,</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offers</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extensive</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control</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2"/>
          <w:sz w:val="24"/>
          <w:szCs w:val="24"/>
        </w:rPr>
        <w:t>over</w:t>
      </w:r>
      <w:r>
        <w:rPr>
          <w:rFonts w:ascii="Times New Roman" w:eastAsia="Times New Roman" w:hAnsi="Times New Roman" w:cs="Times New Roman"/>
          <w:color w:val="000000"/>
          <w:spacing w:val="-1"/>
          <w:sz w:val="24"/>
          <w:szCs w:val="24"/>
        </w:rPr>
        <w:t xml:space="preserve"> website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functionality,</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enabling</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z w:val="24"/>
          <w:szCs w:val="24"/>
        </w:rPr>
        <w:t>developers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to</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make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quick</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adjustments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and</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 xml:space="preserve">improvements </w:t>
      </w:r>
      <w:r>
        <w:rPr>
          <w:rFonts w:ascii="Times New Roman" w:eastAsia="Times New Roman" w:hAnsi="Times New Roman" w:cs="Times New Roman"/>
          <w:color w:val="000000"/>
          <w:spacing w:val="3"/>
          <w:sz w:val="24"/>
          <w:szCs w:val="24"/>
        </w:rPr>
        <w:t>when</w:t>
      </w:r>
      <w:r>
        <w:rPr>
          <w:rFonts w:ascii="Times New Roman" w:eastAsia="Times New Roman" w:hAnsi="Times New Roman" w:cs="Times New Roman"/>
          <w:color w:val="000000"/>
          <w:spacing w:val="12"/>
          <w:sz w:val="24"/>
          <w:szCs w:val="24"/>
        </w:rPr>
        <w:t xml:space="preserve"> </w:t>
      </w:r>
      <w:r>
        <w:rPr>
          <w:rFonts w:ascii="Times New Roman" w:eastAsia="Times New Roman" w:hAnsi="Times New Roman" w:cs="Times New Roman"/>
          <w:color w:val="000000"/>
          <w:spacing w:val="1"/>
          <w:sz w:val="24"/>
          <w:szCs w:val="24"/>
        </w:rPr>
        <w:t>needed.</w:t>
      </w:r>
    </w:p>
    <w:p w14:paraId="60D70310" w14:textId="77777777" w:rsidR="00520D9B" w:rsidRDefault="001627B5" w:rsidP="00940F0C">
      <w:pPr>
        <w:pStyle w:val="ListParagraph"/>
        <w:numPr>
          <w:ilvl w:val="0"/>
          <w:numId w:val="7"/>
        </w:numPr>
        <w:spacing w:before="9" w:line="480" w:lineRule="auto"/>
        <w:ind w:left="961" w:right="598"/>
        <w:jc w:val="both"/>
        <w:rPr>
          <w:rFonts w:ascii="Times New Roman" w:eastAsia="Times New Roman" w:hAnsi="Times New Roman" w:cs="Times New Roman"/>
          <w:b/>
          <w:bCs/>
          <w:color w:val="000000"/>
          <w:spacing w:val="-1"/>
          <w:sz w:val="28"/>
          <w:szCs w:val="28"/>
        </w:rPr>
      </w:pPr>
      <w:r>
        <w:rPr>
          <w:rFonts w:ascii="Times New Roman" w:eastAsia="Times New Roman" w:hAnsi="Times New Roman" w:cs="Times New Roman"/>
          <w:b/>
          <w:bCs/>
          <w:color w:val="000000"/>
          <w:spacing w:val="-8"/>
          <w:sz w:val="28"/>
          <w:szCs w:val="28"/>
        </w:rPr>
        <w:t xml:space="preserve">A </w:t>
      </w:r>
      <w:r>
        <w:rPr>
          <w:rFonts w:ascii="Times New Roman" w:eastAsia="Times New Roman" w:hAnsi="Times New Roman" w:cs="Times New Roman"/>
          <w:b/>
          <w:bCs/>
          <w:color w:val="000000"/>
          <w:sz w:val="28"/>
          <w:szCs w:val="28"/>
        </w:rPr>
        <w:t>Helpful</w:t>
      </w:r>
      <w:r>
        <w:rPr>
          <w:rFonts w:ascii="Times New Roman" w:eastAsia="Times New Roman" w:hAnsi="Times New Roman" w:cs="Times New Roman"/>
          <w:b/>
          <w:bCs/>
          <w:color w:val="000000"/>
          <w:spacing w:val="1"/>
          <w:sz w:val="28"/>
          <w:szCs w:val="28"/>
        </w:rPr>
        <w:t xml:space="preserve"> </w:t>
      </w:r>
      <w:r>
        <w:rPr>
          <w:rFonts w:ascii="Times New Roman" w:eastAsia="Times New Roman" w:hAnsi="Times New Roman" w:cs="Times New Roman"/>
          <w:b/>
          <w:bCs/>
          <w:color w:val="000000"/>
          <w:spacing w:val="-1"/>
          <w:sz w:val="28"/>
          <w:szCs w:val="28"/>
        </w:rPr>
        <w:t>PHP</w:t>
      </w:r>
      <w:r>
        <w:rPr>
          <w:rFonts w:ascii="Times New Roman" w:eastAsia="Times New Roman" w:hAnsi="Times New Roman" w:cs="Times New Roman"/>
          <w:b/>
          <w:bCs/>
          <w:color w:val="000000"/>
          <w:spacing w:val="-16"/>
          <w:sz w:val="28"/>
          <w:szCs w:val="28"/>
        </w:rPr>
        <w:t xml:space="preserve"> </w:t>
      </w:r>
      <w:r>
        <w:rPr>
          <w:rFonts w:ascii="Times New Roman" w:eastAsia="Times New Roman" w:hAnsi="Times New Roman" w:cs="Times New Roman"/>
          <w:b/>
          <w:bCs/>
          <w:color w:val="000000"/>
          <w:spacing w:val="-1"/>
          <w:sz w:val="28"/>
          <w:szCs w:val="28"/>
        </w:rPr>
        <w:t>Community:</w:t>
      </w:r>
    </w:p>
    <w:p w14:paraId="60D70311" w14:textId="77777777" w:rsidR="00520D9B" w:rsidRDefault="001627B5" w:rsidP="00940F0C">
      <w:pPr>
        <w:spacing w:before="59" w:line="480" w:lineRule="auto"/>
        <w:ind w:left="481" w:right="776"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PHP</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benefits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from</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 large and</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 xml:space="preserve">active </w:t>
      </w:r>
      <w:r>
        <w:rPr>
          <w:rFonts w:ascii="Times New Roman" w:eastAsia="Times New Roman" w:hAnsi="Times New Roman" w:cs="Times New Roman"/>
          <w:color w:val="000000"/>
          <w:spacing w:val="1"/>
          <w:sz w:val="24"/>
          <w:szCs w:val="24"/>
        </w:rPr>
        <w:t>community</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of developers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who</w:t>
      </w:r>
      <w:r>
        <w:rPr>
          <w:rFonts w:ascii="Times New Roman" w:eastAsia="Times New Roman" w:hAnsi="Times New Roman" w:cs="Times New Roman"/>
          <w:color w:val="000000"/>
          <w:sz w:val="24"/>
          <w:szCs w:val="24"/>
        </w:rPr>
        <w:t xml:space="preserve"> regularly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 xml:space="preserve">contribute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documentation,</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tutorials,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3"/>
          <w:sz w:val="24"/>
          <w:szCs w:val="24"/>
        </w:rPr>
        <w:t>FAQs,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other</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helpful</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resources.</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wealth</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 xml:space="preserve">of </w:t>
      </w:r>
      <w:r>
        <w:rPr>
          <w:rFonts w:ascii="Times New Roman" w:eastAsia="Times New Roman" w:hAnsi="Times New Roman" w:cs="Times New Roman"/>
          <w:color w:val="000000"/>
          <w:spacing w:val="-1"/>
          <w:sz w:val="24"/>
          <w:szCs w:val="24"/>
        </w:rPr>
        <w:t>community-driven</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knowledge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makes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learning</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PHP</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3"/>
          <w:sz w:val="24"/>
          <w:szCs w:val="24"/>
        </w:rPr>
        <w:t>easier</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and</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more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accessible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for</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 xml:space="preserve">both </w:t>
      </w:r>
      <w:r>
        <w:rPr>
          <w:rFonts w:ascii="Times New Roman" w:eastAsia="Times New Roman" w:hAnsi="Times New Roman" w:cs="Times New Roman"/>
          <w:color w:val="000000"/>
          <w:spacing w:val="1"/>
          <w:sz w:val="24"/>
          <w:szCs w:val="24"/>
        </w:rPr>
        <w:t>beginners</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2"/>
          <w:sz w:val="24"/>
          <w:szCs w:val="24"/>
        </w:rPr>
        <w:t>and</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1"/>
          <w:sz w:val="24"/>
          <w:szCs w:val="24"/>
        </w:rPr>
        <w:t>experienced</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1"/>
          <w:sz w:val="24"/>
          <w:szCs w:val="24"/>
        </w:rPr>
        <w:t>developers</w:t>
      </w:r>
      <w:r>
        <w:rPr>
          <w:rFonts w:ascii="Times New Roman" w:eastAsia="Times New Roman" w:hAnsi="Times New Roman" w:cs="Times New Roman"/>
          <w:color w:val="000000"/>
          <w:spacing w:val="10"/>
          <w:sz w:val="28"/>
          <w:szCs w:val="28"/>
        </w:rPr>
        <w:t>.</w:t>
      </w:r>
    </w:p>
    <w:p w14:paraId="60D70312" w14:textId="77777777" w:rsidR="00520D9B" w:rsidRDefault="001627B5" w:rsidP="00ED3103">
      <w:pPr>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br w:type="page"/>
      </w:r>
    </w:p>
    <w:p w14:paraId="60D70313" w14:textId="77777777" w:rsidR="00520D9B" w:rsidRDefault="001627B5" w:rsidP="009806E0">
      <w:pPr>
        <w:spacing w:before="319" w:line="480" w:lineRule="auto"/>
        <w:ind w:left="720" w:right="2860"/>
        <w:jc w:val="center"/>
        <w:rPr>
          <w:rFonts w:ascii="Times New Roman" w:eastAsia="Times New Roman" w:hAnsi="Times New Roman" w:cs="Times New Roman"/>
          <w:b/>
          <w:bCs/>
          <w:color w:val="000000"/>
          <w:spacing w:val="-15"/>
          <w:sz w:val="32"/>
          <w:szCs w:val="32"/>
          <w:u w:val="single" w:color="000000"/>
        </w:rPr>
      </w:pPr>
      <w:ins w:id="16" w:author="CHETAN SONI" w:date="2026-02-16T23:13:00Z">
        <w:r>
          <w:rPr>
            <w:rFonts w:ascii="Times New Roman" w:eastAsia="Times New Roman" w:hAnsi="Times New Roman" w:cs="Times New Roman"/>
            <w:b/>
            <w:bCs/>
            <w:sz w:val="32"/>
            <w:szCs w:val="27"/>
            <w:u w:val="single"/>
            <w:lang w:eastAsia="en-IN"/>
          </w:rPr>
          <w:lastRenderedPageBreak/>
          <w:t>3</w:t>
        </w:r>
      </w:ins>
      <w:r>
        <w:rPr>
          <w:rFonts w:ascii="Times New Roman" w:eastAsia="Times New Roman" w:hAnsi="Times New Roman" w:cs="Times New Roman"/>
          <w:b/>
          <w:bCs/>
          <w:sz w:val="32"/>
          <w:szCs w:val="27"/>
          <w:u w:val="single"/>
          <w:lang w:eastAsia="en-IN"/>
        </w:rPr>
        <w:t>(D)</w:t>
      </w:r>
      <w:r>
        <w:rPr>
          <w:rFonts w:ascii="Times New Roman" w:eastAsia="Times New Roman" w:hAnsi="Times New Roman" w:cs="Times New Roman"/>
          <w:b/>
          <w:bCs/>
          <w:color w:val="000000"/>
          <w:spacing w:val="-1"/>
          <w:sz w:val="32"/>
          <w:szCs w:val="32"/>
          <w:u w:val="single" w:color="000000"/>
        </w:rPr>
        <w:t>INTRODUCTION OF MYSQL</w:t>
      </w:r>
    </w:p>
    <w:p w14:paraId="60D70314" w14:textId="77777777" w:rsidR="00520D9B" w:rsidRDefault="001627B5" w:rsidP="0030700D">
      <w:pPr>
        <w:spacing w:before="281" w:line="480" w:lineRule="auto"/>
        <w:ind w:left="1" w:firstLine="1"/>
        <w:jc w:val="both"/>
        <w:rPr>
          <w:rFonts w:ascii="Times New Roman" w:eastAsia="Times New Roman" w:hAnsi="Times New Roman" w:cs="Times New Roman"/>
          <w:b/>
          <w:bCs/>
          <w:color w:val="000000"/>
          <w:spacing w:val="-2"/>
          <w:sz w:val="28"/>
          <w:szCs w:val="28"/>
        </w:rPr>
      </w:pPr>
      <w:r>
        <w:rPr>
          <w:rFonts w:ascii="Times New Roman" w:eastAsia="Times New Roman" w:hAnsi="Times New Roman" w:cs="Times New Roman"/>
          <w:b/>
          <w:bCs/>
          <w:color w:val="000000"/>
          <w:sz w:val="28"/>
          <w:szCs w:val="28"/>
        </w:rPr>
        <w:t>What</w:t>
      </w:r>
      <w:r>
        <w:rPr>
          <w:rFonts w:ascii="Times New Roman" w:eastAsia="Times New Roman" w:hAnsi="Times New Roman" w:cs="Times New Roman"/>
          <w:b/>
          <w:bCs/>
          <w:color w:val="000000"/>
          <w:spacing w:val="-3"/>
          <w:sz w:val="28"/>
          <w:szCs w:val="28"/>
        </w:rPr>
        <w:t xml:space="preserve"> </w:t>
      </w:r>
      <w:r>
        <w:rPr>
          <w:rFonts w:ascii="Times New Roman" w:eastAsia="Times New Roman" w:hAnsi="Times New Roman" w:cs="Times New Roman"/>
          <w:b/>
          <w:bCs/>
          <w:color w:val="000000"/>
          <w:spacing w:val="1"/>
          <w:sz w:val="28"/>
          <w:szCs w:val="28"/>
        </w:rPr>
        <w:t>is</w:t>
      </w:r>
      <w:r>
        <w:rPr>
          <w:rFonts w:ascii="Times New Roman" w:eastAsia="Times New Roman" w:hAnsi="Times New Roman" w:cs="Times New Roman"/>
          <w:b/>
          <w:bCs/>
          <w:color w:val="000000"/>
          <w:spacing w:val="-3"/>
          <w:sz w:val="28"/>
          <w:szCs w:val="28"/>
        </w:rPr>
        <w:t xml:space="preserve"> </w:t>
      </w:r>
      <w:r>
        <w:rPr>
          <w:rFonts w:ascii="Times New Roman" w:eastAsia="Times New Roman" w:hAnsi="Times New Roman" w:cs="Times New Roman"/>
          <w:b/>
          <w:bCs/>
          <w:color w:val="000000"/>
          <w:spacing w:val="1"/>
          <w:sz w:val="28"/>
          <w:szCs w:val="28"/>
        </w:rPr>
        <w:t xml:space="preserve">a </w:t>
      </w:r>
      <w:r>
        <w:rPr>
          <w:rFonts w:ascii="Times New Roman" w:eastAsia="Times New Roman" w:hAnsi="Times New Roman" w:cs="Times New Roman"/>
          <w:b/>
          <w:bCs/>
          <w:color w:val="000000"/>
          <w:spacing w:val="-1"/>
          <w:sz w:val="28"/>
          <w:szCs w:val="28"/>
        </w:rPr>
        <w:t>Database?</w:t>
      </w:r>
    </w:p>
    <w:p w14:paraId="60D70315" w14:textId="77777777" w:rsidR="00520D9B" w:rsidRDefault="001627B5" w:rsidP="0030700D">
      <w:pPr>
        <w:spacing w:before="168" w:line="480" w:lineRule="auto"/>
        <w:ind w:left="1" w:right="602"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57"/>
          <w:sz w:val="24"/>
          <w:szCs w:val="24"/>
        </w:rPr>
        <w:t>A</w:t>
      </w:r>
      <w:r>
        <w:rPr>
          <w:rFonts w:ascii="Times New Roman" w:eastAsia="Times New Roman" w:hAnsi="Times New Roman" w:cs="Times New Roman"/>
          <w:color w:val="000000"/>
          <w:spacing w:val="-1"/>
          <w:sz w:val="24"/>
          <w:szCs w:val="24"/>
        </w:rPr>
        <w:t>database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is</w:t>
      </w:r>
      <w:r>
        <w:rPr>
          <w:rFonts w:ascii="Times New Roman" w:eastAsia="Times New Roman" w:hAnsi="Times New Roman" w:cs="Times New Roman"/>
          <w:color w:val="000000"/>
          <w:spacing w:val="6"/>
          <w:sz w:val="24"/>
          <w:szCs w:val="24"/>
        </w:rPr>
        <w:t xml:space="preserve"> a </w:t>
      </w:r>
      <w:r>
        <w:rPr>
          <w:rFonts w:ascii="Times New Roman" w:eastAsia="Times New Roman" w:hAnsi="Times New Roman" w:cs="Times New Roman"/>
          <w:color w:val="000000"/>
          <w:sz w:val="24"/>
          <w:szCs w:val="24"/>
        </w:rPr>
        <w:t>specialized</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z w:val="24"/>
          <w:szCs w:val="24"/>
        </w:rPr>
        <w:t>application</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z w:val="24"/>
          <w:szCs w:val="24"/>
        </w:rPr>
        <w:t>designed</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4"/>
          <w:sz w:val="24"/>
          <w:szCs w:val="24"/>
        </w:rPr>
        <w:t>to</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store,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manage,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and</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organize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data</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in</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 xml:space="preserve">a </w:t>
      </w:r>
      <w:r>
        <w:rPr>
          <w:rFonts w:ascii="Times New Roman" w:eastAsia="Times New Roman" w:hAnsi="Times New Roman" w:cs="Times New Roman"/>
          <w:color w:val="000000"/>
          <w:spacing w:val="-1"/>
          <w:sz w:val="24"/>
          <w:szCs w:val="24"/>
        </w:rPr>
        <w:t>structured</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2"/>
          <w:sz w:val="24"/>
          <w:szCs w:val="24"/>
        </w:rPr>
        <w:t>manner.</w:t>
      </w:r>
      <w:r>
        <w:rPr>
          <w:rFonts w:ascii="Times New Roman" w:eastAsia="Times New Roman" w:hAnsi="Times New Roman" w:cs="Times New Roman"/>
          <w:color w:val="000000"/>
          <w:spacing w:val="33"/>
          <w:sz w:val="24"/>
          <w:szCs w:val="24"/>
        </w:rPr>
        <w:t xml:space="preserve"> </w:t>
      </w:r>
      <w:r>
        <w:rPr>
          <w:rFonts w:ascii="Times New Roman" w:eastAsia="Times New Roman" w:hAnsi="Times New Roman" w:cs="Times New Roman"/>
          <w:color w:val="000000"/>
          <w:spacing w:val="-2"/>
          <w:sz w:val="24"/>
          <w:szCs w:val="24"/>
        </w:rPr>
        <w:t>It</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z w:val="24"/>
          <w:szCs w:val="24"/>
        </w:rPr>
        <w:t>provides</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distinct</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APIs</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that</w:t>
      </w:r>
      <w:r>
        <w:rPr>
          <w:rFonts w:ascii="Times New Roman" w:eastAsia="Times New Roman" w:hAnsi="Times New Roman" w:cs="Times New Roman"/>
          <w:color w:val="000000"/>
          <w:spacing w:val="33"/>
          <w:sz w:val="24"/>
          <w:szCs w:val="24"/>
        </w:rPr>
        <w:t xml:space="preserve"> </w:t>
      </w:r>
      <w:r>
        <w:rPr>
          <w:rFonts w:ascii="Times New Roman" w:eastAsia="Times New Roman" w:hAnsi="Times New Roman" w:cs="Times New Roman"/>
          <w:color w:val="000000"/>
          <w:spacing w:val="-1"/>
          <w:sz w:val="24"/>
          <w:szCs w:val="24"/>
        </w:rPr>
        <w:t>allow</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users</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create,</w:t>
      </w:r>
      <w:r>
        <w:rPr>
          <w:rFonts w:ascii="Times New Roman" w:eastAsia="Times New Roman" w:hAnsi="Times New Roman" w:cs="Times New Roman"/>
          <w:color w:val="000000"/>
          <w:spacing w:val="33"/>
          <w:sz w:val="24"/>
          <w:szCs w:val="24"/>
        </w:rPr>
        <w:t xml:space="preserve"> </w:t>
      </w:r>
      <w:r>
        <w:rPr>
          <w:rFonts w:ascii="Times New Roman" w:eastAsia="Times New Roman" w:hAnsi="Times New Roman" w:cs="Times New Roman"/>
          <w:color w:val="000000"/>
          <w:spacing w:val="-1"/>
          <w:sz w:val="24"/>
          <w:szCs w:val="24"/>
        </w:rPr>
        <w:t>access,</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z w:val="24"/>
          <w:szCs w:val="24"/>
        </w:rPr>
        <w:t xml:space="preserve">manage, </w:t>
      </w:r>
      <w:r>
        <w:rPr>
          <w:rFonts w:ascii="Times New Roman" w:eastAsia="Times New Roman" w:hAnsi="Times New Roman" w:cs="Times New Roman"/>
          <w:color w:val="000000"/>
          <w:spacing w:val="-1"/>
          <w:sz w:val="24"/>
          <w:szCs w:val="24"/>
        </w:rPr>
        <w:t>search,</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and</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replicate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the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data</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it</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contains.</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While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other</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types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3"/>
          <w:sz w:val="24"/>
          <w:szCs w:val="24"/>
        </w:rPr>
        <w:t>of</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data</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storage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systems,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 xml:space="preserve">such </w:t>
      </w:r>
      <w:r>
        <w:rPr>
          <w:rFonts w:ascii="Times New Roman" w:eastAsia="Times New Roman" w:hAnsi="Times New Roman" w:cs="Times New Roman"/>
          <w:color w:val="000000"/>
          <w:spacing w:val="-1"/>
          <w:sz w:val="24"/>
          <w:szCs w:val="24"/>
        </w:rPr>
        <w:t>as</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file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systems or</w:t>
      </w:r>
      <w:r>
        <w:rPr>
          <w:rFonts w:ascii="Times New Roman" w:eastAsia="Times New Roman" w:hAnsi="Times New Roman" w:cs="Times New Roman"/>
          <w:color w:val="000000"/>
          <w:spacing w:val="-2"/>
          <w:sz w:val="24"/>
          <w:szCs w:val="24"/>
        </w:rPr>
        <w:t xml:space="preserve"> large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hash</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tables</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 xml:space="preserve">in </w:t>
      </w:r>
      <w:r>
        <w:rPr>
          <w:rFonts w:ascii="Times New Roman" w:eastAsia="Times New Roman" w:hAnsi="Times New Roman" w:cs="Times New Roman"/>
          <w:color w:val="000000"/>
          <w:spacing w:val="-2"/>
          <w:sz w:val="24"/>
          <w:szCs w:val="24"/>
        </w:rPr>
        <w:t xml:space="preserve">memory, </w:t>
      </w:r>
      <w:r>
        <w:rPr>
          <w:rFonts w:ascii="Times New Roman" w:eastAsia="Times New Roman" w:hAnsi="Times New Roman" w:cs="Times New Roman"/>
          <w:color w:val="000000"/>
          <w:sz w:val="24"/>
          <w:szCs w:val="24"/>
        </w:rPr>
        <w:t>can</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be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used,</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they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generally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 xml:space="preserve">do </w:t>
      </w:r>
      <w:r>
        <w:rPr>
          <w:rFonts w:ascii="Times New Roman" w:eastAsia="Times New Roman" w:hAnsi="Times New Roman" w:cs="Times New Roman"/>
          <w:color w:val="000000"/>
          <w:spacing w:val="-1"/>
          <w:sz w:val="24"/>
          <w:szCs w:val="24"/>
        </w:rPr>
        <w:t>not offer</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 xml:space="preserve">the </w:t>
      </w:r>
      <w:r>
        <w:rPr>
          <w:rFonts w:ascii="Times New Roman" w:eastAsia="Times New Roman" w:hAnsi="Times New Roman" w:cs="Times New Roman"/>
          <w:color w:val="000000"/>
          <w:spacing w:val="1"/>
          <w:sz w:val="24"/>
          <w:szCs w:val="24"/>
        </w:rPr>
        <w:t>same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speed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ease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of</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data</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retrieval</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manipulation</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as</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 xml:space="preserve">a </w:t>
      </w:r>
      <w:r>
        <w:rPr>
          <w:rFonts w:ascii="Times New Roman" w:eastAsia="Times New Roman" w:hAnsi="Times New Roman" w:cs="Times New Roman"/>
          <w:color w:val="000000"/>
          <w:spacing w:val="-1"/>
          <w:sz w:val="24"/>
          <w:szCs w:val="24"/>
        </w:rPr>
        <w:t>dedicated</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database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system.</w:t>
      </w:r>
    </w:p>
    <w:p w14:paraId="60D70316" w14:textId="77777777" w:rsidR="00520D9B" w:rsidRDefault="001627B5" w:rsidP="0030700D">
      <w:pPr>
        <w:spacing w:before="149" w:line="480" w:lineRule="auto"/>
        <w:ind w:left="1" w:right="599" w:firstLine="1"/>
        <w:jc w:val="both"/>
        <w:rPr>
          <w:rFonts w:ascii="Times New Roman" w:eastAsia="Times New Roman" w:hAnsi="Times New Roman" w:cs="Times New Roman"/>
          <w:color w:val="000000"/>
          <w:spacing w:val="5"/>
          <w:sz w:val="24"/>
          <w:szCs w:val="24"/>
        </w:rPr>
      </w:pPr>
      <w:r>
        <w:rPr>
          <w:rFonts w:ascii="Times New Roman" w:eastAsia="Times New Roman" w:hAnsi="Times New Roman" w:cs="Times New Roman"/>
          <w:color w:val="000000"/>
          <w:spacing w:val="-2"/>
          <w:sz w:val="24"/>
          <w:szCs w:val="24"/>
        </w:rPr>
        <w:t>In</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modern</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applications,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relational</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database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z w:val="24"/>
          <w:szCs w:val="24"/>
        </w:rPr>
        <w:t>management</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systems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(RDBMS)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are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z w:val="24"/>
          <w:szCs w:val="24"/>
        </w:rPr>
        <w:t xml:space="preserve">commonly </w:t>
      </w:r>
      <w:r>
        <w:rPr>
          <w:rFonts w:ascii="Times New Roman" w:eastAsia="Times New Roman" w:hAnsi="Times New Roman" w:cs="Times New Roman"/>
          <w:color w:val="000000"/>
          <w:spacing w:val="-1"/>
          <w:sz w:val="24"/>
          <w:szCs w:val="24"/>
        </w:rPr>
        <w:t>used</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pacing w:val="-2"/>
          <w:sz w:val="24"/>
          <w:szCs w:val="24"/>
        </w:rPr>
        <w:t>to</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pacing w:val="-1"/>
          <w:sz w:val="24"/>
          <w:szCs w:val="24"/>
        </w:rPr>
        <w:t>handle</w:t>
      </w:r>
      <w:r>
        <w:rPr>
          <w:rFonts w:ascii="Times New Roman" w:eastAsia="Times New Roman" w:hAnsi="Times New Roman" w:cs="Times New Roman"/>
          <w:color w:val="000000"/>
          <w:spacing w:val="40"/>
          <w:sz w:val="24"/>
          <w:szCs w:val="24"/>
        </w:rPr>
        <w:t xml:space="preserve"> </w:t>
      </w:r>
      <w:r>
        <w:rPr>
          <w:rFonts w:ascii="Times New Roman" w:eastAsia="Times New Roman" w:hAnsi="Times New Roman" w:cs="Times New Roman"/>
          <w:color w:val="000000"/>
          <w:spacing w:val="-3"/>
          <w:sz w:val="24"/>
          <w:szCs w:val="24"/>
        </w:rPr>
        <w:t>large</w:t>
      </w:r>
      <w:r>
        <w:rPr>
          <w:rFonts w:ascii="Times New Roman" w:eastAsia="Times New Roman" w:hAnsi="Times New Roman" w:cs="Times New Roman"/>
          <w:color w:val="000000"/>
          <w:spacing w:val="40"/>
          <w:sz w:val="24"/>
          <w:szCs w:val="24"/>
        </w:rPr>
        <w:t xml:space="preserve"> </w:t>
      </w:r>
      <w:r>
        <w:rPr>
          <w:rFonts w:ascii="Times New Roman" w:eastAsia="Times New Roman" w:hAnsi="Times New Roman" w:cs="Times New Roman"/>
          <w:color w:val="000000"/>
          <w:sz w:val="24"/>
          <w:szCs w:val="24"/>
        </w:rPr>
        <w:t>volumes</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pacing w:val="-1"/>
          <w:sz w:val="24"/>
          <w:szCs w:val="24"/>
        </w:rPr>
        <w:t>of</w:t>
      </w:r>
      <w:r>
        <w:rPr>
          <w:rFonts w:ascii="Times New Roman" w:eastAsia="Times New Roman" w:hAnsi="Times New Roman" w:cs="Times New Roman"/>
          <w:color w:val="000000"/>
          <w:spacing w:val="40"/>
          <w:sz w:val="24"/>
          <w:szCs w:val="24"/>
        </w:rPr>
        <w:t xml:space="preserve"> </w:t>
      </w:r>
      <w:r>
        <w:rPr>
          <w:rFonts w:ascii="Times New Roman" w:eastAsia="Times New Roman" w:hAnsi="Times New Roman" w:cs="Times New Roman"/>
          <w:color w:val="000000"/>
          <w:spacing w:val="-1"/>
          <w:sz w:val="24"/>
          <w:szCs w:val="24"/>
        </w:rPr>
        <w:t>data.</w:t>
      </w:r>
      <w:r>
        <w:rPr>
          <w:rFonts w:ascii="Times New Roman" w:eastAsia="Times New Roman" w:hAnsi="Times New Roman" w:cs="Times New Roman"/>
          <w:color w:val="000000"/>
          <w:spacing w:val="33"/>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40"/>
          <w:sz w:val="24"/>
          <w:szCs w:val="24"/>
        </w:rPr>
        <w:t xml:space="preserve"> </w:t>
      </w:r>
      <w:r>
        <w:rPr>
          <w:rFonts w:ascii="Times New Roman" w:eastAsia="Times New Roman" w:hAnsi="Times New Roman" w:cs="Times New Roman"/>
          <w:color w:val="000000"/>
          <w:spacing w:val="-1"/>
          <w:sz w:val="24"/>
          <w:szCs w:val="24"/>
        </w:rPr>
        <w:t>term</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pacing w:val="-1"/>
          <w:sz w:val="24"/>
          <w:szCs w:val="24"/>
        </w:rPr>
        <w:t>"relational"</w:t>
      </w:r>
      <w:r>
        <w:rPr>
          <w:rFonts w:ascii="Times New Roman" w:eastAsia="Times New Roman" w:hAnsi="Times New Roman" w:cs="Times New Roman"/>
          <w:color w:val="000000"/>
          <w:spacing w:val="39"/>
          <w:sz w:val="24"/>
          <w:szCs w:val="24"/>
        </w:rPr>
        <w:t xml:space="preserve"> </w:t>
      </w:r>
      <w:r>
        <w:rPr>
          <w:rFonts w:ascii="Times New Roman" w:eastAsia="Times New Roman" w:hAnsi="Times New Roman" w:cs="Times New Roman"/>
          <w:color w:val="000000"/>
          <w:spacing w:val="-1"/>
          <w:sz w:val="24"/>
          <w:szCs w:val="24"/>
        </w:rPr>
        <w:t>refers</w:t>
      </w:r>
      <w:r>
        <w:rPr>
          <w:rFonts w:ascii="Times New Roman" w:eastAsia="Times New Roman" w:hAnsi="Times New Roman" w:cs="Times New Roman"/>
          <w:color w:val="000000"/>
          <w:spacing w:val="40"/>
          <w:sz w:val="24"/>
          <w:szCs w:val="24"/>
        </w:rPr>
        <w:t xml:space="preserve"> </w:t>
      </w:r>
      <w:r>
        <w:rPr>
          <w:rFonts w:ascii="Times New Roman" w:eastAsia="Times New Roman" w:hAnsi="Times New Roman" w:cs="Times New Roman"/>
          <w:color w:val="000000"/>
          <w:spacing w:val="-2"/>
          <w:sz w:val="24"/>
          <w:szCs w:val="24"/>
        </w:rPr>
        <w:t>to</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40"/>
          <w:sz w:val="24"/>
          <w:szCs w:val="24"/>
        </w:rPr>
        <w:t xml:space="preserve"> </w:t>
      </w:r>
      <w:r>
        <w:rPr>
          <w:rFonts w:ascii="Times New Roman" w:eastAsia="Times New Roman" w:hAnsi="Times New Roman" w:cs="Times New Roman"/>
          <w:color w:val="000000"/>
          <w:spacing w:val="-1"/>
          <w:sz w:val="24"/>
          <w:szCs w:val="24"/>
        </w:rPr>
        <w:t>way</w:t>
      </w:r>
      <w:r>
        <w:rPr>
          <w:rFonts w:ascii="Times New Roman" w:eastAsia="Times New Roman" w:hAnsi="Times New Roman" w:cs="Times New Roman"/>
          <w:color w:val="000000"/>
          <w:spacing w:val="34"/>
          <w:sz w:val="24"/>
          <w:szCs w:val="24"/>
        </w:rPr>
        <w:t xml:space="preserve"> </w:t>
      </w:r>
      <w:r>
        <w:rPr>
          <w:rFonts w:ascii="Times New Roman" w:eastAsia="Times New Roman" w:hAnsi="Times New Roman" w:cs="Times New Roman"/>
          <w:color w:val="000000"/>
          <w:spacing w:val="-1"/>
          <w:sz w:val="24"/>
          <w:szCs w:val="24"/>
        </w:rPr>
        <w:t>data</w:t>
      </w:r>
      <w:r>
        <w:rPr>
          <w:rFonts w:ascii="Times New Roman" w:eastAsia="Times New Roman" w:hAnsi="Times New Roman" w:cs="Times New Roman"/>
          <w:color w:val="000000"/>
          <w:spacing w:val="40"/>
          <w:sz w:val="24"/>
          <w:szCs w:val="24"/>
        </w:rPr>
        <w:t xml:space="preserve"> </w:t>
      </w:r>
      <w:r>
        <w:rPr>
          <w:rFonts w:ascii="Times New Roman" w:eastAsia="Times New Roman" w:hAnsi="Times New Roman" w:cs="Times New Roman"/>
          <w:color w:val="000000"/>
          <w:spacing w:val="-1"/>
          <w:sz w:val="24"/>
          <w:szCs w:val="24"/>
        </w:rPr>
        <w:t>is</w:t>
      </w:r>
    </w:p>
    <w:p w14:paraId="60D70317" w14:textId="77777777" w:rsidR="00520D9B" w:rsidRDefault="001627B5" w:rsidP="0030700D">
      <w:pPr>
        <w:spacing w:line="480" w:lineRule="auto"/>
        <w:ind w:left="1" w:right="601" w:firstLine="1"/>
        <w:jc w:val="both"/>
        <w:rPr>
          <w:rFonts w:ascii="Times New Roman" w:eastAsia="Times New Roman" w:hAnsi="Times New Roman" w:cs="Times New Roman"/>
          <w:color w:val="000000"/>
          <w:spacing w:val="3"/>
          <w:sz w:val="24"/>
          <w:szCs w:val="24"/>
        </w:rPr>
      </w:pPr>
      <w:r>
        <w:rPr>
          <w:rFonts w:ascii="Times New Roman" w:eastAsia="Times New Roman" w:hAnsi="Times New Roman" w:cs="Times New Roman"/>
          <w:color w:val="000000"/>
          <w:spacing w:val="-1"/>
          <w:sz w:val="24"/>
          <w:szCs w:val="24"/>
        </w:rPr>
        <w:t>organized</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into</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tables,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where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relationships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between</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data</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are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established</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using</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primary keys</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3"/>
          <w:sz w:val="24"/>
          <w:szCs w:val="24"/>
        </w:rPr>
        <w:t>and</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1"/>
          <w:sz w:val="24"/>
          <w:szCs w:val="24"/>
        </w:rPr>
        <w:t>foreign</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1"/>
          <w:sz w:val="24"/>
          <w:szCs w:val="24"/>
        </w:rPr>
        <w:t>keys.</w:t>
      </w:r>
    </w:p>
    <w:p w14:paraId="60D70318" w14:textId="77777777" w:rsidR="00520D9B" w:rsidRDefault="001627B5" w:rsidP="0030700D">
      <w:pPr>
        <w:spacing w:before="281" w:line="480" w:lineRule="auto"/>
        <w:ind w:left="2" w:firstLine="1"/>
        <w:jc w:val="both"/>
        <w:rPr>
          <w:rFonts w:ascii="Times New Roman" w:eastAsia="Times New Roman" w:hAnsi="Times New Roman" w:cs="Times New Roman"/>
          <w:b/>
          <w:bCs/>
          <w:color w:val="000000"/>
          <w:spacing w:val="2"/>
          <w:sz w:val="28"/>
          <w:szCs w:val="28"/>
        </w:rPr>
      </w:pPr>
      <w:r>
        <w:rPr>
          <w:rFonts w:ascii="Times New Roman" w:eastAsia="Times New Roman" w:hAnsi="Times New Roman" w:cs="Times New Roman"/>
          <w:b/>
          <w:bCs/>
          <w:color w:val="000000"/>
          <w:sz w:val="28"/>
          <w:szCs w:val="28"/>
        </w:rPr>
        <w:t>Relational</w:t>
      </w:r>
      <w:r>
        <w:rPr>
          <w:rFonts w:ascii="Times New Roman" w:eastAsia="Times New Roman" w:hAnsi="Times New Roman" w:cs="Times New Roman"/>
          <w:b/>
          <w:bCs/>
          <w:color w:val="000000"/>
          <w:spacing w:val="1"/>
          <w:sz w:val="28"/>
          <w:szCs w:val="28"/>
        </w:rPr>
        <w:t xml:space="preserve"> </w:t>
      </w:r>
      <w:r>
        <w:rPr>
          <w:rFonts w:ascii="Times New Roman" w:eastAsia="Times New Roman" w:hAnsi="Times New Roman" w:cs="Times New Roman"/>
          <w:b/>
          <w:bCs/>
          <w:color w:val="000000"/>
          <w:spacing w:val="-1"/>
          <w:sz w:val="28"/>
          <w:szCs w:val="28"/>
        </w:rPr>
        <w:t>Database</w:t>
      </w:r>
      <w:r>
        <w:rPr>
          <w:rFonts w:ascii="Times New Roman" w:eastAsia="Times New Roman" w:hAnsi="Times New Roman" w:cs="Times New Roman"/>
          <w:b/>
          <w:bCs/>
          <w:color w:val="000000"/>
          <w:spacing w:val="-3"/>
          <w:sz w:val="28"/>
          <w:szCs w:val="28"/>
        </w:rPr>
        <w:t xml:space="preserve"> </w:t>
      </w:r>
      <w:r>
        <w:rPr>
          <w:rFonts w:ascii="Times New Roman" w:eastAsia="Times New Roman" w:hAnsi="Times New Roman" w:cs="Times New Roman"/>
          <w:b/>
          <w:bCs/>
          <w:color w:val="000000"/>
          <w:sz w:val="28"/>
          <w:szCs w:val="28"/>
        </w:rPr>
        <w:t>Management System</w:t>
      </w:r>
      <w:r>
        <w:rPr>
          <w:rFonts w:ascii="Times New Roman" w:eastAsia="Times New Roman" w:hAnsi="Times New Roman" w:cs="Times New Roman"/>
          <w:b/>
          <w:bCs/>
          <w:color w:val="000000"/>
          <w:spacing w:val="-4"/>
          <w:sz w:val="28"/>
          <w:szCs w:val="28"/>
        </w:rPr>
        <w:t xml:space="preserve"> </w:t>
      </w:r>
      <w:r>
        <w:rPr>
          <w:rFonts w:ascii="Times New Roman" w:eastAsia="Times New Roman" w:hAnsi="Times New Roman" w:cs="Times New Roman"/>
          <w:b/>
          <w:bCs/>
          <w:color w:val="000000"/>
          <w:sz w:val="28"/>
          <w:szCs w:val="28"/>
        </w:rPr>
        <w:t>(RDBMS)</w:t>
      </w:r>
    </w:p>
    <w:p w14:paraId="60D70319" w14:textId="77777777" w:rsidR="00520D9B" w:rsidRDefault="001627B5" w:rsidP="0030700D">
      <w:pPr>
        <w:spacing w:before="177" w:line="480" w:lineRule="auto"/>
        <w:ind w:left="2" w:right="605" w:firstLine="1"/>
        <w:jc w:val="both"/>
        <w:rPr>
          <w:rFonts w:ascii="Times New Roman" w:eastAsia="Times New Roman" w:hAnsi="Times New Roman" w:cs="Times New Roman"/>
          <w:color w:val="000000"/>
          <w:spacing w:val="-5"/>
          <w:sz w:val="24"/>
          <w:szCs w:val="24"/>
        </w:rPr>
      </w:pPr>
      <w:r>
        <w:rPr>
          <w:rFonts w:ascii="Times New Roman" w:eastAsia="Times New Roman" w:hAnsi="Times New Roman" w:cs="Times New Roman"/>
          <w:color w:val="000000"/>
          <w:sz w:val="24"/>
          <w:szCs w:val="24"/>
        </w:rPr>
        <w:t>An</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RDBMS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is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software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that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facilitates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the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implementation</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management</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of</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relational databases.</w:t>
      </w:r>
      <w:r>
        <w:rPr>
          <w:rFonts w:ascii="Times New Roman" w:eastAsia="Times New Roman" w:hAnsi="Times New Roman" w:cs="Times New Roman"/>
          <w:color w:val="000000"/>
          <w:spacing w:val="33"/>
          <w:sz w:val="24"/>
          <w:szCs w:val="24"/>
        </w:rPr>
        <w:t xml:space="preserve"> </w:t>
      </w:r>
      <w:r>
        <w:rPr>
          <w:rFonts w:ascii="Times New Roman" w:eastAsia="Times New Roman" w:hAnsi="Times New Roman" w:cs="Times New Roman"/>
          <w:color w:val="000000"/>
          <w:spacing w:val="-2"/>
          <w:sz w:val="24"/>
          <w:szCs w:val="24"/>
        </w:rPr>
        <w:t>It</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enables</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30"/>
          <w:sz w:val="24"/>
          <w:szCs w:val="24"/>
        </w:rPr>
        <w:t xml:space="preserve"> </w:t>
      </w:r>
      <w:r>
        <w:rPr>
          <w:rFonts w:ascii="Times New Roman" w:eastAsia="Times New Roman" w:hAnsi="Times New Roman" w:cs="Times New Roman"/>
          <w:color w:val="000000"/>
          <w:spacing w:val="-1"/>
          <w:sz w:val="24"/>
          <w:szCs w:val="24"/>
        </w:rPr>
        <w:t>creation</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z w:val="24"/>
          <w:szCs w:val="24"/>
        </w:rPr>
        <w:t>of</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databases</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with</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tables,</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z w:val="24"/>
          <w:szCs w:val="24"/>
        </w:rPr>
        <w:t>columns,</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33"/>
          <w:sz w:val="24"/>
          <w:szCs w:val="24"/>
        </w:rPr>
        <w:t xml:space="preserve"> </w:t>
      </w:r>
      <w:r>
        <w:rPr>
          <w:rFonts w:ascii="Times New Roman" w:eastAsia="Times New Roman" w:hAnsi="Times New Roman" w:cs="Times New Roman"/>
          <w:color w:val="000000"/>
          <w:spacing w:val="-1"/>
          <w:sz w:val="24"/>
          <w:szCs w:val="24"/>
        </w:rPr>
        <w:t>indexes</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 xml:space="preserve">while </w:t>
      </w:r>
      <w:r>
        <w:rPr>
          <w:rFonts w:ascii="Times New Roman" w:eastAsia="Times New Roman" w:hAnsi="Times New Roman" w:cs="Times New Roman"/>
          <w:color w:val="000000"/>
          <w:spacing w:val="1"/>
          <w:sz w:val="24"/>
          <w:szCs w:val="24"/>
        </w:rPr>
        <w:t>ensuring</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the</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following</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functions:</w:t>
      </w:r>
    </w:p>
    <w:p w14:paraId="60D7031A" w14:textId="77777777" w:rsidR="00520D9B" w:rsidRDefault="001627B5" w:rsidP="0030700D">
      <w:pPr>
        <w:pStyle w:val="ListParagraph"/>
        <w:numPr>
          <w:ilvl w:val="0"/>
          <w:numId w:val="7"/>
        </w:numPr>
        <w:tabs>
          <w:tab w:val="left" w:pos="2160"/>
        </w:tabs>
        <w:spacing w:before="334" w:line="480" w:lineRule="auto"/>
        <w:ind w:left="482"/>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pacing w:val="-5"/>
          <w:sz w:val="24"/>
          <w:szCs w:val="24"/>
        </w:rPr>
        <w:t>Table</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pacing w:val="-1"/>
          <w:sz w:val="24"/>
          <w:szCs w:val="24"/>
        </w:rPr>
        <w:t>Structure:</w:t>
      </w:r>
      <w:r>
        <w:rPr>
          <w:rFonts w:ascii="Times New Roman" w:eastAsia="Times New Roman" w:hAnsi="Times New Roman" w:cs="Times New Roman"/>
          <w:b/>
          <w:bCs/>
          <w:color w:val="000000"/>
          <w:spacing w:val="-12"/>
          <w:sz w:val="24"/>
          <w:szCs w:val="24"/>
        </w:rPr>
        <w:t xml:space="preserve"> </w:t>
      </w:r>
      <w:r>
        <w:rPr>
          <w:rFonts w:ascii="Times New Roman" w:eastAsia="Times New Roman" w:hAnsi="Times New Roman" w:cs="Times New Roman"/>
          <w:color w:val="000000"/>
          <w:sz w:val="24"/>
          <w:szCs w:val="24"/>
        </w:rPr>
        <w:t xml:space="preserve">Allows </w:t>
      </w:r>
      <w:r>
        <w:rPr>
          <w:rFonts w:ascii="Times New Roman" w:eastAsia="Times New Roman" w:hAnsi="Times New Roman" w:cs="Times New Roman"/>
          <w:color w:val="000000"/>
          <w:spacing w:val="-1"/>
          <w:sz w:val="24"/>
          <w:szCs w:val="24"/>
        </w:rPr>
        <w:t>the creation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organization</w:t>
      </w:r>
      <w:r>
        <w:rPr>
          <w:rFonts w:ascii="Times New Roman" w:eastAsia="Times New Roman" w:hAnsi="Times New Roman" w:cs="Times New Roman"/>
          <w:color w:val="000000"/>
          <w:sz w:val="24"/>
          <w:szCs w:val="24"/>
        </w:rPr>
        <w:t xml:space="preserve"> of</w:t>
      </w:r>
      <w:r>
        <w:rPr>
          <w:rFonts w:ascii="Times New Roman" w:eastAsia="Times New Roman" w:hAnsi="Times New Roman" w:cs="Times New Roman"/>
          <w:color w:val="000000"/>
          <w:spacing w:val="-1"/>
          <w:sz w:val="24"/>
          <w:szCs w:val="24"/>
        </w:rPr>
        <w:t xml:space="preserve"> tables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z w:val="24"/>
          <w:szCs w:val="24"/>
        </w:rPr>
        <w:t xml:space="preserve"> store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data.</w:t>
      </w:r>
    </w:p>
    <w:p w14:paraId="60D7031B" w14:textId="77777777" w:rsidR="00520D9B" w:rsidRDefault="001627B5" w:rsidP="0030700D">
      <w:pPr>
        <w:pStyle w:val="ListParagraph"/>
        <w:numPr>
          <w:ilvl w:val="0"/>
          <w:numId w:val="7"/>
        </w:numPr>
        <w:spacing w:before="149" w:line="480" w:lineRule="auto"/>
        <w:ind w:left="482" w:right="599"/>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pacing w:val="-1"/>
          <w:sz w:val="24"/>
          <w:szCs w:val="24"/>
        </w:rPr>
        <w:t>Referential</w:t>
      </w:r>
      <w:r>
        <w:rPr>
          <w:rFonts w:ascii="Times New Roman" w:eastAsia="Times New Roman" w:hAnsi="Times New Roman" w:cs="Times New Roman"/>
          <w:b/>
          <w:bCs/>
          <w:color w:val="000000"/>
          <w:spacing w:val="-8"/>
          <w:sz w:val="24"/>
          <w:szCs w:val="24"/>
        </w:rPr>
        <w:t xml:space="preserve"> </w:t>
      </w:r>
      <w:r>
        <w:rPr>
          <w:rFonts w:ascii="Times New Roman" w:eastAsia="Times New Roman" w:hAnsi="Times New Roman" w:cs="Times New Roman"/>
          <w:b/>
          <w:bCs/>
          <w:color w:val="000000"/>
          <w:spacing w:val="-1"/>
          <w:sz w:val="24"/>
          <w:szCs w:val="24"/>
        </w:rPr>
        <w:t>Integrity:</w:t>
      </w:r>
      <w:r>
        <w:rPr>
          <w:rFonts w:ascii="Times New Roman" w:eastAsia="Times New Roman" w:hAnsi="Times New Roman" w:cs="Times New Roman"/>
          <w:b/>
          <w:bCs/>
          <w:color w:val="000000"/>
          <w:spacing w:val="-6"/>
          <w:sz w:val="24"/>
          <w:szCs w:val="24"/>
        </w:rPr>
        <w:t xml:space="preserve"> </w:t>
      </w:r>
      <w:r>
        <w:rPr>
          <w:rFonts w:ascii="Times New Roman" w:eastAsia="Times New Roman" w:hAnsi="Times New Roman" w:cs="Times New Roman"/>
          <w:color w:val="000000"/>
          <w:spacing w:val="-1"/>
          <w:sz w:val="24"/>
          <w:szCs w:val="24"/>
        </w:rPr>
        <w:t>Maintains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the</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integrity</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4"/>
          <w:sz w:val="24"/>
          <w:szCs w:val="24"/>
        </w:rPr>
        <w:t>of</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relationships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between</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tables</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2"/>
          <w:sz w:val="24"/>
          <w:szCs w:val="24"/>
        </w:rPr>
        <w:t xml:space="preserve">using </w:t>
      </w:r>
      <w:r>
        <w:rPr>
          <w:rFonts w:ascii="Times New Roman" w:eastAsia="Times New Roman" w:hAnsi="Times New Roman" w:cs="Times New Roman"/>
          <w:color w:val="000000"/>
          <w:spacing w:val="2"/>
          <w:sz w:val="24"/>
          <w:szCs w:val="24"/>
        </w:rPr>
        <w:t>primary</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and</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1"/>
          <w:sz w:val="24"/>
          <w:szCs w:val="24"/>
        </w:rPr>
        <w:t>foreign</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2"/>
          <w:sz w:val="24"/>
          <w:szCs w:val="24"/>
        </w:rPr>
        <w:t>keys.</w:t>
      </w:r>
    </w:p>
    <w:p w14:paraId="60D7031C" w14:textId="77777777" w:rsidR="00520D9B" w:rsidRDefault="001627B5" w:rsidP="0030700D">
      <w:pPr>
        <w:pStyle w:val="ListParagraph"/>
        <w:numPr>
          <w:ilvl w:val="0"/>
          <w:numId w:val="7"/>
        </w:numPr>
        <w:tabs>
          <w:tab w:val="left" w:pos="2160"/>
        </w:tabs>
        <w:spacing w:before="334" w:line="480" w:lineRule="auto"/>
        <w:ind w:left="482"/>
        <w:jc w:val="both"/>
        <w:rPr>
          <w:rFonts w:ascii="Times New Roman" w:eastAsia="Times New Roman" w:hAnsi="Times New Roman" w:cs="Times New Roman"/>
          <w:color w:val="000000"/>
          <w:spacing w:val="-7"/>
          <w:sz w:val="24"/>
          <w:szCs w:val="24"/>
        </w:rPr>
      </w:pPr>
      <w:r>
        <w:rPr>
          <w:rFonts w:ascii="Times New Roman" w:eastAsia="Times New Roman" w:hAnsi="Times New Roman" w:cs="Times New Roman"/>
          <w:b/>
          <w:bCs/>
          <w:color w:val="000000"/>
          <w:sz w:val="24"/>
          <w:szCs w:val="24"/>
        </w:rPr>
        <w:t xml:space="preserve">Index </w:t>
      </w:r>
      <w:r>
        <w:rPr>
          <w:rFonts w:ascii="Times New Roman" w:eastAsia="Times New Roman" w:hAnsi="Times New Roman" w:cs="Times New Roman"/>
          <w:b/>
          <w:bCs/>
          <w:color w:val="000000"/>
          <w:spacing w:val="-1"/>
          <w:sz w:val="24"/>
          <w:szCs w:val="24"/>
        </w:rPr>
        <w:t>Management:</w:t>
      </w:r>
      <w:r>
        <w:rPr>
          <w:rFonts w:ascii="Times New Roman" w:eastAsia="Times New Roman" w:hAnsi="Times New Roman" w:cs="Times New Roman"/>
          <w:b/>
          <w:bCs/>
          <w:color w:val="000000"/>
          <w:spacing w:val="-12"/>
          <w:sz w:val="24"/>
          <w:szCs w:val="24"/>
        </w:rPr>
        <w:t xml:space="preserve"> </w:t>
      </w:r>
      <w:r>
        <w:rPr>
          <w:rFonts w:ascii="Times New Roman" w:eastAsia="Times New Roman" w:hAnsi="Times New Roman" w:cs="Times New Roman"/>
          <w:color w:val="000000"/>
          <w:sz w:val="24"/>
          <w:szCs w:val="24"/>
        </w:rPr>
        <w:t>Automatically</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updates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indexes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z w:val="24"/>
          <w:szCs w:val="24"/>
        </w:rPr>
        <w:t xml:space="preserve"> optimize</w:t>
      </w:r>
      <w:r>
        <w:rPr>
          <w:rFonts w:ascii="Times New Roman" w:eastAsia="Times New Roman" w:hAnsi="Times New Roman" w:cs="Times New Roman"/>
          <w:color w:val="000000"/>
          <w:spacing w:val="-1"/>
          <w:sz w:val="24"/>
          <w:szCs w:val="24"/>
        </w:rPr>
        <w:t xml:space="preserve"> data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retrieval.</w:t>
      </w:r>
    </w:p>
    <w:p w14:paraId="60D7031D" w14:textId="77777777" w:rsidR="00520D9B" w:rsidRDefault="001627B5" w:rsidP="0030700D">
      <w:pPr>
        <w:pStyle w:val="ListParagraph"/>
        <w:numPr>
          <w:ilvl w:val="0"/>
          <w:numId w:val="7"/>
        </w:numPr>
        <w:spacing w:before="166" w:line="480" w:lineRule="auto"/>
        <w:ind w:left="482" w:right="600"/>
        <w:jc w:val="both"/>
        <w:rPr>
          <w:rFonts w:ascii="Times New Roman" w:eastAsia="Times New Roman" w:hAnsi="Times New Roman" w:cs="Times New Roman"/>
          <w:color w:val="000000"/>
          <w:spacing w:val="4"/>
          <w:sz w:val="24"/>
          <w:szCs w:val="24"/>
        </w:rPr>
      </w:pPr>
      <w:r>
        <w:rPr>
          <w:rFonts w:ascii="Times New Roman" w:eastAsia="Times New Roman" w:hAnsi="Times New Roman" w:cs="Times New Roman"/>
          <w:b/>
          <w:bCs/>
          <w:color w:val="000000"/>
          <w:sz w:val="24"/>
          <w:szCs w:val="24"/>
        </w:rPr>
        <w:lastRenderedPageBreak/>
        <w:t xml:space="preserve">SQL </w:t>
      </w:r>
      <w:r>
        <w:rPr>
          <w:rFonts w:ascii="Times New Roman" w:eastAsia="Times New Roman" w:hAnsi="Times New Roman" w:cs="Times New Roman"/>
          <w:b/>
          <w:bCs/>
          <w:color w:val="000000"/>
          <w:spacing w:val="-1"/>
          <w:sz w:val="24"/>
          <w:szCs w:val="24"/>
        </w:rPr>
        <w:t>Query</w:t>
      </w:r>
      <w:r>
        <w:rPr>
          <w:rFonts w:ascii="Times New Roman" w:eastAsia="Times New Roman" w:hAnsi="Times New Roman" w:cs="Times New Roman"/>
          <w:b/>
          <w:bCs/>
          <w:color w:val="000000"/>
          <w:spacing w:val="7"/>
          <w:sz w:val="24"/>
          <w:szCs w:val="24"/>
        </w:rPr>
        <w:t xml:space="preserve"> </w:t>
      </w:r>
      <w:r>
        <w:rPr>
          <w:rFonts w:ascii="Times New Roman" w:eastAsia="Times New Roman" w:hAnsi="Times New Roman" w:cs="Times New Roman"/>
          <w:b/>
          <w:bCs/>
          <w:color w:val="000000"/>
          <w:spacing w:val="-1"/>
          <w:sz w:val="24"/>
          <w:szCs w:val="24"/>
        </w:rPr>
        <w:t>Processing:</w:t>
      </w:r>
      <w:r>
        <w:rPr>
          <w:rFonts w:ascii="Times New Roman" w:eastAsia="Times New Roman" w:hAnsi="Times New Roman" w:cs="Times New Roman"/>
          <w:b/>
          <w:bCs/>
          <w:color w:val="000000"/>
          <w:spacing w:val="-20"/>
          <w:sz w:val="24"/>
          <w:szCs w:val="24"/>
        </w:rPr>
        <w:t xml:space="preserve">  </w:t>
      </w:r>
      <w:r>
        <w:rPr>
          <w:rFonts w:ascii="Times New Roman" w:eastAsia="Times New Roman" w:hAnsi="Times New Roman" w:cs="Times New Roman"/>
          <w:color w:val="000000"/>
          <w:spacing w:val="-1"/>
          <w:sz w:val="24"/>
          <w:szCs w:val="24"/>
        </w:rPr>
        <w:t>Interprets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SQL</w:t>
      </w:r>
      <w:r>
        <w:rPr>
          <w:rFonts w:ascii="Times New Roman" w:eastAsia="Times New Roman" w:hAnsi="Times New Roman" w:cs="Times New Roman"/>
          <w:color w:val="000000"/>
          <w:spacing w:val="-1"/>
          <w:sz w:val="24"/>
          <w:szCs w:val="24"/>
        </w:rPr>
        <w:t xml:space="preserve"> queries</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2"/>
          <w:sz w:val="24"/>
          <w:szCs w:val="24"/>
        </w:rPr>
        <w:t>and</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z w:val="24"/>
          <w:szCs w:val="24"/>
        </w:rPr>
        <w:t>retrieves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data</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5"/>
          <w:sz w:val="24"/>
          <w:szCs w:val="24"/>
        </w:rPr>
        <w:t xml:space="preserve">by </w:t>
      </w:r>
      <w:r>
        <w:rPr>
          <w:rFonts w:ascii="Times New Roman" w:eastAsia="Times New Roman" w:hAnsi="Times New Roman" w:cs="Times New Roman"/>
          <w:color w:val="000000"/>
          <w:spacing w:val="1"/>
          <w:sz w:val="24"/>
          <w:szCs w:val="24"/>
        </w:rPr>
        <w:t>combining information</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3"/>
          <w:sz w:val="24"/>
          <w:szCs w:val="24"/>
        </w:rPr>
        <w:t>from</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1"/>
          <w:sz w:val="24"/>
          <w:szCs w:val="24"/>
        </w:rPr>
        <w:t>various</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1"/>
          <w:sz w:val="24"/>
          <w:szCs w:val="24"/>
        </w:rPr>
        <w:t>tables</w:t>
      </w:r>
      <w:bookmarkStart w:id="17" w:name="14"/>
      <w:bookmarkEnd w:id="17"/>
      <w:r>
        <w:rPr>
          <w:noProof/>
          <w:lang w:eastAsia="en-IN"/>
        </w:rPr>
        <mc:AlternateContent>
          <mc:Choice Requires="wps">
            <w:drawing>
              <wp:anchor distT="0" distB="0" distL="114300" distR="114300" simplePos="0" relativeHeight="251413504" behindDoc="0" locked="0" layoutInCell="1" hidden="1" allowOverlap="1" wp14:anchorId="60D70C69" wp14:editId="60D70C6A">
                <wp:simplePos x="0" y="0"/>
                <wp:positionH relativeFrom="column">
                  <wp:posOffset>0</wp:posOffset>
                </wp:positionH>
                <wp:positionV relativeFrom="paragraph">
                  <wp:posOffset>0</wp:posOffset>
                </wp:positionV>
                <wp:extent cx="635000" cy="635000"/>
                <wp:effectExtent l="9525" t="0" r="12700" b="0"/>
                <wp:wrapNone/>
                <wp:docPr id="41" name="Freeform 4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7ECA89B3" id="Freeform 41" o:spid="_x0000_s1026" style="position:absolute;margin-left:0;margin-top:0;width:50pt;height:50pt;z-index:251413504;visibility:hidden;mso-wrap-style:square;mso-wrap-distance-left:9pt;mso-wrap-distance-top:0;mso-wrap-distance-right:9pt;mso-wrap-distance-bottom:0;mso-position-horizontal:absolute;mso-position-horizontal-relative:text;mso-position-vertical:absolute;mso-position-vertical-relative:text;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" path="m,5r11263,e">
                <v:stroke joinstyle="miter"/>
                <v:path o:connecttype="custom" o:connectlocs="0,30797500;635000,30797500" o:connectangles="0,0"/>
                <o:lock v:ext="edit" selection="t"/>
              </v:shape>
            </w:pict>
          </mc:Fallback>
        </mc:AlternateContent>
      </w:r>
      <w:r>
        <w:rPr>
          <w:noProof/>
          <w:lang w:eastAsia="en-IN"/>
        </w:rPr>
        <mc:AlternateContent>
          <mc:Choice Requires="wps">
            <w:drawing>
              <wp:anchor distT="0" distB="0" distL="114300" distR="114300" simplePos="0" relativeHeight="251394048" behindDoc="0" locked="0" layoutInCell="1" hidden="1" allowOverlap="1" wp14:anchorId="60D70C6B" wp14:editId="60D70C6C">
                <wp:simplePos x="0" y="0"/>
                <wp:positionH relativeFrom="column">
                  <wp:posOffset>0</wp:posOffset>
                </wp:positionH>
                <wp:positionV relativeFrom="paragraph">
                  <wp:posOffset>0</wp:posOffset>
                </wp:positionV>
                <wp:extent cx="635000" cy="635000"/>
                <wp:effectExtent l="0" t="9525" r="0" b="12700"/>
                <wp:wrapNone/>
                <wp:docPr id="39" name="Freeform 3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4C65B2D5" id="Freeform 39" o:spid="_x0000_s1026" style="position:absolute;margin-left:0;margin-top:0;width:50pt;height:50pt;z-index:251394048;visibility:hidden;mso-wrap-style:square;mso-wrap-distance-left:9pt;mso-wrap-distance-top:0;mso-wrap-distance-right:9pt;mso-wrap-distance-bottom:0;mso-position-horizontal:absolute;mso-position-horizontal-relative:text;mso-position-vertical:absolute;mso-position-vertical-relative:text;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652096" behindDoc="0" locked="0" layoutInCell="1" hidden="1" allowOverlap="1" wp14:anchorId="60D70C6D" wp14:editId="60D70C6E">
                <wp:simplePos x="0" y="0"/>
                <wp:positionH relativeFrom="column">
                  <wp:posOffset>0</wp:posOffset>
                </wp:positionH>
                <wp:positionV relativeFrom="paragraph">
                  <wp:posOffset>0</wp:posOffset>
                </wp:positionV>
                <wp:extent cx="635000" cy="635000"/>
                <wp:effectExtent l="0" t="9525" r="0" b="12700"/>
                <wp:wrapNone/>
                <wp:docPr id="37" name="Freeform 3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4C3DD3EC" id="Freeform 37" o:spid="_x0000_s1026" style="position:absolute;margin-left:0;margin-top:0;width:50pt;height:50pt;z-index:251652096;visibility:hidden;mso-wrap-style:square;mso-wrap-distance-left:9pt;mso-wrap-distance-top:0;mso-wrap-distance-right:9pt;mso-wrap-distance-bottom:0;mso-position-horizontal:absolute;mso-position-horizontal-relative:text;mso-position-vertical:absolute;mso-position-vertical-relative:text;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671552" behindDoc="0" locked="0" layoutInCell="1" hidden="1" allowOverlap="1" wp14:anchorId="60D70C6F" wp14:editId="60D70C70">
                <wp:simplePos x="0" y="0"/>
                <wp:positionH relativeFrom="column">
                  <wp:posOffset>0</wp:posOffset>
                </wp:positionH>
                <wp:positionV relativeFrom="paragraph">
                  <wp:posOffset>0</wp:posOffset>
                </wp:positionV>
                <wp:extent cx="635000" cy="635000"/>
                <wp:effectExtent l="9525" t="0" r="12700" b="0"/>
                <wp:wrapNone/>
                <wp:docPr id="35" name="Freeform 3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6E829C43" id="Freeform 35" o:spid="_x0000_s1026" style="position:absolute;margin-left:0;margin-top:0;width:50pt;height:50pt;z-index:251671552;visibility:hidden;mso-wrap-style:square;mso-wrap-distance-left:9pt;mso-wrap-distance-top:0;mso-wrap-distance-right:9pt;mso-wrap-distance-bottom:0;mso-position-horizontal:absolute;mso-position-horizontal-relative:text;mso-position-vertical:absolute;mso-position-vertical-relative:text;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" path="m,5r11263,e">
                <v:stroke joinstyle="miter"/>
                <v:path o:connecttype="custom" o:connectlocs="0,975233000;635000,975233000" o:connectangles="0,0"/>
                <o:lock v:ext="edit" selection="t"/>
              </v:shape>
            </w:pict>
          </mc:Fallback>
        </mc:AlternateContent>
      </w:r>
      <w:r>
        <w:rPr>
          <w:noProof/>
          <w:lang w:eastAsia="en-IN"/>
        </w:rPr>
        <mc:AlternateContent>
          <mc:Choice Requires="wps">
            <w:drawing>
              <wp:anchor distT="0" distB="0" distL="114300" distR="114300" simplePos="0" relativeHeight="251708416" behindDoc="0" locked="0" layoutInCell="1" allowOverlap="1" wp14:anchorId="60D70C71" wp14:editId="60D70C72">
                <wp:simplePos x="0" y="0"/>
                <wp:positionH relativeFrom="page">
                  <wp:posOffset>298450</wp:posOffset>
                </wp:positionH>
                <wp:positionV relativeFrom="paragraph">
                  <wp:posOffset>9283700</wp:posOffset>
                </wp:positionV>
                <wp:extent cx="7177405" cy="31750"/>
                <wp:effectExtent l="12700" t="0" r="10795" b="0"/>
                <wp:wrapNone/>
                <wp:docPr id="34" name="Freeform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7405" cy="3175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noFill/>
                        <a:ln w="6096">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0341CDE2" id="Freeform 34" o:spid="_x0000_s1026" style="position:absolute;margin-left:23.5pt;margin-top:731pt;width:565.15pt;height:2.5pt;z-index:251708416;visibility:visible;mso-wrap-style:square;mso-wrap-distance-left:9pt;mso-wrap-distance-top:0;mso-wrap-distance-right:9pt;mso-wrap-distance-bottom:0;mso-position-horizontal:absolute;mso-position-horizontal-relative:page;mso-position-vertical:absolute;mso-position-vertical-relative:text;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" path="m,5r11263,e" filled="f" strokeweight=".48pt">
                <v:stroke joinstyle="miter"/>
                <v:path o:connecttype="custom" o:connectlocs="0,48761650;7177405,48761650" o:connectangles="0,0"/>
                <w10:wrap anchorx="page"/>
              </v:shape>
            </w:pict>
          </mc:Fallback>
        </mc:AlternateContent>
      </w:r>
    </w:p>
    <w:p w14:paraId="60D7031E" w14:textId="77777777" w:rsidR="00520D9B" w:rsidRDefault="001627B5" w:rsidP="0030700D">
      <w:pPr>
        <w:spacing w:before="281" w:line="480" w:lineRule="auto"/>
        <w:ind w:left="2" w:firstLine="1"/>
        <w:jc w:val="both"/>
        <w:rPr>
          <w:rFonts w:ascii="Times New Roman" w:eastAsia="Times New Roman" w:hAnsi="Times New Roman" w:cs="Times New Roman"/>
          <w:b/>
          <w:bCs/>
          <w:color w:val="000000"/>
          <w:spacing w:val="-26"/>
          <w:sz w:val="28"/>
          <w:szCs w:val="28"/>
        </w:rPr>
      </w:pPr>
      <w:r>
        <w:rPr>
          <w:rFonts w:ascii="Times New Roman" w:eastAsia="Times New Roman" w:hAnsi="Times New Roman" w:cs="Times New Roman"/>
          <w:b/>
          <w:bCs/>
          <w:color w:val="000000"/>
          <w:spacing w:val="-1"/>
          <w:sz w:val="28"/>
          <w:szCs w:val="28"/>
        </w:rPr>
        <w:t>RDBMS</w:t>
      </w:r>
      <w:r>
        <w:rPr>
          <w:rFonts w:ascii="Times New Roman" w:eastAsia="Times New Roman" w:hAnsi="Times New Roman" w:cs="Times New Roman"/>
          <w:b/>
          <w:bCs/>
          <w:color w:val="000000"/>
          <w:spacing w:val="-6"/>
          <w:sz w:val="28"/>
          <w:szCs w:val="28"/>
        </w:rPr>
        <w:t xml:space="preserve"> </w:t>
      </w:r>
      <w:r>
        <w:rPr>
          <w:rFonts w:ascii="Times New Roman" w:eastAsia="Times New Roman" w:hAnsi="Times New Roman" w:cs="Times New Roman"/>
          <w:b/>
          <w:bCs/>
          <w:color w:val="000000"/>
          <w:spacing w:val="-3"/>
          <w:sz w:val="28"/>
          <w:szCs w:val="28"/>
        </w:rPr>
        <w:t>Terminology</w:t>
      </w:r>
    </w:p>
    <w:p w14:paraId="60D7031F" w14:textId="77777777" w:rsidR="00520D9B" w:rsidRDefault="001627B5" w:rsidP="00ED3103">
      <w:pPr>
        <w:spacing w:before="187" w:line="480" w:lineRule="auto"/>
        <w:ind w:left="1440" w:right="604" w:firstLine="1"/>
        <w:jc w:val="both"/>
        <w:rPr>
          <w:rFonts w:ascii="Times New Roman" w:eastAsia="Times New Roman" w:hAnsi="Times New Roman" w:cs="Times New Roman"/>
          <w:color w:val="000000"/>
          <w:spacing w:val="3"/>
          <w:sz w:val="24"/>
          <w:szCs w:val="24"/>
        </w:rPr>
      </w:pPr>
      <w:r>
        <w:rPr>
          <w:rFonts w:ascii="Times New Roman" w:eastAsia="Times New Roman" w:hAnsi="Times New Roman" w:cs="Times New Roman"/>
          <w:color w:val="000000"/>
          <w:spacing w:val="-1"/>
          <w:sz w:val="24"/>
          <w:szCs w:val="24"/>
        </w:rPr>
        <w:t>Before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exploring</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2"/>
          <w:sz w:val="24"/>
          <w:szCs w:val="24"/>
        </w:rPr>
        <w:t>specific</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database</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systems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like</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2"/>
          <w:sz w:val="24"/>
          <w:szCs w:val="24"/>
        </w:rPr>
        <w:t>MySQL,</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4"/>
          <w:sz w:val="24"/>
          <w:szCs w:val="24"/>
        </w:rPr>
        <w:t>it</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4"/>
          <w:sz w:val="24"/>
          <w:szCs w:val="24"/>
        </w:rPr>
        <w:t>is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important</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4"/>
          <w:sz w:val="24"/>
          <w:szCs w:val="24"/>
        </w:rPr>
        <w:t>to</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understand</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 xml:space="preserve">some </w:t>
      </w:r>
      <w:r>
        <w:rPr>
          <w:rFonts w:ascii="Times New Roman" w:eastAsia="Times New Roman" w:hAnsi="Times New Roman" w:cs="Times New Roman"/>
          <w:color w:val="000000"/>
          <w:spacing w:val="2"/>
          <w:sz w:val="24"/>
          <w:szCs w:val="24"/>
        </w:rPr>
        <w:t>key</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terminology</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used</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in</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RDBMS:</w:t>
      </w:r>
    </w:p>
    <w:p w14:paraId="60D70320" w14:textId="77777777" w:rsidR="00520D9B" w:rsidRDefault="001627B5" w:rsidP="00ED3103">
      <w:pPr>
        <w:pStyle w:val="ListParagraph"/>
        <w:numPr>
          <w:ilvl w:val="0"/>
          <w:numId w:val="9"/>
        </w:numPr>
        <w:tabs>
          <w:tab w:val="left" w:pos="2160"/>
        </w:tabs>
        <w:spacing w:before="336" w:line="480" w:lineRule="auto"/>
        <w:jc w:val="both"/>
        <w:rPr>
          <w:rFonts w:ascii="Times New Roman" w:eastAsia="Times New Roman" w:hAnsi="Times New Roman" w:cs="Times New Roman"/>
          <w:color w:val="000000"/>
          <w:spacing w:val="-3"/>
          <w:sz w:val="24"/>
          <w:szCs w:val="24"/>
        </w:rPr>
      </w:pPr>
      <w:r>
        <w:rPr>
          <w:rFonts w:ascii="Times New Roman" w:eastAsia="Times New Roman" w:hAnsi="Times New Roman" w:cs="Times New Roman"/>
          <w:b/>
          <w:bCs/>
          <w:color w:val="000000"/>
          <w:spacing w:val="-1"/>
          <w:sz w:val="24"/>
          <w:szCs w:val="24"/>
        </w:rPr>
        <w:t>Database:</w:t>
      </w:r>
      <w:r>
        <w:rPr>
          <w:rFonts w:ascii="Times New Roman" w:eastAsia="Times New Roman" w:hAnsi="Times New Roman" w:cs="Times New Roman"/>
          <w:b/>
          <w:bCs/>
          <w:color w:val="000000"/>
          <w:spacing w:val="-12"/>
          <w:sz w:val="24"/>
          <w:szCs w:val="24"/>
        </w:rPr>
        <w:t xml:space="preserve"> </w:t>
      </w:r>
      <w:r>
        <w:rPr>
          <w:rFonts w:ascii="Times New Roman" w:eastAsia="Times New Roman" w:hAnsi="Times New Roman" w:cs="Times New Roman"/>
          <w:color w:val="000000"/>
          <w:spacing w:val="-8"/>
          <w:sz w:val="24"/>
          <w:szCs w:val="24"/>
        </w:rPr>
        <w:t xml:space="preserve">A </w:t>
      </w:r>
      <w:r>
        <w:rPr>
          <w:rFonts w:ascii="Times New Roman" w:eastAsia="Times New Roman" w:hAnsi="Times New Roman" w:cs="Times New Roman"/>
          <w:color w:val="000000"/>
          <w:spacing w:val="-1"/>
          <w:sz w:val="24"/>
          <w:szCs w:val="24"/>
        </w:rPr>
        <w:t>collection</w:t>
      </w:r>
      <w:r>
        <w:rPr>
          <w:rFonts w:ascii="Times New Roman" w:eastAsia="Times New Roman" w:hAnsi="Times New Roman" w:cs="Times New Roman"/>
          <w:color w:val="000000"/>
          <w:sz w:val="24"/>
          <w:szCs w:val="24"/>
        </w:rPr>
        <w:t xml:space="preserve"> of</w:t>
      </w:r>
      <w:r>
        <w:rPr>
          <w:rFonts w:ascii="Times New Roman" w:eastAsia="Times New Roman" w:hAnsi="Times New Roman" w:cs="Times New Roman"/>
          <w:color w:val="000000"/>
          <w:spacing w:val="-1"/>
          <w:sz w:val="24"/>
          <w:szCs w:val="24"/>
        </w:rPr>
        <w:t xml:space="preserve"> related</w:t>
      </w:r>
      <w:r>
        <w:rPr>
          <w:rFonts w:ascii="Times New Roman" w:eastAsia="Times New Roman" w:hAnsi="Times New Roman" w:cs="Times New Roman"/>
          <w:color w:val="000000"/>
          <w:sz w:val="24"/>
          <w:szCs w:val="24"/>
        </w:rPr>
        <w:t xml:space="preserve"> tables </w:t>
      </w:r>
      <w:r>
        <w:rPr>
          <w:rFonts w:ascii="Times New Roman" w:eastAsia="Times New Roman" w:hAnsi="Times New Roman" w:cs="Times New Roman"/>
          <w:color w:val="000000"/>
          <w:spacing w:val="-1"/>
          <w:sz w:val="24"/>
          <w:szCs w:val="24"/>
        </w:rPr>
        <w:t>that</w:t>
      </w:r>
      <w:r>
        <w:rPr>
          <w:rFonts w:ascii="Times New Roman" w:eastAsia="Times New Roman" w:hAnsi="Times New Roman" w:cs="Times New Roman"/>
          <w:color w:val="000000"/>
          <w:sz w:val="24"/>
          <w:szCs w:val="24"/>
        </w:rPr>
        <w:t xml:space="preserve"> store </w:t>
      </w:r>
      <w:r>
        <w:rPr>
          <w:rFonts w:ascii="Times New Roman" w:eastAsia="Times New Roman" w:hAnsi="Times New Roman" w:cs="Times New Roman"/>
          <w:color w:val="000000"/>
          <w:spacing w:val="-1"/>
          <w:sz w:val="24"/>
          <w:szCs w:val="24"/>
        </w:rPr>
        <w:t>data.</w:t>
      </w:r>
    </w:p>
    <w:p w14:paraId="60D70321" w14:textId="77777777" w:rsidR="00520D9B" w:rsidRDefault="001627B5" w:rsidP="00ED3103">
      <w:pPr>
        <w:pStyle w:val="ListParagraph"/>
        <w:numPr>
          <w:ilvl w:val="0"/>
          <w:numId w:val="9"/>
        </w:numPr>
        <w:spacing w:before="166" w:line="480" w:lineRule="auto"/>
        <w:ind w:right="604"/>
        <w:jc w:val="both"/>
        <w:rPr>
          <w:rFonts w:ascii="Times New Roman" w:eastAsia="Times New Roman" w:hAnsi="Times New Roman" w:cs="Times New Roman"/>
          <w:color w:val="000000"/>
          <w:spacing w:val="-2"/>
          <w:sz w:val="24"/>
          <w:szCs w:val="24"/>
        </w:rPr>
      </w:pPr>
      <w:r>
        <w:rPr>
          <w:rFonts w:ascii="Times New Roman" w:eastAsia="Times New Roman" w:hAnsi="Times New Roman" w:cs="Times New Roman"/>
          <w:b/>
          <w:bCs/>
          <w:color w:val="000000"/>
          <w:spacing w:val="-4"/>
          <w:sz w:val="24"/>
          <w:szCs w:val="24"/>
        </w:rPr>
        <w:t>Table:</w:t>
      </w:r>
      <w:r>
        <w:rPr>
          <w:rFonts w:ascii="Times New Roman" w:eastAsia="Times New Roman" w:hAnsi="Times New Roman" w:cs="Times New Roman"/>
          <w:b/>
          <w:bCs/>
          <w:color w:val="000000"/>
          <w:spacing w:val="-12"/>
          <w:sz w:val="24"/>
          <w:szCs w:val="24"/>
        </w:rPr>
        <w:t xml:space="preserve"> </w:t>
      </w:r>
      <w:r>
        <w:rPr>
          <w:rFonts w:ascii="Times New Roman" w:eastAsia="Times New Roman" w:hAnsi="Times New Roman" w:cs="Times New Roman"/>
          <w:color w:val="000000"/>
          <w:spacing w:val="-11"/>
          <w:sz w:val="24"/>
          <w:szCs w:val="24"/>
        </w:rPr>
        <w:t xml:space="preserve">A </w:t>
      </w:r>
      <w:r>
        <w:rPr>
          <w:rFonts w:ascii="Times New Roman" w:eastAsia="Times New Roman" w:hAnsi="Times New Roman" w:cs="Times New Roman"/>
          <w:color w:val="000000"/>
          <w:spacing w:val="-3"/>
          <w:sz w:val="24"/>
          <w:szCs w:val="24"/>
        </w:rPr>
        <w:t>table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is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5"/>
          <w:sz w:val="24"/>
          <w:szCs w:val="24"/>
        </w:rPr>
        <w:t xml:space="preserve">a </w:t>
      </w:r>
      <w:r>
        <w:rPr>
          <w:rFonts w:ascii="Times New Roman" w:eastAsia="Times New Roman" w:hAnsi="Times New Roman" w:cs="Times New Roman"/>
          <w:color w:val="000000"/>
          <w:spacing w:val="-1"/>
          <w:sz w:val="24"/>
          <w:szCs w:val="24"/>
        </w:rPr>
        <w:t>collection</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of</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rows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3"/>
          <w:sz w:val="24"/>
          <w:szCs w:val="24"/>
        </w:rPr>
        <w:t>and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columns,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representing</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data</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3"/>
          <w:sz w:val="24"/>
          <w:szCs w:val="24"/>
        </w:rPr>
        <w:t>in</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5"/>
          <w:sz w:val="24"/>
          <w:szCs w:val="24"/>
        </w:rPr>
        <w:t xml:space="preserve">a </w:t>
      </w:r>
      <w:r>
        <w:rPr>
          <w:rFonts w:ascii="Times New Roman" w:eastAsia="Times New Roman" w:hAnsi="Times New Roman" w:cs="Times New Roman"/>
          <w:color w:val="000000"/>
          <w:spacing w:val="-1"/>
          <w:sz w:val="24"/>
          <w:szCs w:val="24"/>
        </w:rPr>
        <w:t xml:space="preserve">structured </w:t>
      </w:r>
      <w:r>
        <w:rPr>
          <w:rFonts w:ascii="Times New Roman" w:eastAsia="Times New Roman" w:hAnsi="Times New Roman" w:cs="Times New Roman"/>
          <w:color w:val="000000"/>
          <w:spacing w:val="1"/>
          <w:sz w:val="24"/>
          <w:szCs w:val="24"/>
        </w:rPr>
        <w:t>format</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similar</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to</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3"/>
          <w:sz w:val="24"/>
          <w:szCs w:val="24"/>
        </w:rPr>
        <w:t xml:space="preserve">a </w:t>
      </w:r>
      <w:r>
        <w:rPr>
          <w:rFonts w:ascii="Times New Roman" w:eastAsia="Times New Roman" w:hAnsi="Times New Roman" w:cs="Times New Roman"/>
          <w:color w:val="000000"/>
          <w:spacing w:val="1"/>
          <w:sz w:val="24"/>
          <w:szCs w:val="24"/>
        </w:rPr>
        <w:t>spreadsheet.</w:t>
      </w:r>
    </w:p>
    <w:p w14:paraId="60D70322" w14:textId="77777777" w:rsidR="00520D9B" w:rsidRDefault="001627B5" w:rsidP="00ED3103">
      <w:pPr>
        <w:pStyle w:val="ListParagraph"/>
        <w:numPr>
          <w:ilvl w:val="0"/>
          <w:numId w:val="9"/>
        </w:numPr>
        <w:spacing w:before="149" w:line="480" w:lineRule="auto"/>
        <w:ind w:right="599"/>
        <w:jc w:val="both"/>
        <w:rPr>
          <w:rFonts w:ascii="Times New Roman" w:eastAsia="Times New Roman" w:hAnsi="Times New Roman" w:cs="Times New Roman"/>
          <w:color w:val="000000"/>
          <w:spacing w:val="3"/>
          <w:sz w:val="24"/>
          <w:szCs w:val="24"/>
        </w:rPr>
      </w:pPr>
      <w:r>
        <w:rPr>
          <w:rFonts w:ascii="Times New Roman" w:eastAsia="Times New Roman" w:hAnsi="Times New Roman" w:cs="Times New Roman"/>
          <w:b/>
          <w:bCs/>
          <w:color w:val="000000"/>
          <w:spacing w:val="-1"/>
          <w:sz w:val="24"/>
          <w:szCs w:val="24"/>
        </w:rPr>
        <w:t>Column:</w:t>
      </w:r>
      <w:r>
        <w:rPr>
          <w:rFonts w:ascii="Times New Roman" w:eastAsia="Times New Roman" w:hAnsi="Times New Roman" w:cs="Times New Roman"/>
          <w:b/>
          <w:bCs/>
          <w:color w:val="000000"/>
          <w:spacing w:val="-3"/>
          <w:sz w:val="24"/>
          <w:szCs w:val="24"/>
        </w:rPr>
        <w:t xml:space="preserve"> </w:t>
      </w:r>
      <w:r>
        <w:rPr>
          <w:rFonts w:ascii="Times New Roman" w:eastAsia="Times New Roman" w:hAnsi="Times New Roman" w:cs="Times New Roman"/>
          <w:color w:val="000000"/>
          <w:spacing w:val="-3"/>
          <w:sz w:val="24"/>
          <w:szCs w:val="24"/>
        </w:rPr>
        <w:t xml:space="preserve">A </w:t>
      </w:r>
      <w:r>
        <w:rPr>
          <w:rFonts w:ascii="Times New Roman" w:eastAsia="Times New Roman" w:hAnsi="Times New Roman" w:cs="Times New Roman"/>
          <w:color w:val="000000"/>
          <w:spacing w:val="-1"/>
          <w:sz w:val="24"/>
          <w:szCs w:val="24"/>
        </w:rPr>
        <w:t>column</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contains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data</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3"/>
          <w:sz w:val="24"/>
          <w:szCs w:val="24"/>
        </w:rPr>
        <w:t>of</w:t>
      </w:r>
      <w:r>
        <w:rPr>
          <w:rFonts w:ascii="Times New Roman" w:eastAsia="Times New Roman" w:hAnsi="Times New Roman" w:cs="Times New Roman"/>
          <w:color w:val="000000"/>
          <w:spacing w:val="4"/>
          <w:sz w:val="24"/>
          <w:szCs w:val="24"/>
        </w:rPr>
        <w:t xml:space="preserve"> a </w:t>
      </w:r>
      <w:r>
        <w:rPr>
          <w:rFonts w:ascii="Times New Roman" w:eastAsia="Times New Roman" w:hAnsi="Times New Roman" w:cs="Times New Roman"/>
          <w:color w:val="000000"/>
          <w:sz w:val="24"/>
          <w:szCs w:val="24"/>
        </w:rPr>
        <w:t>specific</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type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or</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category,</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such</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as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customer names,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addresses,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or</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product</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prices.</w:t>
      </w:r>
    </w:p>
    <w:p w14:paraId="60D70323" w14:textId="77777777" w:rsidR="00520D9B" w:rsidRDefault="001627B5" w:rsidP="00ED3103">
      <w:pPr>
        <w:pStyle w:val="ListParagraph"/>
        <w:numPr>
          <w:ilvl w:val="0"/>
          <w:numId w:val="9"/>
        </w:numPr>
        <w:spacing w:before="166" w:line="480" w:lineRule="auto"/>
        <w:ind w:right="603"/>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pacing w:val="1"/>
          <w:sz w:val="24"/>
          <w:szCs w:val="24"/>
        </w:rPr>
        <w:t>Row:</w:t>
      </w:r>
      <w:r>
        <w:rPr>
          <w:rFonts w:ascii="Times New Roman" w:eastAsia="Times New Roman" w:hAnsi="Times New Roman" w:cs="Times New Roman"/>
          <w:b/>
          <w:bCs/>
          <w:color w:val="000000"/>
          <w:spacing w:val="-7"/>
          <w:sz w:val="24"/>
          <w:szCs w:val="24"/>
        </w:rPr>
        <w:t xml:space="preserve"> </w:t>
      </w:r>
      <w:r>
        <w:rPr>
          <w:rFonts w:ascii="Times New Roman" w:eastAsia="Times New Roman" w:hAnsi="Times New Roman" w:cs="Times New Roman"/>
          <w:color w:val="000000"/>
          <w:spacing w:val="-7"/>
          <w:sz w:val="24"/>
          <w:szCs w:val="24"/>
        </w:rPr>
        <w:t xml:space="preserve">A </w:t>
      </w:r>
      <w:r>
        <w:rPr>
          <w:rFonts w:ascii="Times New Roman" w:eastAsia="Times New Roman" w:hAnsi="Times New Roman" w:cs="Times New Roman"/>
          <w:color w:val="000000"/>
          <w:spacing w:val="-3"/>
          <w:sz w:val="24"/>
          <w:szCs w:val="24"/>
        </w:rPr>
        <w:t>row</w:t>
      </w:r>
      <w:r>
        <w:rPr>
          <w:rFonts w:ascii="Times New Roman" w:eastAsia="Times New Roman" w:hAnsi="Times New Roman" w:cs="Times New Roman"/>
          <w:color w:val="000000"/>
          <w:sz w:val="24"/>
          <w:szCs w:val="24"/>
        </w:rPr>
        <w:t xml:space="preserve"> (also</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known</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as</w:t>
      </w:r>
      <w:r>
        <w:rPr>
          <w:rFonts w:ascii="Times New Roman" w:eastAsia="Times New Roman" w:hAnsi="Times New Roman" w:cs="Times New Roman"/>
          <w:color w:val="000000"/>
          <w:spacing w:val="1"/>
          <w:sz w:val="24"/>
          <w:szCs w:val="24"/>
        </w:rPr>
        <w:t xml:space="preserve"> a </w:t>
      </w:r>
      <w:r>
        <w:rPr>
          <w:rFonts w:ascii="Times New Roman" w:eastAsia="Times New Roman" w:hAnsi="Times New Roman" w:cs="Times New Roman"/>
          <w:color w:val="000000"/>
          <w:spacing w:val="-1"/>
          <w:sz w:val="24"/>
          <w:szCs w:val="24"/>
        </w:rPr>
        <w:t>tuple,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4"/>
          <w:sz w:val="24"/>
          <w:szCs w:val="24"/>
        </w:rPr>
        <w:t>entry,</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2"/>
          <w:sz w:val="24"/>
          <w:szCs w:val="24"/>
        </w:rPr>
        <w:t>or</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record)</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is</w:t>
      </w:r>
      <w:r>
        <w:rPr>
          <w:rFonts w:ascii="Times New Roman" w:eastAsia="Times New Roman" w:hAnsi="Times New Roman" w:cs="Times New Roman"/>
          <w:color w:val="000000"/>
          <w:spacing w:val="1"/>
          <w:sz w:val="24"/>
          <w:szCs w:val="24"/>
        </w:rPr>
        <w:t xml:space="preserve"> a </w:t>
      </w:r>
      <w:r>
        <w:rPr>
          <w:rFonts w:ascii="Times New Roman" w:eastAsia="Times New Roman" w:hAnsi="Times New Roman" w:cs="Times New Roman"/>
          <w:color w:val="000000"/>
          <w:spacing w:val="-1"/>
          <w:sz w:val="24"/>
          <w:szCs w:val="24"/>
        </w:rPr>
        <w:t>set</w:t>
      </w:r>
      <w:r>
        <w:rPr>
          <w:rFonts w:ascii="Times New Roman" w:eastAsia="Times New Roman" w:hAnsi="Times New Roman" w:cs="Times New Roman"/>
          <w:color w:val="000000"/>
          <w:spacing w:val="1"/>
          <w:sz w:val="24"/>
          <w:szCs w:val="24"/>
        </w:rPr>
        <w:t xml:space="preserve"> of </w:t>
      </w:r>
      <w:r>
        <w:rPr>
          <w:rFonts w:ascii="Times New Roman" w:eastAsia="Times New Roman" w:hAnsi="Times New Roman" w:cs="Times New Roman"/>
          <w:color w:val="000000"/>
          <w:spacing w:val="-1"/>
          <w:sz w:val="24"/>
          <w:szCs w:val="24"/>
        </w:rPr>
        <w:t>related</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data</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 xml:space="preserve">within </w:t>
      </w:r>
      <w:r>
        <w:rPr>
          <w:rFonts w:ascii="Times New Roman" w:eastAsia="Times New Roman" w:hAnsi="Times New Roman" w:cs="Times New Roman"/>
          <w:color w:val="000000"/>
          <w:spacing w:val="2"/>
          <w:sz w:val="24"/>
          <w:szCs w:val="24"/>
        </w:rPr>
        <w:t xml:space="preserve">a </w:t>
      </w:r>
      <w:r>
        <w:rPr>
          <w:rFonts w:ascii="Times New Roman" w:eastAsia="Times New Roman" w:hAnsi="Times New Roman" w:cs="Times New Roman"/>
          <w:color w:val="000000"/>
          <w:sz w:val="24"/>
          <w:szCs w:val="24"/>
        </w:rPr>
        <w:t>table,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often</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z w:val="24"/>
          <w:szCs w:val="24"/>
        </w:rPr>
        <w:t>representing</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an</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individual</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record.</w:t>
      </w:r>
    </w:p>
    <w:p w14:paraId="60D70324" w14:textId="77777777" w:rsidR="00520D9B" w:rsidRDefault="001627B5" w:rsidP="00ED3103">
      <w:pPr>
        <w:pStyle w:val="ListParagraph"/>
        <w:numPr>
          <w:ilvl w:val="0"/>
          <w:numId w:val="9"/>
        </w:numPr>
        <w:spacing w:before="159" w:line="480" w:lineRule="auto"/>
        <w:ind w:right="602"/>
        <w:jc w:val="both"/>
        <w:rPr>
          <w:rFonts w:ascii="Times New Roman" w:eastAsia="Times New Roman" w:hAnsi="Times New Roman" w:cs="Times New Roman"/>
          <w:color w:val="000000"/>
          <w:spacing w:val="-2"/>
          <w:sz w:val="24"/>
          <w:szCs w:val="24"/>
        </w:rPr>
      </w:pPr>
      <w:r>
        <w:rPr>
          <w:rFonts w:ascii="Times New Roman" w:eastAsia="Times New Roman" w:hAnsi="Times New Roman" w:cs="Times New Roman"/>
          <w:b/>
          <w:bCs/>
          <w:color w:val="000000"/>
          <w:sz w:val="24"/>
          <w:szCs w:val="24"/>
        </w:rPr>
        <w:t>Redundancy:</w:t>
      </w:r>
      <w:r>
        <w:rPr>
          <w:rFonts w:ascii="Times New Roman" w:eastAsia="Times New Roman" w:hAnsi="Times New Roman" w:cs="Times New Roman"/>
          <w:b/>
          <w:bCs/>
          <w:color w:val="000000"/>
          <w:spacing w:val="51"/>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56"/>
          <w:sz w:val="24"/>
          <w:szCs w:val="24"/>
        </w:rPr>
        <w:t xml:space="preserve"> </w:t>
      </w:r>
      <w:r>
        <w:rPr>
          <w:rFonts w:ascii="Times New Roman" w:eastAsia="Times New Roman" w:hAnsi="Times New Roman" w:cs="Times New Roman"/>
          <w:color w:val="000000"/>
          <w:spacing w:val="-1"/>
          <w:sz w:val="24"/>
          <w:szCs w:val="24"/>
        </w:rPr>
        <w:t>practice</w:t>
      </w:r>
      <w:r>
        <w:rPr>
          <w:rFonts w:ascii="Times New Roman" w:eastAsia="Times New Roman" w:hAnsi="Times New Roman" w:cs="Times New Roman"/>
          <w:color w:val="000000"/>
          <w:spacing w:val="56"/>
          <w:sz w:val="24"/>
          <w:szCs w:val="24"/>
        </w:rPr>
        <w:t xml:space="preserve"> </w:t>
      </w:r>
      <w:r>
        <w:rPr>
          <w:rFonts w:ascii="Times New Roman" w:eastAsia="Times New Roman" w:hAnsi="Times New Roman" w:cs="Times New Roman"/>
          <w:color w:val="000000"/>
          <w:sz w:val="24"/>
          <w:szCs w:val="24"/>
        </w:rPr>
        <w:t>of</w:t>
      </w:r>
      <w:r>
        <w:rPr>
          <w:rFonts w:ascii="Times New Roman" w:eastAsia="Times New Roman" w:hAnsi="Times New Roman" w:cs="Times New Roman"/>
          <w:color w:val="000000"/>
          <w:spacing w:val="57"/>
          <w:sz w:val="24"/>
          <w:szCs w:val="24"/>
        </w:rPr>
        <w:t xml:space="preserve"> </w:t>
      </w:r>
      <w:r>
        <w:rPr>
          <w:rFonts w:ascii="Times New Roman" w:eastAsia="Times New Roman" w:hAnsi="Times New Roman" w:cs="Times New Roman"/>
          <w:color w:val="000000"/>
          <w:sz w:val="24"/>
          <w:szCs w:val="24"/>
        </w:rPr>
        <w:t>storing</w:t>
      </w:r>
      <w:r>
        <w:rPr>
          <w:rFonts w:ascii="Times New Roman" w:eastAsia="Times New Roman" w:hAnsi="Times New Roman" w:cs="Times New Roman"/>
          <w:color w:val="000000"/>
          <w:spacing w:val="55"/>
          <w:sz w:val="24"/>
          <w:szCs w:val="24"/>
        </w:rPr>
        <w:t xml:space="preserve"> </w:t>
      </w:r>
      <w:r>
        <w:rPr>
          <w:rFonts w:ascii="Times New Roman" w:eastAsia="Times New Roman" w:hAnsi="Times New Roman" w:cs="Times New Roman"/>
          <w:color w:val="000000"/>
          <w:sz w:val="24"/>
          <w:szCs w:val="24"/>
        </w:rPr>
        <w:t>data</w:t>
      </w:r>
      <w:r>
        <w:rPr>
          <w:rFonts w:ascii="Times New Roman" w:eastAsia="Times New Roman" w:hAnsi="Times New Roman" w:cs="Times New Roman"/>
          <w:color w:val="000000"/>
          <w:spacing w:val="57"/>
          <w:sz w:val="24"/>
          <w:szCs w:val="24"/>
        </w:rPr>
        <w:t xml:space="preserve"> </w:t>
      </w:r>
      <w:r>
        <w:rPr>
          <w:rFonts w:ascii="Times New Roman" w:eastAsia="Times New Roman" w:hAnsi="Times New Roman" w:cs="Times New Roman"/>
          <w:color w:val="000000"/>
          <w:spacing w:val="1"/>
          <w:sz w:val="24"/>
          <w:szCs w:val="24"/>
        </w:rPr>
        <w:t>multiple</w:t>
      </w:r>
      <w:r>
        <w:rPr>
          <w:rFonts w:ascii="Times New Roman" w:eastAsia="Times New Roman" w:hAnsi="Times New Roman" w:cs="Times New Roman"/>
          <w:color w:val="000000"/>
          <w:spacing w:val="57"/>
          <w:sz w:val="24"/>
          <w:szCs w:val="24"/>
        </w:rPr>
        <w:t xml:space="preserve"> </w:t>
      </w:r>
      <w:r>
        <w:rPr>
          <w:rFonts w:ascii="Times New Roman" w:eastAsia="Times New Roman" w:hAnsi="Times New Roman" w:cs="Times New Roman"/>
          <w:color w:val="000000"/>
          <w:spacing w:val="1"/>
          <w:sz w:val="24"/>
          <w:szCs w:val="24"/>
        </w:rPr>
        <w:t>times</w:t>
      </w:r>
      <w:r>
        <w:rPr>
          <w:rFonts w:ascii="Times New Roman" w:eastAsia="Times New Roman" w:hAnsi="Times New Roman" w:cs="Times New Roman"/>
          <w:color w:val="000000"/>
          <w:spacing w:val="61"/>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58"/>
          <w:sz w:val="24"/>
          <w:szCs w:val="24"/>
        </w:rPr>
        <w:t xml:space="preserve"> </w:t>
      </w:r>
      <w:r>
        <w:rPr>
          <w:rFonts w:ascii="Times New Roman" w:eastAsia="Times New Roman" w:hAnsi="Times New Roman" w:cs="Times New Roman"/>
          <w:color w:val="000000"/>
          <w:sz w:val="24"/>
          <w:szCs w:val="24"/>
        </w:rPr>
        <w:t>improve</w:t>
      </w:r>
      <w:r>
        <w:rPr>
          <w:rFonts w:ascii="Times New Roman" w:eastAsia="Times New Roman" w:hAnsi="Times New Roman" w:cs="Times New Roman"/>
          <w:color w:val="000000"/>
          <w:spacing w:val="56"/>
          <w:sz w:val="24"/>
          <w:szCs w:val="24"/>
        </w:rPr>
        <w:t xml:space="preserve"> </w:t>
      </w:r>
      <w:r>
        <w:rPr>
          <w:rFonts w:ascii="Times New Roman" w:eastAsia="Times New Roman" w:hAnsi="Times New Roman" w:cs="Times New Roman"/>
          <w:color w:val="000000"/>
          <w:spacing w:val="-1"/>
          <w:sz w:val="24"/>
          <w:szCs w:val="24"/>
        </w:rPr>
        <w:t>system performance.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While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redundancy</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can</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speed</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up</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access,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it</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may</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introduce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 xml:space="preserve">challenges </w:t>
      </w:r>
      <w:r>
        <w:rPr>
          <w:rFonts w:ascii="Times New Roman" w:eastAsia="Times New Roman" w:hAnsi="Times New Roman" w:cs="Times New Roman"/>
          <w:color w:val="000000"/>
          <w:spacing w:val="6"/>
          <w:sz w:val="24"/>
          <w:szCs w:val="24"/>
        </w:rPr>
        <w:t>in</w:t>
      </w:r>
      <w:r>
        <w:rPr>
          <w:rFonts w:ascii="Times New Roman" w:eastAsia="Times New Roman" w:hAnsi="Times New Roman" w:cs="Times New Roman"/>
          <w:color w:val="000000"/>
          <w:spacing w:val="12"/>
          <w:sz w:val="24"/>
          <w:szCs w:val="24"/>
        </w:rPr>
        <w:t xml:space="preserve"> </w:t>
      </w:r>
      <w:r>
        <w:rPr>
          <w:rFonts w:ascii="Times New Roman" w:eastAsia="Times New Roman" w:hAnsi="Times New Roman" w:cs="Times New Roman"/>
          <w:color w:val="000000"/>
          <w:spacing w:val="3"/>
          <w:sz w:val="24"/>
          <w:szCs w:val="24"/>
        </w:rPr>
        <w:t>data</w:t>
      </w:r>
      <w:r>
        <w:rPr>
          <w:rFonts w:ascii="Times New Roman" w:eastAsia="Times New Roman" w:hAnsi="Times New Roman" w:cs="Times New Roman"/>
          <w:color w:val="000000"/>
          <w:spacing w:val="12"/>
          <w:sz w:val="24"/>
          <w:szCs w:val="24"/>
        </w:rPr>
        <w:t xml:space="preserve"> </w:t>
      </w:r>
      <w:r>
        <w:rPr>
          <w:rFonts w:ascii="Times New Roman" w:eastAsia="Times New Roman" w:hAnsi="Times New Roman" w:cs="Times New Roman"/>
          <w:color w:val="000000"/>
          <w:spacing w:val="-1"/>
          <w:sz w:val="24"/>
          <w:szCs w:val="24"/>
        </w:rPr>
        <w:t>consistency.</w:t>
      </w:r>
    </w:p>
    <w:p w14:paraId="60D70325" w14:textId="77777777" w:rsidR="00520D9B" w:rsidRDefault="001627B5" w:rsidP="00ED3103">
      <w:pPr>
        <w:pStyle w:val="ListParagraph"/>
        <w:numPr>
          <w:ilvl w:val="0"/>
          <w:numId w:val="9"/>
        </w:numPr>
        <w:spacing w:before="157" w:line="480" w:lineRule="auto"/>
        <w:ind w:right="602"/>
        <w:jc w:val="both"/>
        <w:rPr>
          <w:rFonts w:ascii="Times New Roman" w:eastAsia="Times New Roman" w:hAnsi="Times New Roman" w:cs="Times New Roman"/>
          <w:color w:val="000000"/>
          <w:spacing w:val="-4"/>
          <w:sz w:val="24"/>
          <w:szCs w:val="24"/>
        </w:rPr>
      </w:pPr>
      <w:r>
        <w:rPr>
          <w:rFonts w:ascii="Times New Roman" w:eastAsia="Times New Roman" w:hAnsi="Times New Roman" w:cs="Times New Roman"/>
          <w:b/>
          <w:bCs/>
          <w:color w:val="000000"/>
          <w:spacing w:val="-1"/>
          <w:sz w:val="24"/>
          <w:szCs w:val="24"/>
        </w:rPr>
        <w:t>Primary</w:t>
      </w:r>
      <w:r>
        <w:rPr>
          <w:rFonts w:ascii="Times New Roman" w:eastAsia="Times New Roman" w:hAnsi="Times New Roman" w:cs="Times New Roman"/>
          <w:b/>
          <w:bCs/>
          <w:color w:val="000000"/>
          <w:spacing w:val="-20"/>
          <w:sz w:val="24"/>
          <w:szCs w:val="24"/>
        </w:rPr>
        <w:t xml:space="preserve">  </w:t>
      </w:r>
      <w:r>
        <w:rPr>
          <w:rFonts w:ascii="Times New Roman" w:eastAsia="Times New Roman" w:hAnsi="Times New Roman" w:cs="Times New Roman"/>
          <w:b/>
          <w:bCs/>
          <w:color w:val="000000"/>
          <w:spacing w:val="-1"/>
          <w:sz w:val="24"/>
          <w:szCs w:val="24"/>
        </w:rPr>
        <w:t>Key:</w:t>
      </w:r>
      <w:r>
        <w:rPr>
          <w:rFonts w:ascii="Times New Roman" w:eastAsia="Times New Roman" w:hAnsi="Times New Roman" w:cs="Times New Roman"/>
          <w:b/>
          <w:bCs/>
          <w:color w:val="000000"/>
          <w:spacing w:val="2"/>
          <w:sz w:val="24"/>
          <w:szCs w:val="24"/>
        </w:rPr>
        <w:t xml:space="preserve"> </w:t>
      </w:r>
      <w:r>
        <w:rPr>
          <w:rFonts w:ascii="Times New Roman" w:eastAsia="Times New Roman" w:hAnsi="Times New Roman" w:cs="Times New Roman"/>
          <w:color w:val="000000"/>
          <w:spacing w:val="3"/>
          <w:sz w:val="24"/>
          <w:szCs w:val="24"/>
        </w:rPr>
        <w:t xml:space="preserve">A </w:t>
      </w:r>
      <w:r>
        <w:rPr>
          <w:rFonts w:ascii="Times New Roman" w:eastAsia="Times New Roman" w:hAnsi="Times New Roman" w:cs="Times New Roman"/>
          <w:color w:val="000000"/>
          <w:spacing w:val="1"/>
          <w:sz w:val="24"/>
          <w:szCs w:val="24"/>
        </w:rPr>
        <w:t>primary</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4"/>
          <w:sz w:val="24"/>
          <w:szCs w:val="24"/>
        </w:rPr>
        <w:t>key</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4"/>
          <w:sz w:val="24"/>
          <w:szCs w:val="24"/>
        </w:rPr>
        <w:t>is</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4"/>
          <w:sz w:val="24"/>
          <w:szCs w:val="24"/>
        </w:rPr>
        <w:t xml:space="preserve">a  </w:t>
      </w:r>
      <w:r>
        <w:rPr>
          <w:rFonts w:ascii="Times New Roman" w:eastAsia="Times New Roman" w:hAnsi="Times New Roman" w:cs="Times New Roman"/>
          <w:color w:val="000000"/>
          <w:spacing w:val="-1"/>
          <w:sz w:val="24"/>
          <w:szCs w:val="24"/>
        </w:rPr>
        <w:t>unique</w:t>
      </w:r>
      <w:r>
        <w:rPr>
          <w:rFonts w:ascii="Times New Roman" w:eastAsia="Times New Roman" w:hAnsi="Times New Roman" w:cs="Times New Roman"/>
          <w:color w:val="000000"/>
          <w:spacing w:val="-20"/>
          <w:sz w:val="24"/>
          <w:szCs w:val="24"/>
        </w:rPr>
        <w:t xml:space="preserve">  </w:t>
      </w:r>
      <w:r>
        <w:rPr>
          <w:rFonts w:ascii="Times New Roman" w:eastAsia="Times New Roman" w:hAnsi="Times New Roman" w:cs="Times New Roman"/>
          <w:color w:val="000000"/>
          <w:spacing w:val="-1"/>
          <w:sz w:val="24"/>
          <w:szCs w:val="24"/>
        </w:rPr>
        <w:t>identifier</w:t>
      </w:r>
      <w:r>
        <w:rPr>
          <w:rFonts w:ascii="Times New Roman" w:eastAsia="Times New Roman" w:hAnsi="Times New Roman" w:cs="Times New Roman"/>
          <w:color w:val="000000"/>
          <w:spacing w:val="-20"/>
          <w:sz w:val="24"/>
          <w:szCs w:val="24"/>
        </w:rPr>
        <w:t xml:space="preserve">  </w:t>
      </w:r>
      <w:r>
        <w:rPr>
          <w:rFonts w:ascii="Times New Roman" w:eastAsia="Times New Roman" w:hAnsi="Times New Roman" w:cs="Times New Roman"/>
          <w:color w:val="000000"/>
          <w:sz w:val="24"/>
          <w:szCs w:val="24"/>
        </w:rPr>
        <w:t>for</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2"/>
          <w:sz w:val="24"/>
          <w:szCs w:val="24"/>
        </w:rPr>
        <w:t>each</w:t>
      </w:r>
      <w:r>
        <w:rPr>
          <w:rFonts w:ascii="Times New Roman" w:eastAsia="Times New Roman" w:hAnsi="Times New Roman" w:cs="Times New Roman"/>
          <w:color w:val="000000"/>
          <w:spacing w:val="-20"/>
          <w:sz w:val="24"/>
          <w:szCs w:val="24"/>
        </w:rPr>
        <w:t xml:space="preserve">  </w:t>
      </w:r>
      <w:r>
        <w:rPr>
          <w:rFonts w:ascii="Times New Roman" w:eastAsia="Times New Roman" w:hAnsi="Times New Roman" w:cs="Times New Roman"/>
          <w:color w:val="000000"/>
          <w:spacing w:val="-1"/>
          <w:sz w:val="24"/>
          <w:szCs w:val="24"/>
        </w:rPr>
        <w:t>record</w:t>
      </w:r>
      <w:r>
        <w:rPr>
          <w:rFonts w:ascii="Times New Roman" w:eastAsia="Times New Roman" w:hAnsi="Times New Roman" w:cs="Times New Roman"/>
          <w:color w:val="000000"/>
          <w:spacing w:val="-20"/>
          <w:sz w:val="24"/>
          <w:szCs w:val="24"/>
        </w:rPr>
        <w:t xml:space="preserve">  </w:t>
      </w:r>
      <w:r>
        <w:rPr>
          <w:rFonts w:ascii="Times New Roman" w:eastAsia="Times New Roman" w:hAnsi="Times New Roman" w:cs="Times New Roman"/>
          <w:color w:val="000000"/>
          <w:spacing w:val="-1"/>
          <w:sz w:val="24"/>
          <w:szCs w:val="24"/>
        </w:rPr>
        <w:t>in</w:t>
      </w:r>
      <w:r>
        <w:rPr>
          <w:rFonts w:ascii="Times New Roman" w:eastAsia="Times New Roman" w:hAnsi="Times New Roman" w:cs="Times New Roman"/>
          <w:color w:val="000000"/>
          <w:spacing w:val="-20"/>
          <w:sz w:val="24"/>
          <w:szCs w:val="24"/>
        </w:rPr>
        <w:t xml:space="preserve">  </w:t>
      </w:r>
      <w:r>
        <w:rPr>
          <w:rFonts w:ascii="Times New Roman" w:eastAsia="Times New Roman" w:hAnsi="Times New Roman" w:cs="Times New Roman"/>
          <w:color w:val="000000"/>
          <w:spacing w:val="-14"/>
          <w:sz w:val="24"/>
          <w:szCs w:val="24"/>
        </w:rPr>
        <w:t xml:space="preserve">a  </w:t>
      </w:r>
      <w:r>
        <w:rPr>
          <w:rFonts w:ascii="Times New Roman" w:eastAsia="Times New Roman" w:hAnsi="Times New Roman" w:cs="Times New Roman"/>
          <w:color w:val="000000"/>
          <w:spacing w:val="-1"/>
          <w:sz w:val="24"/>
          <w:szCs w:val="24"/>
        </w:rPr>
        <w:t>table.</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2"/>
          <w:sz w:val="24"/>
          <w:szCs w:val="24"/>
        </w:rPr>
        <w:t xml:space="preserve">It </w:t>
      </w:r>
      <w:r>
        <w:rPr>
          <w:rFonts w:ascii="Times New Roman" w:eastAsia="Times New Roman" w:hAnsi="Times New Roman" w:cs="Times New Roman"/>
          <w:color w:val="000000"/>
          <w:spacing w:val="-1"/>
          <w:sz w:val="24"/>
          <w:szCs w:val="24"/>
        </w:rPr>
        <w:t>ensures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that</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each</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row</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3"/>
          <w:sz w:val="24"/>
          <w:szCs w:val="24"/>
        </w:rPr>
        <w:t>in</w:t>
      </w:r>
      <w:r>
        <w:rPr>
          <w:rFonts w:ascii="Times New Roman" w:eastAsia="Times New Roman" w:hAnsi="Times New Roman" w:cs="Times New Roman"/>
          <w:color w:val="000000"/>
          <w:spacing w:val="-4"/>
          <w:sz w:val="24"/>
          <w:szCs w:val="24"/>
        </w:rPr>
        <w:t xml:space="preserve"> a </w:t>
      </w:r>
      <w:r>
        <w:rPr>
          <w:rFonts w:ascii="Times New Roman" w:eastAsia="Times New Roman" w:hAnsi="Times New Roman" w:cs="Times New Roman"/>
          <w:color w:val="000000"/>
          <w:spacing w:val="-1"/>
          <w:sz w:val="24"/>
          <w:szCs w:val="24"/>
        </w:rPr>
        <w:t>table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3"/>
          <w:sz w:val="24"/>
          <w:szCs w:val="24"/>
        </w:rPr>
        <w:t>is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distinguishable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from</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others,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and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no</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two</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rows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 xml:space="preserve">can </w:t>
      </w:r>
      <w:r>
        <w:rPr>
          <w:rFonts w:ascii="Times New Roman" w:eastAsia="Times New Roman" w:hAnsi="Times New Roman" w:cs="Times New Roman"/>
          <w:color w:val="000000"/>
          <w:spacing w:val="1"/>
          <w:sz w:val="24"/>
          <w:szCs w:val="24"/>
        </w:rPr>
        <w:t>have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same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primary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key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value.</w:t>
      </w:r>
    </w:p>
    <w:p w14:paraId="60D70326" w14:textId="77777777" w:rsidR="00520D9B" w:rsidRDefault="001627B5" w:rsidP="00ED3103">
      <w:pPr>
        <w:pStyle w:val="ListParagraph"/>
        <w:numPr>
          <w:ilvl w:val="0"/>
          <w:numId w:val="9"/>
        </w:numPr>
        <w:spacing w:before="157" w:line="480" w:lineRule="auto"/>
        <w:ind w:right="601"/>
        <w:jc w:val="both"/>
        <w:rPr>
          <w:rFonts w:ascii="Times New Roman" w:eastAsia="Times New Roman" w:hAnsi="Times New Roman" w:cs="Times New Roman"/>
          <w:color w:val="000000"/>
          <w:spacing w:val="-4"/>
          <w:sz w:val="24"/>
          <w:szCs w:val="24"/>
        </w:rPr>
      </w:pPr>
      <w:r>
        <w:rPr>
          <w:rFonts w:ascii="Times New Roman" w:eastAsia="Times New Roman" w:hAnsi="Times New Roman" w:cs="Times New Roman"/>
          <w:b/>
          <w:bCs/>
          <w:color w:val="000000"/>
          <w:spacing w:val="-2"/>
          <w:sz w:val="24"/>
          <w:szCs w:val="24"/>
        </w:rPr>
        <w:t>Foreign</w:t>
      </w:r>
      <w:r>
        <w:rPr>
          <w:rFonts w:ascii="Times New Roman" w:eastAsia="Times New Roman" w:hAnsi="Times New Roman" w:cs="Times New Roman"/>
          <w:b/>
          <w:bCs/>
          <w:color w:val="000000"/>
          <w:spacing w:val="4"/>
          <w:sz w:val="24"/>
          <w:szCs w:val="24"/>
        </w:rPr>
        <w:t xml:space="preserve"> </w:t>
      </w:r>
      <w:r>
        <w:rPr>
          <w:rFonts w:ascii="Times New Roman" w:eastAsia="Times New Roman" w:hAnsi="Times New Roman" w:cs="Times New Roman"/>
          <w:b/>
          <w:bCs/>
          <w:color w:val="000000"/>
          <w:sz w:val="24"/>
          <w:szCs w:val="24"/>
        </w:rPr>
        <w:t>Key:</w:t>
      </w:r>
      <w:r>
        <w:rPr>
          <w:rFonts w:ascii="Times New Roman" w:eastAsia="Times New Roman" w:hAnsi="Times New Roman" w:cs="Times New Roman"/>
          <w:b/>
          <w:bCs/>
          <w:color w:val="000000"/>
          <w:spacing w:val="-4"/>
          <w:sz w:val="24"/>
          <w:szCs w:val="24"/>
        </w:rPr>
        <w:t xml:space="preserve"> </w:t>
      </w:r>
      <w:r>
        <w:rPr>
          <w:rFonts w:ascii="Times New Roman" w:eastAsia="Times New Roman" w:hAnsi="Times New Roman" w:cs="Times New Roman"/>
          <w:color w:val="000000"/>
          <w:spacing w:val="-4"/>
          <w:sz w:val="24"/>
          <w:szCs w:val="24"/>
        </w:rPr>
        <w:t xml:space="preserve">A </w:t>
      </w:r>
      <w:r>
        <w:rPr>
          <w:rFonts w:ascii="Times New Roman" w:eastAsia="Times New Roman" w:hAnsi="Times New Roman" w:cs="Times New Roman"/>
          <w:color w:val="000000"/>
          <w:spacing w:val="-1"/>
          <w:sz w:val="24"/>
          <w:szCs w:val="24"/>
        </w:rPr>
        <w:t>foreign</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key is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used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to</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create</w:t>
      </w:r>
      <w:r>
        <w:rPr>
          <w:rFonts w:ascii="Times New Roman" w:eastAsia="Times New Roman" w:hAnsi="Times New Roman" w:cs="Times New Roman"/>
          <w:color w:val="000000"/>
          <w:spacing w:val="2"/>
          <w:sz w:val="24"/>
          <w:szCs w:val="24"/>
        </w:rPr>
        <w:t xml:space="preserve"> a </w:t>
      </w:r>
      <w:r>
        <w:rPr>
          <w:rFonts w:ascii="Times New Roman" w:eastAsia="Times New Roman" w:hAnsi="Times New Roman" w:cs="Times New Roman"/>
          <w:color w:val="000000"/>
          <w:sz w:val="24"/>
          <w:szCs w:val="24"/>
        </w:rPr>
        <w:t>relationship</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between</w:t>
      </w:r>
      <w:r>
        <w:rPr>
          <w:rFonts w:ascii="Times New Roman" w:eastAsia="Times New Roman" w:hAnsi="Times New Roman" w:cs="Times New Roman"/>
          <w:color w:val="000000"/>
          <w:spacing w:val="2"/>
          <w:sz w:val="24"/>
          <w:szCs w:val="24"/>
        </w:rPr>
        <w:t xml:space="preserve"> two </w:t>
      </w:r>
      <w:r>
        <w:rPr>
          <w:rFonts w:ascii="Times New Roman" w:eastAsia="Times New Roman" w:hAnsi="Times New Roman" w:cs="Times New Roman"/>
          <w:color w:val="000000"/>
          <w:sz w:val="24"/>
          <w:szCs w:val="24"/>
        </w:rPr>
        <w:t>tables.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It refers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3"/>
          <w:sz w:val="24"/>
          <w:szCs w:val="24"/>
        </w:rPr>
        <w:t>to</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the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primary</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key</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of</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another</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table,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ensuring</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referential</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integrity</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between</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 xml:space="preserve">the </w:t>
      </w:r>
      <w:r>
        <w:rPr>
          <w:rFonts w:ascii="Times New Roman" w:eastAsia="Times New Roman" w:hAnsi="Times New Roman" w:cs="Times New Roman"/>
          <w:color w:val="000000"/>
          <w:spacing w:val="4"/>
          <w:sz w:val="24"/>
          <w:szCs w:val="24"/>
        </w:rPr>
        <w:t>two</w:t>
      </w:r>
      <w:r>
        <w:rPr>
          <w:rFonts w:ascii="Times New Roman" w:eastAsia="Times New Roman" w:hAnsi="Times New Roman" w:cs="Times New Roman"/>
          <w:color w:val="000000"/>
          <w:spacing w:val="12"/>
          <w:sz w:val="24"/>
          <w:szCs w:val="24"/>
        </w:rPr>
        <w:t xml:space="preserve"> </w:t>
      </w:r>
      <w:r>
        <w:rPr>
          <w:rFonts w:ascii="Times New Roman" w:eastAsia="Times New Roman" w:hAnsi="Times New Roman" w:cs="Times New Roman"/>
          <w:color w:val="000000"/>
          <w:spacing w:val="1"/>
          <w:sz w:val="24"/>
          <w:szCs w:val="24"/>
        </w:rPr>
        <w:t>tables.</w:t>
      </w:r>
    </w:p>
    <w:p w14:paraId="60D70327" w14:textId="77777777" w:rsidR="00520D9B" w:rsidRDefault="001627B5" w:rsidP="00ED3103">
      <w:pPr>
        <w:pStyle w:val="ListParagraph"/>
        <w:numPr>
          <w:ilvl w:val="0"/>
          <w:numId w:val="9"/>
        </w:numPr>
        <w:tabs>
          <w:tab w:val="left" w:pos="2160"/>
        </w:tabs>
        <w:spacing w:before="334" w:line="480" w:lineRule="auto"/>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b/>
          <w:bCs/>
          <w:color w:val="000000"/>
          <w:sz w:val="24"/>
          <w:szCs w:val="24"/>
        </w:rPr>
        <w:t>Compound</w:t>
      </w:r>
      <w:r>
        <w:rPr>
          <w:rFonts w:ascii="Times New Roman" w:eastAsia="Times New Roman" w:hAnsi="Times New Roman" w:cs="Times New Roman"/>
          <w:b/>
          <w:bCs/>
          <w:color w:val="000000"/>
          <w:spacing w:val="-9"/>
          <w:sz w:val="24"/>
          <w:szCs w:val="24"/>
        </w:rPr>
        <w:t xml:space="preserve"> </w:t>
      </w:r>
      <w:r>
        <w:rPr>
          <w:rFonts w:ascii="Times New Roman" w:eastAsia="Times New Roman" w:hAnsi="Times New Roman" w:cs="Times New Roman"/>
          <w:b/>
          <w:bCs/>
          <w:color w:val="000000"/>
          <w:spacing w:val="-2"/>
          <w:sz w:val="24"/>
          <w:szCs w:val="24"/>
        </w:rPr>
        <w:t>Key</w:t>
      </w:r>
      <w:r>
        <w:rPr>
          <w:rFonts w:ascii="Times New Roman" w:eastAsia="Times New Roman" w:hAnsi="Times New Roman" w:cs="Times New Roman"/>
          <w:b/>
          <w:bCs/>
          <w:color w:val="000000"/>
          <w:spacing w:val="-8"/>
          <w:sz w:val="24"/>
          <w:szCs w:val="24"/>
        </w:rPr>
        <w:t xml:space="preserve"> </w:t>
      </w:r>
      <w:r>
        <w:rPr>
          <w:rFonts w:ascii="Times New Roman" w:eastAsia="Times New Roman" w:hAnsi="Times New Roman" w:cs="Times New Roman"/>
          <w:b/>
          <w:bCs/>
          <w:color w:val="000000"/>
          <w:sz w:val="24"/>
          <w:szCs w:val="24"/>
        </w:rPr>
        <w:t>(Composite</w:t>
      </w:r>
      <w:r>
        <w:rPr>
          <w:rFonts w:ascii="Times New Roman" w:eastAsia="Times New Roman" w:hAnsi="Times New Roman" w:cs="Times New Roman"/>
          <w:b/>
          <w:bCs/>
          <w:color w:val="000000"/>
          <w:spacing w:val="-11"/>
          <w:sz w:val="24"/>
          <w:szCs w:val="24"/>
        </w:rPr>
        <w:t xml:space="preserve"> </w:t>
      </w:r>
      <w:r>
        <w:rPr>
          <w:rFonts w:ascii="Times New Roman" w:eastAsia="Times New Roman" w:hAnsi="Times New Roman" w:cs="Times New Roman"/>
          <w:b/>
          <w:bCs/>
          <w:color w:val="000000"/>
          <w:spacing w:val="-1"/>
          <w:sz w:val="24"/>
          <w:szCs w:val="24"/>
        </w:rPr>
        <w:t>Key):</w:t>
      </w:r>
      <w:r>
        <w:rPr>
          <w:rFonts w:ascii="Times New Roman" w:eastAsia="Times New Roman" w:hAnsi="Times New Roman" w:cs="Times New Roman"/>
          <w:b/>
          <w:bCs/>
          <w:color w:val="000000"/>
          <w:spacing w:val="-18"/>
          <w:sz w:val="24"/>
          <w:szCs w:val="24"/>
        </w:rPr>
        <w:t xml:space="preserve"> </w:t>
      </w:r>
      <w:r>
        <w:rPr>
          <w:rFonts w:ascii="Times New Roman" w:eastAsia="Times New Roman" w:hAnsi="Times New Roman" w:cs="Times New Roman"/>
          <w:color w:val="000000"/>
          <w:spacing w:val="-13"/>
          <w:sz w:val="24"/>
          <w:szCs w:val="24"/>
        </w:rPr>
        <w:t xml:space="preserve">A </w:t>
      </w:r>
      <w:r>
        <w:rPr>
          <w:rFonts w:ascii="Times New Roman" w:eastAsia="Times New Roman" w:hAnsi="Times New Roman" w:cs="Times New Roman"/>
          <w:color w:val="000000"/>
          <w:sz w:val="24"/>
          <w:szCs w:val="24"/>
        </w:rPr>
        <w:t>compound</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key</w:t>
      </w:r>
      <w:r>
        <w:rPr>
          <w:rFonts w:ascii="Times New Roman" w:eastAsia="Times New Roman" w:hAnsi="Times New Roman" w:cs="Times New Roman"/>
          <w:color w:val="000000"/>
          <w:spacing w:val="-15"/>
          <w:sz w:val="24"/>
          <w:szCs w:val="24"/>
        </w:rPr>
        <w:t xml:space="preserve"> </w:t>
      </w:r>
      <w:r>
        <w:rPr>
          <w:rFonts w:ascii="Times New Roman" w:eastAsia="Times New Roman" w:hAnsi="Times New Roman" w:cs="Times New Roman"/>
          <w:color w:val="000000"/>
          <w:sz w:val="24"/>
          <w:szCs w:val="24"/>
        </w:rPr>
        <w:t>is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6"/>
          <w:sz w:val="24"/>
          <w:szCs w:val="24"/>
        </w:rPr>
        <w:t xml:space="preserve">a </w:t>
      </w:r>
      <w:r>
        <w:rPr>
          <w:rFonts w:ascii="Times New Roman" w:eastAsia="Times New Roman" w:hAnsi="Times New Roman" w:cs="Times New Roman"/>
          <w:color w:val="000000"/>
          <w:spacing w:val="1"/>
          <w:sz w:val="24"/>
          <w:szCs w:val="24"/>
        </w:rPr>
        <w:t>primary</w:t>
      </w:r>
      <w:r>
        <w:rPr>
          <w:rFonts w:ascii="Times New Roman" w:eastAsia="Times New Roman" w:hAnsi="Times New Roman" w:cs="Times New Roman"/>
          <w:color w:val="000000"/>
          <w:spacing w:val="-15"/>
          <w:sz w:val="24"/>
          <w:szCs w:val="24"/>
        </w:rPr>
        <w:t xml:space="preserve"> </w:t>
      </w:r>
      <w:r>
        <w:rPr>
          <w:rFonts w:ascii="Times New Roman" w:eastAsia="Times New Roman" w:hAnsi="Times New Roman" w:cs="Times New Roman"/>
          <w:color w:val="000000"/>
          <w:sz w:val="24"/>
          <w:szCs w:val="24"/>
        </w:rPr>
        <w:t>key</w:t>
      </w:r>
      <w:r>
        <w:rPr>
          <w:rFonts w:ascii="Times New Roman" w:eastAsia="Times New Roman" w:hAnsi="Times New Roman" w:cs="Times New Roman"/>
          <w:color w:val="000000"/>
          <w:spacing w:val="-13"/>
          <w:sz w:val="24"/>
          <w:szCs w:val="24"/>
        </w:rPr>
        <w:t xml:space="preserve"> </w:t>
      </w:r>
      <w:r>
        <w:rPr>
          <w:rFonts w:ascii="Times New Roman" w:eastAsia="Times New Roman" w:hAnsi="Times New Roman" w:cs="Times New Roman"/>
          <w:color w:val="000000"/>
          <w:spacing w:val="-1"/>
          <w:sz w:val="24"/>
          <w:szCs w:val="24"/>
        </w:rPr>
        <w:t>that</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consists</w:t>
      </w:r>
    </w:p>
    <w:p w14:paraId="60D70328" w14:textId="77777777" w:rsidR="00520D9B" w:rsidRDefault="001627B5" w:rsidP="00ED3103">
      <w:pPr>
        <w:spacing w:line="480" w:lineRule="auto"/>
        <w:ind w:left="720" w:right="60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z w:val="24"/>
          <w:szCs w:val="24"/>
        </w:rPr>
        <w:lastRenderedPageBreak/>
        <w:t>of</w:t>
      </w:r>
      <w:r>
        <w:rPr>
          <w:rFonts w:ascii="Times New Roman" w:eastAsia="Times New Roman" w:hAnsi="Times New Roman" w:cs="Times New Roman"/>
          <w:color w:val="000000"/>
          <w:spacing w:val="40"/>
          <w:sz w:val="24"/>
          <w:szCs w:val="24"/>
        </w:rPr>
        <w:t xml:space="preserve"> </w:t>
      </w:r>
      <w:r>
        <w:rPr>
          <w:rFonts w:ascii="Times New Roman" w:eastAsia="Times New Roman" w:hAnsi="Times New Roman" w:cs="Times New Roman"/>
          <w:color w:val="000000"/>
          <w:sz w:val="24"/>
          <w:szCs w:val="24"/>
        </w:rPr>
        <w:t>two</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pacing w:val="-1"/>
          <w:sz w:val="24"/>
          <w:szCs w:val="24"/>
        </w:rPr>
        <w:t>or</w:t>
      </w:r>
      <w:r>
        <w:rPr>
          <w:rFonts w:ascii="Times New Roman" w:eastAsia="Times New Roman" w:hAnsi="Times New Roman" w:cs="Times New Roman"/>
          <w:color w:val="000000"/>
          <w:spacing w:val="40"/>
          <w:sz w:val="24"/>
          <w:szCs w:val="24"/>
        </w:rPr>
        <w:t xml:space="preserve"> </w:t>
      </w:r>
      <w:r>
        <w:rPr>
          <w:rFonts w:ascii="Times New Roman" w:eastAsia="Times New Roman" w:hAnsi="Times New Roman" w:cs="Times New Roman"/>
          <w:color w:val="000000"/>
          <w:spacing w:val="1"/>
          <w:sz w:val="24"/>
          <w:szCs w:val="24"/>
        </w:rPr>
        <w:t>more</w:t>
      </w:r>
      <w:r>
        <w:rPr>
          <w:rFonts w:ascii="Times New Roman" w:eastAsia="Times New Roman" w:hAnsi="Times New Roman" w:cs="Times New Roman"/>
          <w:color w:val="000000"/>
          <w:spacing w:val="39"/>
          <w:sz w:val="24"/>
          <w:szCs w:val="24"/>
        </w:rPr>
        <w:t xml:space="preserve"> </w:t>
      </w:r>
      <w:r>
        <w:rPr>
          <w:rFonts w:ascii="Times New Roman" w:eastAsia="Times New Roman" w:hAnsi="Times New Roman" w:cs="Times New Roman"/>
          <w:color w:val="000000"/>
          <w:spacing w:val="1"/>
          <w:sz w:val="24"/>
          <w:szCs w:val="24"/>
        </w:rPr>
        <w:t>columns,</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pacing w:val="-1"/>
          <w:sz w:val="24"/>
          <w:szCs w:val="24"/>
        </w:rPr>
        <w:t>used</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pacing w:val="-1"/>
          <w:sz w:val="24"/>
          <w:szCs w:val="24"/>
        </w:rPr>
        <w:t>when</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pacing w:val="20"/>
          <w:sz w:val="24"/>
          <w:szCs w:val="24"/>
        </w:rPr>
        <w:t xml:space="preserve">a </w:t>
      </w:r>
      <w:r>
        <w:rPr>
          <w:rFonts w:ascii="Times New Roman" w:eastAsia="Times New Roman" w:hAnsi="Times New Roman" w:cs="Times New Roman"/>
          <w:color w:val="000000"/>
          <w:spacing w:val="-1"/>
          <w:sz w:val="24"/>
          <w:szCs w:val="24"/>
        </w:rPr>
        <w:t>single</w:t>
      </w:r>
      <w:r>
        <w:rPr>
          <w:rFonts w:ascii="Times New Roman" w:eastAsia="Times New Roman" w:hAnsi="Times New Roman" w:cs="Times New Roman"/>
          <w:color w:val="000000"/>
          <w:spacing w:val="40"/>
          <w:sz w:val="24"/>
          <w:szCs w:val="24"/>
        </w:rPr>
        <w:t xml:space="preserve"> </w:t>
      </w:r>
      <w:r>
        <w:rPr>
          <w:rFonts w:ascii="Times New Roman" w:eastAsia="Times New Roman" w:hAnsi="Times New Roman" w:cs="Times New Roman"/>
          <w:color w:val="000000"/>
          <w:spacing w:val="1"/>
          <w:sz w:val="24"/>
          <w:szCs w:val="24"/>
        </w:rPr>
        <w:t>column</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pacing w:val="-1"/>
          <w:sz w:val="24"/>
          <w:szCs w:val="24"/>
        </w:rPr>
        <w:t>cannot</w:t>
      </w:r>
      <w:r>
        <w:rPr>
          <w:rFonts w:ascii="Times New Roman" w:eastAsia="Times New Roman" w:hAnsi="Times New Roman" w:cs="Times New Roman"/>
          <w:color w:val="000000"/>
          <w:spacing w:val="41"/>
          <w:sz w:val="24"/>
          <w:szCs w:val="24"/>
        </w:rPr>
        <w:t xml:space="preserve"> </w:t>
      </w:r>
      <w:r>
        <w:rPr>
          <w:rFonts w:ascii="Times New Roman" w:eastAsia="Times New Roman" w:hAnsi="Times New Roman" w:cs="Times New Roman"/>
          <w:color w:val="000000"/>
          <w:spacing w:val="-1"/>
          <w:sz w:val="24"/>
          <w:szCs w:val="24"/>
        </w:rPr>
        <w:t>uniquely</w:t>
      </w:r>
      <w:r>
        <w:rPr>
          <w:rFonts w:ascii="Times New Roman" w:eastAsia="Times New Roman" w:hAnsi="Times New Roman" w:cs="Times New Roman"/>
          <w:color w:val="000000"/>
          <w:spacing w:val="38"/>
          <w:sz w:val="24"/>
          <w:szCs w:val="24"/>
        </w:rPr>
        <w:t xml:space="preserve"> </w:t>
      </w:r>
      <w:r>
        <w:rPr>
          <w:rFonts w:ascii="Times New Roman" w:eastAsia="Times New Roman" w:hAnsi="Times New Roman" w:cs="Times New Roman"/>
          <w:color w:val="000000"/>
          <w:spacing w:val="-1"/>
          <w:sz w:val="24"/>
          <w:szCs w:val="24"/>
        </w:rPr>
        <w:t xml:space="preserve">identify </w:t>
      </w:r>
      <w:r>
        <w:rPr>
          <w:rFonts w:ascii="Times New Roman" w:eastAsia="Times New Roman" w:hAnsi="Times New Roman" w:cs="Times New Roman"/>
          <w:color w:val="000000"/>
          <w:spacing w:val="1"/>
          <w:sz w:val="24"/>
          <w:szCs w:val="24"/>
        </w:rPr>
        <w:t>records</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5"/>
          <w:sz w:val="24"/>
          <w:szCs w:val="24"/>
        </w:rPr>
        <w:t>in</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4"/>
          <w:sz w:val="24"/>
          <w:szCs w:val="24"/>
        </w:rPr>
        <w:t xml:space="preserve">a </w:t>
      </w:r>
      <w:r>
        <w:rPr>
          <w:rFonts w:ascii="Times New Roman" w:eastAsia="Times New Roman" w:hAnsi="Times New Roman" w:cs="Times New Roman"/>
          <w:color w:val="000000"/>
          <w:spacing w:val="2"/>
          <w:sz w:val="24"/>
          <w:szCs w:val="24"/>
        </w:rPr>
        <w:t>table.</w:t>
      </w:r>
    </w:p>
    <w:p w14:paraId="60D70329" w14:textId="77777777" w:rsidR="00520D9B" w:rsidRDefault="001627B5" w:rsidP="00ED3103">
      <w:pPr>
        <w:pStyle w:val="ListParagraph"/>
        <w:numPr>
          <w:ilvl w:val="0"/>
          <w:numId w:val="9"/>
        </w:numPr>
        <w:spacing w:before="157" w:line="480" w:lineRule="auto"/>
        <w:ind w:right="598"/>
        <w:jc w:val="both"/>
        <w:rPr>
          <w:rFonts w:ascii="Times New Roman" w:eastAsia="Times New Roman" w:hAnsi="Times New Roman" w:cs="Times New Roman"/>
          <w:b/>
          <w:bCs/>
          <w:color w:val="000000"/>
          <w:spacing w:val="-2"/>
          <w:sz w:val="28"/>
          <w:szCs w:val="28"/>
        </w:rPr>
      </w:pPr>
      <w:r>
        <w:rPr>
          <w:rFonts w:ascii="Noto Sans Symbols ExtraBold" w:eastAsia="Noto Sans Symbols ExtraBold" w:hAnsi="Noto Sans Symbols ExtraBold" w:cs="Noto Sans Symbols ExtraBold"/>
          <w:color w:val="000000"/>
          <w:spacing w:val="108"/>
          <w:sz w:val="20"/>
          <w:szCs w:val="20"/>
        </w:rPr>
        <w:t xml:space="preserve"> </w:t>
      </w:r>
      <w:r>
        <w:rPr>
          <w:rFonts w:ascii="Times New Roman" w:eastAsia="Times New Roman" w:hAnsi="Times New Roman" w:cs="Times New Roman"/>
          <w:b/>
          <w:bCs/>
          <w:color w:val="000000"/>
          <w:sz w:val="24"/>
          <w:szCs w:val="24"/>
        </w:rPr>
        <w:t>Index:</w:t>
      </w:r>
      <w:r>
        <w:rPr>
          <w:rFonts w:ascii="Times New Roman" w:eastAsia="Times New Roman" w:hAnsi="Times New Roman" w:cs="Times New Roman"/>
          <w:b/>
          <w:bCs/>
          <w:color w:val="000000"/>
          <w:spacing w:val="-4"/>
          <w:sz w:val="24"/>
          <w:szCs w:val="24"/>
        </w:rPr>
        <w:t xml:space="preserve"> </w:t>
      </w:r>
      <w:r>
        <w:rPr>
          <w:rFonts w:ascii="Times New Roman" w:eastAsia="Times New Roman" w:hAnsi="Times New Roman" w:cs="Times New Roman"/>
          <w:color w:val="000000"/>
          <w:spacing w:val="-2"/>
          <w:sz w:val="24"/>
          <w:szCs w:val="24"/>
        </w:rPr>
        <w:t>An</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index</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in</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3"/>
          <w:sz w:val="24"/>
          <w:szCs w:val="24"/>
        </w:rPr>
        <w:t xml:space="preserve">a </w:t>
      </w:r>
      <w:r>
        <w:rPr>
          <w:rFonts w:ascii="Times New Roman" w:eastAsia="Times New Roman" w:hAnsi="Times New Roman" w:cs="Times New Roman"/>
          <w:color w:val="000000"/>
          <w:sz w:val="24"/>
          <w:szCs w:val="24"/>
        </w:rPr>
        <w:t>database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is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4"/>
          <w:sz w:val="24"/>
          <w:szCs w:val="24"/>
        </w:rPr>
        <w:t xml:space="preserve">a </w:t>
      </w:r>
      <w:r>
        <w:rPr>
          <w:rFonts w:ascii="Times New Roman" w:eastAsia="Times New Roman" w:hAnsi="Times New Roman" w:cs="Times New Roman"/>
          <w:color w:val="000000"/>
          <w:spacing w:val="1"/>
          <w:sz w:val="24"/>
          <w:szCs w:val="24"/>
        </w:rPr>
        <w:t>data</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structure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that</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allows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for</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faster</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retrieval</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 xml:space="preserve">of </w:t>
      </w:r>
      <w:r>
        <w:rPr>
          <w:rFonts w:ascii="Times New Roman" w:eastAsia="Times New Roman" w:hAnsi="Times New Roman" w:cs="Times New Roman"/>
          <w:color w:val="000000"/>
          <w:spacing w:val="-1"/>
          <w:sz w:val="24"/>
          <w:szCs w:val="24"/>
        </w:rPr>
        <w:t>data,</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similar</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an</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index</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at</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back</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z w:val="24"/>
          <w:szCs w:val="24"/>
        </w:rPr>
        <w:t>of</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3"/>
          <w:sz w:val="24"/>
          <w:szCs w:val="24"/>
        </w:rPr>
        <w:t xml:space="preserve">a  </w:t>
      </w:r>
      <w:r>
        <w:rPr>
          <w:rFonts w:ascii="Times New Roman" w:eastAsia="Times New Roman" w:hAnsi="Times New Roman" w:cs="Times New Roman"/>
          <w:color w:val="000000"/>
          <w:sz w:val="24"/>
          <w:szCs w:val="24"/>
        </w:rPr>
        <w:t>book.</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It</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speeds</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z w:val="24"/>
          <w:szCs w:val="24"/>
        </w:rPr>
        <w:t>up</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query</w:t>
      </w:r>
      <w:r>
        <w:rPr>
          <w:rFonts w:ascii="Times New Roman" w:eastAsia="Times New Roman" w:hAnsi="Times New Roman" w:cs="Times New Roman"/>
          <w:color w:val="000000"/>
          <w:spacing w:val="-20"/>
          <w:sz w:val="24"/>
          <w:szCs w:val="24"/>
        </w:rPr>
        <w:t xml:space="preserve">  </w:t>
      </w:r>
      <w:r>
        <w:rPr>
          <w:rFonts w:ascii="Times New Roman" w:eastAsia="Times New Roman" w:hAnsi="Times New Roman" w:cs="Times New Roman"/>
          <w:color w:val="000000"/>
          <w:spacing w:val="-1"/>
          <w:sz w:val="24"/>
          <w:szCs w:val="24"/>
        </w:rPr>
        <w:t>execution</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z w:val="24"/>
          <w:szCs w:val="24"/>
        </w:rPr>
        <w:t>by reducing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amount</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of</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data</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that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needs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to</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be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scanned</w:t>
      </w:r>
      <w:bookmarkStart w:id="18" w:name="15"/>
      <w:bookmarkEnd w:id="18"/>
    </w:p>
    <w:p w14:paraId="60D7032A" w14:textId="77777777" w:rsidR="00520D9B" w:rsidRDefault="001627B5" w:rsidP="00ED3103">
      <w:pPr>
        <w:pStyle w:val="ListParagraph"/>
        <w:numPr>
          <w:ilvl w:val="0"/>
          <w:numId w:val="9"/>
        </w:numPr>
        <w:spacing w:before="157" w:line="480" w:lineRule="auto"/>
        <w:ind w:right="598"/>
        <w:jc w:val="both"/>
        <w:rPr>
          <w:rFonts w:ascii="Times New Roman" w:eastAsia="Times New Roman" w:hAnsi="Times New Roman" w:cs="Times New Roman"/>
          <w:b/>
          <w:bCs/>
          <w:color w:val="000000"/>
          <w:spacing w:val="-2"/>
          <w:sz w:val="28"/>
          <w:szCs w:val="28"/>
        </w:rPr>
      </w:pPr>
      <w:r>
        <w:rPr>
          <w:noProof/>
          <w:lang w:eastAsia="en-IN"/>
        </w:rPr>
        <mc:AlternateContent>
          <mc:Choice Requires="wps">
            <w:drawing>
              <wp:anchor distT="0" distB="0" distL="114300" distR="114300" simplePos="0" relativeHeight="251430912" behindDoc="0" locked="0" layoutInCell="1" hidden="1" allowOverlap="1" wp14:anchorId="60D70C73" wp14:editId="60D70C74">
                <wp:simplePos x="0" y="0"/>
                <wp:positionH relativeFrom="column">
                  <wp:posOffset>0</wp:posOffset>
                </wp:positionH>
                <wp:positionV relativeFrom="paragraph">
                  <wp:posOffset>0</wp:posOffset>
                </wp:positionV>
                <wp:extent cx="635000" cy="635000"/>
                <wp:effectExtent l="9525" t="0" r="12700" b="0"/>
                <wp:wrapNone/>
                <wp:docPr id="33" name="Freeform 3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653613A8" id="Freeform 33" o:spid="_x0000_s1026" style="position:absolute;margin-left:0;margin-top:0;width:50pt;height:50pt;z-index:251430912;visibility:hidden;mso-wrap-style:square;mso-wrap-distance-left:9pt;mso-wrap-distance-top:0;mso-wrap-distance-right:9pt;mso-wrap-distance-bottom:0;mso-position-horizontal:absolute;mso-position-horizontal-relative:text;mso-position-vertical:absolute;mso-position-vertical-relative:text;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" path="m,5r11263,e">
                <v:stroke joinstyle="miter"/>
                <v:path o:connecttype="custom" o:connectlocs="0,30797500;635000,30797500" o:connectangles="0,0"/>
                <o:lock v:ext="edit" selection="t"/>
              </v:shape>
            </w:pict>
          </mc:Fallback>
        </mc:AlternateContent>
      </w:r>
      <w:r>
        <w:rPr>
          <w:noProof/>
          <w:lang w:eastAsia="en-IN"/>
        </w:rPr>
        <mc:AlternateContent>
          <mc:Choice Requires="wps">
            <w:drawing>
              <wp:anchor distT="0" distB="0" distL="114300" distR="114300" simplePos="0" relativeHeight="251448320" behindDoc="0" locked="0" layoutInCell="1" hidden="1" allowOverlap="1" wp14:anchorId="60D70C75" wp14:editId="60D70C76">
                <wp:simplePos x="0" y="0"/>
                <wp:positionH relativeFrom="column">
                  <wp:posOffset>0</wp:posOffset>
                </wp:positionH>
                <wp:positionV relativeFrom="paragraph">
                  <wp:posOffset>0</wp:posOffset>
                </wp:positionV>
                <wp:extent cx="635000" cy="635000"/>
                <wp:effectExtent l="0" t="9525" r="0" b="12700"/>
                <wp:wrapNone/>
                <wp:docPr id="31" name="Freeform 3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6BA64255" id="Freeform 31" o:spid="_x0000_s1026" style="position:absolute;margin-left:0;margin-top:0;width:50pt;height:50pt;z-index:251448320;visibility:hidden;mso-wrap-style:square;mso-wrap-distance-left:9pt;mso-wrap-distance-top:0;mso-wrap-distance-right:9pt;mso-wrap-distance-bottom:0;mso-position-horizontal:absolute;mso-position-horizontal-relative:text;mso-position-vertical:absolute;mso-position-vertical-relative:text;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465728" behindDoc="0" locked="0" layoutInCell="1" hidden="1" allowOverlap="1" wp14:anchorId="60D70C77" wp14:editId="60D70C78">
                <wp:simplePos x="0" y="0"/>
                <wp:positionH relativeFrom="column">
                  <wp:posOffset>0</wp:posOffset>
                </wp:positionH>
                <wp:positionV relativeFrom="paragraph">
                  <wp:posOffset>0</wp:posOffset>
                </wp:positionV>
                <wp:extent cx="635000" cy="635000"/>
                <wp:effectExtent l="0" t="9525" r="0" b="12700"/>
                <wp:wrapNone/>
                <wp:docPr id="29" name="Freeform 2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1D10052C" id="Freeform 29" o:spid="_x0000_s1026" style="position:absolute;margin-left:0;margin-top:0;width:50pt;height:50pt;z-index:251465728;visibility:hidden;mso-wrap-style:square;mso-wrap-distance-left:9pt;mso-wrap-distance-top:0;mso-wrap-distance-right:9pt;mso-wrap-distance-bottom:0;mso-position-horizontal:absolute;mso-position-horizontal-relative:text;mso-position-vertical:absolute;mso-position-vertical-relative:text;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483136" behindDoc="0" locked="0" layoutInCell="1" hidden="1" allowOverlap="1" wp14:anchorId="60D70C79" wp14:editId="60D70C7A">
                <wp:simplePos x="0" y="0"/>
                <wp:positionH relativeFrom="column">
                  <wp:posOffset>0</wp:posOffset>
                </wp:positionH>
                <wp:positionV relativeFrom="paragraph">
                  <wp:posOffset>0</wp:posOffset>
                </wp:positionV>
                <wp:extent cx="635000" cy="635000"/>
                <wp:effectExtent l="9525" t="0" r="12700" b="0"/>
                <wp:wrapNone/>
                <wp:docPr id="27" name="Freeform 2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6713F564" id="Freeform 27" o:spid="_x0000_s1026" style="position:absolute;margin-left:0;margin-top:0;width:50pt;height:50pt;z-index:251483136;visibility:hidden;mso-wrap-style:square;mso-wrap-distance-left:9pt;mso-wrap-distance-top:0;mso-wrap-distance-right:9pt;mso-wrap-distance-bottom:0;mso-position-horizontal:absolute;mso-position-horizontal-relative:text;mso-position-vertical:absolute;mso-position-vertical-relative:text;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" path="m,5r11263,e">
                <v:stroke joinstyle="miter"/>
                <v:path o:connecttype="custom" o:connectlocs="0,975233000;635000,975233000" o:connectangles="0,0"/>
                <o:lock v:ext="edit" selection="t"/>
              </v:shape>
            </w:pict>
          </mc:Fallback>
        </mc:AlternateContent>
      </w:r>
      <w:r>
        <w:rPr>
          <w:rFonts w:ascii="Times New Roman" w:eastAsia="Times New Roman" w:hAnsi="Times New Roman" w:cs="Times New Roman"/>
          <w:b/>
          <w:bCs/>
          <w:color w:val="000000"/>
          <w:spacing w:val="-1"/>
          <w:sz w:val="24"/>
          <w:szCs w:val="24"/>
        </w:rPr>
        <w:t>Referential</w:t>
      </w:r>
      <w:r>
        <w:rPr>
          <w:rFonts w:ascii="Times New Roman" w:eastAsia="Times New Roman" w:hAnsi="Times New Roman" w:cs="Times New Roman"/>
          <w:b/>
          <w:bCs/>
          <w:color w:val="000000"/>
          <w:spacing w:val="-16"/>
          <w:sz w:val="24"/>
          <w:szCs w:val="24"/>
        </w:rPr>
        <w:t xml:space="preserve">  </w:t>
      </w:r>
      <w:r>
        <w:rPr>
          <w:rFonts w:ascii="Times New Roman" w:eastAsia="Times New Roman" w:hAnsi="Times New Roman" w:cs="Times New Roman"/>
          <w:b/>
          <w:bCs/>
          <w:color w:val="000000"/>
          <w:spacing w:val="-1"/>
          <w:sz w:val="24"/>
          <w:szCs w:val="24"/>
        </w:rPr>
        <w:t>Integrity:</w:t>
      </w:r>
      <w:r>
        <w:rPr>
          <w:rFonts w:ascii="Times New Roman" w:eastAsia="Times New Roman" w:hAnsi="Times New Roman" w:cs="Times New Roman"/>
          <w:b/>
          <w:bCs/>
          <w:color w:val="000000"/>
          <w:spacing w:val="32"/>
          <w:sz w:val="24"/>
          <w:szCs w:val="24"/>
        </w:rPr>
        <w:t xml:space="preserve"> </w:t>
      </w:r>
      <w:r>
        <w:rPr>
          <w:rFonts w:ascii="Times New Roman" w:eastAsia="Times New Roman" w:hAnsi="Times New Roman" w:cs="Times New Roman"/>
          <w:color w:val="000000"/>
          <w:spacing w:val="-1"/>
          <w:sz w:val="24"/>
          <w:szCs w:val="24"/>
        </w:rPr>
        <w:t>Referential</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z w:val="24"/>
          <w:szCs w:val="24"/>
        </w:rPr>
        <w:t>integrity</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ensures</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that</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foreign</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key</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values</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in</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a table</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always</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point</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valid,</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z w:val="24"/>
          <w:szCs w:val="24"/>
        </w:rPr>
        <w:t>existing</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rows</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in</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another</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table,</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preventing</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 xml:space="preserve">orphaned </w:t>
      </w:r>
      <w:r>
        <w:rPr>
          <w:rFonts w:ascii="Times New Roman" w:eastAsia="Times New Roman" w:hAnsi="Times New Roman" w:cs="Times New Roman"/>
          <w:color w:val="000000"/>
          <w:sz w:val="24"/>
          <w:szCs w:val="24"/>
        </w:rPr>
        <w:t>records</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2"/>
          <w:sz w:val="24"/>
          <w:szCs w:val="24"/>
        </w:rPr>
        <w:t>and</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maintaining</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data</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consiste</w:t>
      </w:r>
    </w:p>
    <w:p w14:paraId="60D7032B" w14:textId="77777777" w:rsidR="00520D9B" w:rsidRDefault="001627B5" w:rsidP="00ED3103">
      <w:pPr>
        <w:spacing w:before="281" w:line="480" w:lineRule="auto"/>
        <w:jc w:val="both"/>
        <w:rPr>
          <w:rFonts w:ascii="Times New Roman" w:eastAsia="Times New Roman" w:hAnsi="Times New Roman" w:cs="Times New Roman"/>
          <w:b/>
          <w:bCs/>
          <w:color w:val="000000"/>
          <w:spacing w:val="-2"/>
          <w:sz w:val="28"/>
          <w:szCs w:val="28"/>
        </w:rPr>
      </w:pPr>
      <w:r>
        <w:rPr>
          <w:rFonts w:ascii="Times New Roman" w:eastAsia="Times New Roman" w:hAnsi="Times New Roman" w:cs="Times New Roman"/>
          <w:b/>
          <w:bCs/>
          <w:color w:val="000000"/>
          <w:sz w:val="28"/>
          <w:szCs w:val="28"/>
        </w:rPr>
        <w:t>What</w:t>
      </w:r>
      <w:r>
        <w:rPr>
          <w:rFonts w:ascii="Times New Roman" w:eastAsia="Times New Roman" w:hAnsi="Times New Roman" w:cs="Times New Roman"/>
          <w:b/>
          <w:bCs/>
          <w:color w:val="000000"/>
          <w:spacing w:val="-3"/>
          <w:sz w:val="28"/>
          <w:szCs w:val="28"/>
        </w:rPr>
        <w:t xml:space="preserve"> </w:t>
      </w:r>
      <w:r>
        <w:rPr>
          <w:rFonts w:ascii="Times New Roman" w:eastAsia="Times New Roman" w:hAnsi="Times New Roman" w:cs="Times New Roman"/>
          <w:b/>
          <w:bCs/>
          <w:color w:val="000000"/>
          <w:spacing w:val="1"/>
          <w:sz w:val="28"/>
          <w:szCs w:val="28"/>
        </w:rPr>
        <w:t xml:space="preserve">is </w:t>
      </w:r>
      <w:r>
        <w:rPr>
          <w:rFonts w:ascii="Times New Roman" w:eastAsia="Times New Roman" w:hAnsi="Times New Roman" w:cs="Times New Roman"/>
          <w:b/>
          <w:bCs/>
          <w:color w:val="000000"/>
          <w:spacing w:val="-1"/>
          <w:sz w:val="28"/>
          <w:szCs w:val="28"/>
        </w:rPr>
        <w:t>SQL?</w:t>
      </w:r>
    </w:p>
    <w:p w14:paraId="60D7032C" w14:textId="77777777" w:rsidR="00520D9B" w:rsidRDefault="001627B5" w:rsidP="00ED3103">
      <w:pPr>
        <w:spacing w:before="178" w:line="480" w:lineRule="auto"/>
        <w:ind w:right="589" w:firstLine="1"/>
        <w:jc w:val="both"/>
        <w:rPr>
          <w:rFonts w:ascii="Times New Roman" w:eastAsia="Times New Roman" w:hAnsi="Times New Roman" w:cs="Times New Roman"/>
          <w:color w:val="000000"/>
          <w:spacing w:val="-2"/>
          <w:sz w:val="24"/>
          <w:szCs w:val="24"/>
        </w:rPr>
      </w:pPr>
      <w:r>
        <w:rPr>
          <w:rFonts w:ascii="Times New Roman" w:eastAsia="Times New Roman" w:hAnsi="Times New Roman" w:cs="Times New Roman"/>
          <w:color w:val="000000"/>
          <w:spacing w:val="1"/>
          <w:sz w:val="24"/>
          <w:szCs w:val="24"/>
        </w:rPr>
        <w:t>SQL</w:t>
      </w:r>
      <w:r>
        <w:rPr>
          <w:rFonts w:ascii="Times New Roman" w:eastAsia="Times New Roman" w:hAnsi="Times New Roman" w:cs="Times New Roman"/>
          <w:color w:val="000000"/>
          <w:spacing w:val="48"/>
          <w:sz w:val="24"/>
          <w:szCs w:val="24"/>
        </w:rPr>
        <w:t xml:space="preserve"> </w:t>
      </w:r>
      <w:r>
        <w:rPr>
          <w:rFonts w:ascii="Times New Roman" w:eastAsia="Times New Roman" w:hAnsi="Times New Roman" w:cs="Times New Roman"/>
          <w:color w:val="000000"/>
          <w:spacing w:val="-1"/>
          <w:sz w:val="24"/>
          <w:szCs w:val="24"/>
        </w:rPr>
        <w:t>(Structured</w:t>
      </w:r>
      <w:r>
        <w:rPr>
          <w:rFonts w:ascii="Times New Roman" w:eastAsia="Times New Roman" w:hAnsi="Times New Roman" w:cs="Times New Roman"/>
          <w:color w:val="000000"/>
          <w:spacing w:val="63"/>
          <w:sz w:val="24"/>
          <w:szCs w:val="24"/>
        </w:rPr>
        <w:t xml:space="preserve"> </w:t>
      </w:r>
      <w:r>
        <w:rPr>
          <w:rFonts w:ascii="Times New Roman" w:eastAsia="Times New Roman" w:hAnsi="Times New Roman" w:cs="Times New Roman"/>
          <w:color w:val="000000"/>
          <w:spacing w:val="1"/>
          <w:sz w:val="24"/>
          <w:szCs w:val="24"/>
        </w:rPr>
        <w:t>Query</w:t>
      </w:r>
      <w:r>
        <w:rPr>
          <w:rFonts w:ascii="Times New Roman" w:eastAsia="Times New Roman" w:hAnsi="Times New Roman" w:cs="Times New Roman"/>
          <w:color w:val="000000"/>
          <w:spacing w:val="63"/>
          <w:sz w:val="24"/>
          <w:szCs w:val="24"/>
        </w:rPr>
        <w:t xml:space="preserve"> </w:t>
      </w:r>
      <w:r>
        <w:rPr>
          <w:rFonts w:ascii="Times New Roman" w:eastAsia="Times New Roman" w:hAnsi="Times New Roman" w:cs="Times New Roman"/>
          <w:color w:val="000000"/>
          <w:spacing w:val="-1"/>
          <w:sz w:val="24"/>
          <w:szCs w:val="24"/>
        </w:rPr>
        <w:t>Language)</w:t>
      </w:r>
      <w:r>
        <w:rPr>
          <w:rFonts w:ascii="Times New Roman" w:eastAsia="Times New Roman" w:hAnsi="Times New Roman" w:cs="Times New Roman"/>
          <w:color w:val="000000"/>
          <w:spacing w:val="62"/>
          <w:sz w:val="24"/>
          <w:szCs w:val="24"/>
        </w:rPr>
        <w:t xml:space="preserve"> </w:t>
      </w:r>
      <w:r>
        <w:rPr>
          <w:rFonts w:ascii="Times New Roman" w:eastAsia="Times New Roman" w:hAnsi="Times New Roman" w:cs="Times New Roman"/>
          <w:color w:val="000000"/>
          <w:sz w:val="24"/>
          <w:szCs w:val="24"/>
        </w:rPr>
        <w:t>is</w:t>
      </w:r>
      <w:r>
        <w:rPr>
          <w:rFonts w:ascii="Times New Roman" w:eastAsia="Times New Roman" w:hAnsi="Times New Roman" w:cs="Times New Roman"/>
          <w:color w:val="000000"/>
          <w:spacing w:val="63"/>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62"/>
          <w:sz w:val="24"/>
          <w:szCs w:val="24"/>
        </w:rPr>
        <w:t xml:space="preserve"> </w:t>
      </w:r>
      <w:r>
        <w:rPr>
          <w:rFonts w:ascii="Times New Roman" w:eastAsia="Times New Roman" w:hAnsi="Times New Roman" w:cs="Times New Roman"/>
          <w:color w:val="000000"/>
          <w:spacing w:val="-1"/>
          <w:sz w:val="24"/>
          <w:szCs w:val="24"/>
        </w:rPr>
        <w:t>standard</w:t>
      </w:r>
      <w:r>
        <w:rPr>
          <w:rFonts w:ascii="Times New Roman" w:eastAsia="Times New Roman" w:hAnsi="Times New Roman" w:cs="Times New Roman"/>
          <w:color w:val="000000"/>
          <w:spacing w:val="62"/>
          <w:sz w:val="24"/>
          <w:szCs w:val="24"/>
        </w:rPr>
        <w:t xml:space="preserve"> </w:t>
      </w:r>
      <w:r>
        <w:rPr>
          <w:rFonts w:ascii="Times New Roman" w:eastAsia="Times New Roman" w:hAnsi="Times New Roman" w:cs="Times New Roman"/>
          <w:color w:val="000000"/>
          <w:spacing w:val="-1"/>
          <w:sz w:val="24"/>
          <w:szCs w:val="24"/>
        </w:rPr>
        <w:t>language</w:t>
      </w:r>
      <w:r>
        <w:rPr>
          <w:rFonts w:ascii="Times New Roman" w:eastAsia="Times New Roman" w:hAnsi="Times New Roman" w:cs="Times New Roman"/>
          <w:color w:val="000000"/>
          <w:spacing w:val="62"/>
          <w:sz w:val="24"/>
          <w:szCs w:val="24"/>
        </w:rPr>
        <w:t xml:space="preserve"> </w:t>
      </w:r>
      <w:r>
        <w:rPr>
          <w:rFonts w:ascii="Times New Roman" w:eastAsia="Times New Roman" w:hAnsi="Times New Roman" w:cs="Times New Roman"/>
          <w:color w:val="000000"/>
          <w:spacing w:val="-1"/>
          <w:sz w:val="24"/>
          <w:szCs w:val="24"/>
        </w:rPr>
        <w:t>used</w:t>
      </w:r>
      <w:r>
        <w:rPr>
          <w:rFonts w:ascii="Times New Roman" w:eastAsia="Times New Roman" w:hAnsi="Times New Roman" w:cs="Times New Roman"/>
          <w:color w:val="000000"/>
          <w:spacing w:val="63"/>
          <w:sz w:val="24"/>
          <w:szCs w:val="24"/>
        </w:rPr>
        <w:t xml:space="preserve"> </w:t>
      </w:r>
      <w:r>
        <w:rPr>
          <w:rFonts w:ascii="Times New Roman" w:eastAsia="Times New Roman" w:hAnsi="Times New Roman" w:cs="Times New Roman"/>
          <w:color w:val="000000"/>
          <w:sz w:val="24"/>
          <w:szCs w:val="24"/>
        </w:rPr>
        <w:t>for</w:t>
      </w:r>
      <w:r>
        <w:rPr>
          <w:rFonts w:ascii="Times New Roman" w:eastAsia="Times New Roman" w:hAnsi="Times New Roman" w:cs="Times New Roman"/>
          <w:color w:val="000000"/>
          <w:spacing w:val="63"/>
          <w:sz w:val="24"/>
          <w:szCs w:val="24"/>
        </w:rPr>
        <w:t xml:space="preserve"> </w:t>
      </w:r>
      <w:r>
        <w:rPr>
          <w:rFonts w:ascii="Times New Roman" w:eastAsia="Times New Roman" w:hAnsi="Times New Roman" w:cs="Times New Roman"/>
          <w:color w:val="000000"/>
          <w:sz w:val="24"/>
          <w:szCs w:val="24"/>
        </w:rPr>
        <w:t>managing</w:t>
      </w:r>
      <w:r>
        <w:rPr>
          <w:rFonts w:ascii="Times New Roman" w:eastAsia="Times New Roman" w:hAnsi="Times New Roman" w:cs="Times New Roman"/>
          <w:color w:val="000000"/>
          <w:spacing w:val="63"/>
          <w:sz w:val="24"/>
          <w:szCs w:val="24"/>
        </w:rPr>
        <w:t xml:space="preserve"> </w:t>
      </w:r>
      <w:r>
        <w:rPr>
          <w:rFonts w:ascii="Times New Roman" w:eastAsia="Times New Roman" w:hAnsi="Times New Roman" w:cs="Times New Roman"/>
          <w:color w:val="000000"/>
          <w:spacing w:val="-1"/>
          <w:sz w:val="24"/>
          <w:szCs w:val="24"/>
        </w:rPr>
        <w:t xml:space="preserve">and </w:t>
      </w:r>
      <w:r>
        <w:rPr>
          <w:rFonts w:ascii="Times New Roman" w:eastAsia="Times New Roman" w:hAnsi="Times New Roman" w:cs="Times New Roman"/>
          <w:color w:val="000000"/>
          <w:sz w:val="24"/>
          <w:szCs w:val="24"/>
        </w:rPr>
        <w:t>manipulating</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data</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in</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6"/>
          <w:sz w:val="24"/>
          <w:szCs w:val="24"/>
        </w:rPr>
        <w:t xml:space="preserve">a </w:t>
      </w:r>
      <w:r>
        <w:rPr>
          <w:rFonts w:ascii="Times New Roman" w:eastAsia="Times New Roman" w:hAnsi="Times New Roman" w:cs="Times New Roman"/>
          <w:color w:val="000000"/>
          <w:spacing w:val="1"/>
          <w:sz w:val="24"/>
          <w:szCs w:val="24"/>
        </w:rPr>
        <w:t>relational</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z w:val="24"/>
          <w:szCs w:val="24"/>
        </w:rPr>
        <w:t>database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management</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system</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(RDBMS).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It</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provides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 xml:space="preserve">an </w:t>
      </w:r>
      <w:r>
        <w:rPr>
          <w:rFonts w:ascii="Times New Roman" w:eastAsia="Times New Roman" w:hAnsi="Times New Roman" w:cs="Times New Roman"/>
          <w:color w:val="000000"/>
          <w:spacing w:val="-1"/>
          <w:sz w:val="24"/>
          <w:szCs w:val="24"/>
        </w:rPr>
        <w:t>interface</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3"/>
          <w:sz w:val="24"/>
          <w:szCs w:val="24"/>
        </w:rPr>
        <w:t>for</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accessing,</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updating,</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2"/>
          <w:sz w:val="24"/>
          <w:szCs w:val="24"/>
        </w:rPr>
        <w:t>deleting,</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and</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managing</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1"/>
          <w:sz w:val="24"/>
          <w:szCs w:val="24"/>
        </w:rPr>
        <w:t>database</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structures</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3"/>
          <w:sz w:val="24"/>
          <w:szCs w:val="24"/>
        </w:rPr>
        <w:t>and</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2"/>
          <w:sz w:val="24"/>
          <w:szCs w:val="24"/>
        </w:rPr>
        <w:t>data.</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 xml:space="preserve">SQL </w:t>
      </w:r>
      <w:r>
        <w:rPr>
          <w:rFonts w:ascii="Times New Roman" w:eastAsia="Times New Roman" w:hAnsi="Times New Roman" w:cs="Times New Roman"/>
          <w:color w:val="000000"/>
          <w:spacing w:val="-2"/>
          <w:sz w:val="24"/>
          <w:szCs w:val="24"/>
        </w:rPr>
        <w:t>is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pacing w:val="-1"/>
          <w:sz w:val="24"/>
          <w:szCs w:val="24"/>
        </w:rPr>
        <w:t>foundation</w:t>
      </w:r>
      <w:r>
        <w:rPr>
          <w:rFonts w:ascii="Times New Roman" w:eastAsia="Times New Roman" w:hAnsi="Times New Roman" w:cs="Times New Roman"/>
          <w:color w:val="000000"/>
          <w:spacing w:val="1"/>
          <w:sz w:val="24"/>
          <w:szCs w:val="24"/>
        </w:rPr>
        <w:t xml:space="preserve"> of</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interacting with</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databases,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enabling</w:t>
      </w:r>
      <w:r>
        <w:rPr>
          <w:rFonts w:ascii="Times New Roman" w:eastAsia="Times New Roman" w:hAnsi="Times New Roman" w:cs="Times New Roman"/>
          <w:color w:val="000000"/>
          <w:spacing w:val="-1"/>
          <w:sz w:val="24"/>
          <w:szCs w:val="24"/>
        </w:rPr>
        <w:t xml:space="preserve"> users</w:t>
      </w:r>
      <w:r>
        <w:rPr>
          <w:rFonts w:ascii="Times New Roman" w:eastAsia="Times New Roman" w:hAnsi="Times New Roman" w:cs="Times New Roman"/>
          <w:color w:val="000000"/>
          <w:sz w:val="24"/>
          <w:szCs w:val="24"/>
        </w:rPr>
        <w:t xml:space="preserve"> to</w:t>
      </w:r>
      <w:r>
        <w:rPr>
          <w:rFonts w:ascii="Times New Roman" w:eastAsia="Times New Roman" w:hAnsi="Times New Roman" w:cs="Times New Roman"/>
          <w:color w:val="000000"/>
          <w:spacing w:val="1"/>
          <w:sz w:val="24"/>
          <w:szCs w:val="24"/>
        </w:rPr>
        <w:t xml:space="preserve"> perform a </w:t>
      </w:r>
      <w:r>
        <w:rPr>
          <w:rFonts w:ascii="Times New Roman" w:eastAsia="Times New Roman" w:hAnsi="Times New Roman" w:cs="Times New Roman"/>
          <w:color w:val="000000"/>
          <w:sz w:val="24"/>
          <w:szCs w:val="24"/>
        </w:rPr>
        <w:t xml:space="preserve">wide </w:t>
      </w:r>
      <w:r>
        <w:rPr>
          <w:rFonts w:ascii="Times New Roman" w:eastAsia="Times New Roman" w:hAnsi="Times New Roman" w:cs="Times New Roman"/>
          <w:color w:val="000000"/>
          <w:spacing w:val="-1"/>
          <w:sz w:val="24"/>
          <w:szCs w:val="24"/>
        </w:rPr>
        <w:t>range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of</w:t>
      </w:r>
    </w:p>
    <w:p w14:paraId="60D7032D" w14:textId="77777777" w:rsidR="00520D9B" w:rsidRDefault="001627B5" w:rsidP="00ED3103">
      <w:pPr>
        <w:spacing w:before="173" w:line="480" w:lineRule="auto"/>
        <w:ind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operations</w:t>
      </w:r>
      <w:r>
        <w:rPr>
          <w:rFonts w:ascii="Times New Roman" w:eastAsia="Times New Roman" w:hAnsi="Times New Roman" w:cs="Times New Roman"/>
          <w:color w:val="000000"/>
          <w:sz w:val="24"/>
          <w:szCs w:val="24"/>
        </w:rPr>
        <w:t xml:space="preserve"> on </w:t>
      </w:r>
      <w:r>
        <w:rPr>
          <w:rFonts w:ascii="Times New Roman" w:eastAsia="Times New Roman" w:hAnsi="Times New Roman" w:cs="Times New Roman"/>
          <w:color w:val="000000"/>
          <w:spacing w:val="-1"/>
          <w:sz w:val="24"/>
          <w:szCs w:val="24"/>
        </w:rPr>
        <w:t>the data</w:t>
      </w:r>
      <w:r>
        <w:rPr>
          <w:rFonts w:ascii="Times New Roman" w:eastAsia="Times New Roman" w:hAnsi="Times New Roman" w:cs="Times New Roman"/>
          <w:color w:val="000000"/>
          <w:sz w:val="24"/>
          <w:szCs w:val="24"/>
        </w:rPr>
        <w:t xml:space="preserve"> they</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store.</w:t>
      </w:r>
    </w:p>
    <w:p w14:paraId="60D7032E" w14:textId="77777777" w:rsidR="00520D9B" w:rsidRDefault="001627B5" w:rsidP="00ED3103">
      <w:pPr>
        <w:spacing w:before="334" w:line="480" w:lineRule="auto"/>
        <w:ind w:firstLine="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pacing w:val="1"/>
          <w:sz w:val="24"/>
          <w:szCs w:val="24"/>
        </w:rPr>
        <w:t>SQL</w:t>
      </w:r>
      <w:r>
        <w:rPr>
          <w:rFonts w:ascii="Times New Roman" w:eastAsia="Times New Roman" w:hAnsi="Times New Roman" w:cs="Times New Roman"/>
          <w:color w:val="000000"/>
          <w:spacing w:val="-15"/>
          <w:sz w:val="24"/>
          <w:szCs w:val="24"/>
        </w:rPr>
        <w:t xml:space="preserve"> </w:t>
      </w:r>
      <w:r>
        <w:rPr>
          <w:rFonts w:ascii="Times New Roman" w:eastAsia="Times New Roman" w:hAnsi="Times New Roman" w:cs="Times New Roman"/>
          <w:color w:val="000000"/>
          <w:sz w:val="24"/>
          <w:szCs w:val="24"/>
        </w:rPr>
        <w:t xml:space="preserve">is </w:t>
      </w:r>
      <w:r>
        <w:rPr>
          <w:rFonts w:ascii="Times New Roman" w:eastAsia="Times New Roman" w:hAnsi="Times New Roman" w:cs="Times New Roman"/>
          <w:color w:val="000000"/>
          <w:spacing w:val="-1"/>
          <w:sz w:val="24"/>
          <w:szCs w:val="24"/>
        </w:rPr>
        <w:t>divided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into</w:t>
      </w:r>
      <w:r>
        <w:rPr>
          <w:rFonts w:ascii="Times New Roman" w:eastAsia="Times New Roman" w:hAnsi="Times New Roman" w:cs="Times New Roman"/>
          <w:color w:val="000000"/>
          <w:sz w:val="24"/>
          <w:szCs w:val="24"/>
        </w:rPr>
        <w:t xml:space="preserve"> four</w:t>
      </w:r>
      <w:r>
        <w:rPr>
          <w:rFonts w:ascii="Times New Roman" w:eastAsia="Times New Roman" w:hAnsi="Times New Roman" w:cs="Times New Roman"/>
          <w:color w:val="000000"/>
          <w:spacing w:val="1"/>
          <w:sz w:val="24"/>
          <w:szCs w:val="24"/>
        </w:rPr>
        <w:t xml:space="preserve"> main</w:t>
      </w:r>
      <w:r>
        <w:rPr>
          <w:rFonts w:ascii="Times New Roman" w:eastAsia="Times New Roman" w:hAnsi="Times New Roman" w:cs="Times New Roman"/>
          <w:color w:val="000000"/>
          <w:sz w:val="24"/>
          <w:szCs w:val="24"/>
        </w:rPr>
        <w:t xml:space="preserve"> subsets:</w:t>
      </w:r>
    </w:p>
    <w:p w14:paraId="60D7032F" w14:textId="77777777" w:rsidR="00520D9B" w:rsidRDefault="001627B5" w:rsidP="00ED3103">
      <w:pPr>
        <w:tabs>
          <w:tab w:val="left" w:pos="2160"/>
        </w:tabs>
        <w:spacing w:before="334" w:line="480" w:lineRule="auto"/>
        <w:ind w:left="360" w:firstLine="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1.</w:t>
      </w:r>
      <w:r>
        <w:rPr>
          <w:rFonts w:ascii="Times New Roman" w:eastAsia="Times New Roman" w:hAnsi="Times New Roman" w:cs="Times New Roman"/>
          <w:b/>
          <w:bCs/>
          <w:color w:val="000000"/>
          <w:spacing w:val="-1"/>
          <w:sz w:val="24"/>
          <w:szCs w:val="24"/>
        </w:rPr>
        <w:t xml:space="preserve"> DDL</w:t>
      </w:r>
      <w:r>
        <w:rPr>
          <w:rFonts w:ascii="Times New Roman" w:eastAsia="Times New Roman" w:hAnsi="Times New Roman" w:cs="Times New Roman"/>
          <w:b/>
          <w:bCs/>
          <w:color w:val="000000"/>
          <w:spacing w:val="-29"/>
          <w:sz w:val="24"/>
          <w:szCs w:val="24"/>
        </w:rPr>
        <w:t xml:space="preserve"> </w:t>
      </w:r>
      <w:r>
        <w:rPr>
          <w:rFonts w:ascii="Times New Roman" w:eastAsia="Times New Roman" w:hAnsi="Times New Roman" w:cs="Times New Roman"/>
          <w:b/>
          <w:bCs/>
          <w:color w:val="000000"/>
          <w:sz w:val="24"/>
          <w:szCs w:val="24"/>
        </w:rPr>
        <w:t>(Data</w:t>
      </w:r>
      <w:r>
        <w:rPr>
          <w:rFonts w:ascii="Times New Roman" w:eastAsia="Times New Roman" w:hAnsi="Times New Roman" w:cs="Times New Roman"/>
          <w:b/>
          <w:bCs/>
          <w:color w:val="000000"/>
          <w:spacing w:val="-16"/>
          <w:sz w:val="24"/>
          <w:szCs w:val="24"/>
        </w:rPr>
        <w:t xml:space="preserve"> </w:t>
      </w:r>
      <w:r>
        <w:rPr>
          <w:rFonts w:ascii="Times New Roman" w:eastAsia="Times New Roman" w:hAnsi="Times New Roman" w:cs="Times New Roman"/>
          <w:b/>
          <w:bCs/>
          <w:color w:val="000000"/>
          <w:sz w:val="24"/>
          <w:szCs w:val="24"/>
        </w:rPr>
        <w:t>Definition</w:t>
      </w:r>
      <w:r>
        <w:rPr>
          <w:rFonts w:ascii="Times New Roman" w:eastAsia="Times New Roman" w:hAnsi="Times New Roman" w:cs="Times New Roman"/>
          <w:b/>
          <w:bCs/>
          <w:color w:val="000000"/>
          <w:spacing w:val="-14"/>
          <w:sz w:val="24"/>
          <w:szCs w:val="24"/>
        </w:rPr>
        <w:t xml:space="preserve"> </w:t>
      </w:r>
      <w:r>
        <w:rPr>
          <w:rFonts w:ascii="Times New Roman" w:eastAsia="Times New Roman" w:hAnsi="Times New Roman" w:cs="Times New Roman"/>
          <w:b/>
          <w:bCs/>
          <w:color w:val="000000"/>
          <w:spacing w:val="-1"/>
          <w:sz w:val="24"/>
          <w:szCs w:val="24"/>
        </w:rPr>
        <w:t>Language):</w:t>
      </w:r>
      <w:r>
        <w:rPr>
          <w:rFonts w:ascii="Times New Roman" w:eastAsia="Times New Roman" w:hAnsi="Times New Roman" w:cs="Times New Roman"/>
          <w:b/>
          <w:bCs/>
          <w:color w:val="000000"/>
          <w:spacing w:val="-14"/>
          <w:sz w:val="24"/>
          <w:szCs w:val="24"/>
        </w:rPr>
        <w:t xml:space="preserve"> </w:t>
      </w:r>
      <w:r>
        <w:rPr>
          <w:rFonts w:ascii="Times New Roman" w:eastAsia="Times New Roman" w:hAnsi="Times New Roman" w:cs="Times New Roman"/>
          <w:color w:val="000000"/>
          <w:sz w:val="24"/>
          <w:szCs w:val="24"/>
        </w:rPr>
        <w:t>DDL</w:t>
      </w:r>
      <w:r>
        <w:rPr>
          <w:rFonts w:ascii="Times New Roman" w:eastAsia="Times New Roman" w:hAnsi="Times New Roman" w:cs="Times New Roman"/>
          <w:color w:val="000000"/>
          <w:spacing w:val="-25"/>
          <w:sz w:val="24"/>
          <w:szCs w:val="24"/>
        </w:rPr>
        <w:t xml:space="preserve"> </w:t>
      </w:r>
      <w:r>
        <w:rPr>
          <w:rFonts w:ascii="Times New Roman" w:eastAsia="Times New Roman" w:hAnsi="Times New Roman" w:cs="Times New Roman"/>
          <w:color w:val="000000"/>
          <w:sz w:val="24"/>
          <w:szCs w:val="24"/>
        </w:rPr>
        <w:t>is</w:t>
      </w:r>
      <w:r>
        <w:rPr>
          <w:rFonts w:ascii="Times New Roman" w:eastAsia="Times New Roman" w:hAnsi="Times New Roman" w:cs="Times New Roman"/>
          <w:color w:val="000000"/>
          <w:spacing w:val="-14"/>
          <w:sz w:val="24"/>
          <w:szCs w:val="24"/>
        </w:rPr>
        <w:t xml:space="preserve"> </w:t>
      </w:r>
      <w:r>
        <w:rPr>
          <w:rFonts w:ascii="Times New Roman" w:eastAsia="Times New Roman" w:hAnsi="Times New Roman" w:cs="Times New Roman"/>
          <w:color w:val="000000"/>
          <w:spacing w:val="-1"/>
          <w:sz w:val="24"/>
          <w:szCs w:val="24"/>
        </w:rPr>
        <w:t>used</w:t>
      </w:r>
      <w:r>
        <w:rPr>
          <w:rFonts w:ascii="Times New Roman" w:eastAsia="Times New Roman" w:hAnsi="Times New Roman" w:cs="Times New Roman"/>
          <w:color w:val="000000"/>
          <w:spacing w:val="-15"/>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15"/>
          <w:sz w:val="24"/>
          <w:szCs w:val="24"/>
        </w:rPr>
        <w:t xml:space="preserve"> </w:t>
      </w:r>
      <w:r>
        <w:rPr>
          <w:rFonts w:ascii="Times New Roman" w:eastAsia="Times New Roman" w:hAnsi="Times New Roman" w:cs="Times New Roman"/>
          <w:color w:val="000000"/>
          <w:spacing w:val="-1"/>
          <w:sz w:val="24"/>
          <w:szCs w:val="24"/>
        </w:rPr>
        <w:t>define</w:t>
      </w:r>
      <w:r>
        <w:rPr>
          <w:rFonts w:ascii="Times New Roman" w:eastAsia="Times New Roman" w:hAnsi="Times New Roman" w:cs="Times New Roman"/>
          <w:color w:val="000000"/>
          <w:spacing w:val="-14"/>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15"/>
          <w:sz w:val="24"/>
          <w:szCs w:val="24"/>
        </w:rPr>
        <w:t xml:space="preserve"> </w:t>
      </w:r>
      <w:r>
        <w:rPr>
          <w:rFonts w:ascii="Times New Roman" w:eastAsia="Times New Roman" w:hAnsi="Times New Roman" w:cs="Times New Roman"/>
          <w:color w:val="000000"/>
          <w:sz w:val="24"/>
          <w:szCs w:val="24"/>
        </w:rPr>
        <w:t>manage</w:t>
      </w:r>
      <w:r>
        <w:rPr>
          <w:rFonts w:ascii="Times New Roman" w:eastAsia="Times New Roman" w:hAnsi="Times New Roman" w:cs="Times New Roman"/>
          <w:color w:val="000000"/>
          <w:spacing w:val="-14"/>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15"/>
          <w:sz w:val="24"/>
          <w:szCs w:val="24"/>
        </w:rPr>
        <w:t xml:space="preserve"> </w:t>
      </w:r>
      <w:r>
        <w:rPr>
          <w:rFonts w:ascii="Times New Roman" w:eastAsia="Times New Roman" w:hAnsi="Times New Roman" w:cs="Times New Roman"/>
          <w:color w:val="000000"/>
          <w:spacing w:val="-1"/>
          <w:sz w:val="24"/>
          <w:szCs w:val="24"/>
        </w:rPr>
        <w:t>structure</w:t>
      </w:r>
    </w:p>
    <w:p w14:paraId="60D70330" w14:textId="77777777" w:rsidR="00520D9B" w:rsidRDefault="001627B5" w:rsidP="00ED3103">
      <w:pPr>
        <w:spacing w:before="8" w:line="480" w:lineRule="auto"/>
        <w:ind w:left="720" w:right="605" w:firstLine="1"/>
        <w:jc w:val="both"/>
        <w:rPr>
          <w:rFonts w:ascii="Times New Roman" w:eastAsia="Times New Roman" w:hAnsi="Times New Roman" w:cs="Times New Roman"/>
          <w:color w:val="000000"/>
          <w:spacing w:val="-2"/>
          <w:sz w:val="24"/>
          <w:szCs w:val="24"/>
        </w:rPr>
      </w:pPr>
      <w:r>
        <w:rPr>
          <w:rFonts w:ascii="Times New Roman" w:eastAsia="Times New Roman" w:hAnsi="Times New Roman" w:cs="Times New Roman"/>
          <w:color w:val="000000"/>
          <w:sz w:val="24"/>
          <w:szCs w:val="24"/>
        </w:rPr>
        <w:t>of</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2"/>
          <w:sz w:val="24"/>
          <w:szCs w:val="24"/>
        </w:rPr>
        <w:t xml:space="preserve">a  </w:t>
      </w:r>
      <w:r>
        <w:rPr>
          <w:rFonts w:ascii="Times New Roman" w:eastAsia="Times New Roman" w:hAnsi="Times New Roman" w:cs="Times New Roman"/>
          <w:color w:val="000000"/>
          <w:spacing w:val="-1"/>
          <w:sz w:val="24"/>
          <w:szCs w:val="24"/>
        </w:rPr>
        <w:t>database.</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2"/>
          <w:sz w:val="24"/>
          <w:szCs w:val="24"/>
        </w:rPr>
        <w:t>It</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allows</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creation,</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alteration,</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deletion</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z w:val="24"/>
          <w:szCs w:val="24"/>
        </w:rPr>
        <w:t>of</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database</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 xml:space="preserve">objects </w:t>
      </w:r>
      <w:r>
        <w:rPr>
          <w:rFonts w:ascii="Times New Roman" w:eastAsia="Times New Roman" w:hAnsi="Times New Roman" w:cs="Times New Roman"/>
          <w:color w:val="000000"/>
          <w:spacing w:val="1"/>
          <w:sz w:val="24"/>
          <w:szCs w:val="24"/>
        </w:rPr>
        <w:t>such</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as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tables,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views,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and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schemas.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Key</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commands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include:</w:t>
      </w:r>
    </w:p>
    <w:p w14:paraId="60D70331" w14:textId="77777777" w:rsidR="00520D9B" w:rsidRDefault="001627B5" w:rsidP="00ED3103">
      <w:pPr>
        <w:pStyle w:val="ListParagraph"/>
        <w:numPr>
          <w:ilvl w:val="0"/>
          <w:numId w:val="10"/>
        </w:numPr>
        <w:tabs>
          <w:tab w:val="left" w:pos="2880"/>
        </w:tabs>
        <w:spacing w:before="336" w:line="480" w:lineRule="auto"/>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b/>
          <w:bCs/>
          <w:color w:val="000000"/>
          <w:spacing w:val="-3"/>
          <w:sz w:val="24"/>
          <w:szCs w:val="24"/>
        </w:rPr>
        <w:t>CREATE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9"/>
          <w:sz w:val="24"/>
          <w:szCs w:val="24"/>
        </w:rPr>
        <w:t>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create</w:t>
      </w:r>
      <w:r>
        <w:rPr>
          <w:rFonts w:ascii="Times New Roman" w:eastAsia="Times New Roman" w:hAnsi="Times New Roman" w:cs="Times New Roman"/>
          <w:color w:val="000000"/>
          <w:sz w:val="24"/>
          <w:szCs w:val="24"/>
        </w:rPr>
        <w:t xml:space="preserve"> new</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 xml:space="preserve">database </w:t>
      </w:r>
      <w:r>
        <w:rPr>
          <w:rFonts w:ascii="Times New Roman" w:eastAsia="Times New Roman" w:hAnsi="Times New Roman" w:cs="Times New Roman"/>
          <w:color w:val="000000"/>
          <w:sz w:val="24"/>
          <w:szCs w:val="24"/>
        </w:rPr>
        <w:t>objects.</w:t>
      </w:r>
    </w:p>
    <w:p w14:paraId="60D70332" w14:textId="77777777" w:rsidR="00520D9B" w:rsidRDefault="001627B5" w:rsidP="00ED3103">
      <w:pPr>
        <w:pStyle w:val="ListParagraph"/>
        <w:numPr>
          <w:ilvl w:val="0"/>
          <w:numId w:val="10"/>
        </w:numPr>
        <w:tabs>
          <w:tab w:val="left" w:pos="2880"/>
        </w:tabs>
        <w:spacing w:before="334" w:line="480" w:lineRule="auto"/>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b/>
          <w:bCs/>
          <w:color w:val="000000"/>
          <w:spacing w:val="-4"/>
          <w:sz w:val="24"/>
          <w:szCs w:val="24"/>
        </w:rPr>
        <w:t>ALTER</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9"/>
          <w:sz w:val="24"/>
          <w:szCs w:val="24"/>
        </w:rPr>
        <w:t>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modify</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existing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 xml:space="preserve">database </w:t>
      </w:r>
      <w:r>
        <w:rPr>
          <w:rFonts w:ascii="Times New Roman" w:eastAsia="Times New Roman" w:hAnsi="Times New Roman" w:cs="Times New Roman"/>
          <w:color w:val="000000"/>
          <w:sz w:val="24"/>
          <w:szCs w:val="24"/>
        </w:rPr>
        <w:t>objects.</w:t>
      </w:r>
    </w:p>
    <w:p w14:paraId="60D70333" w14:textId="77777777" w:rsidR="00520D9B" w:rsidRDefault="001627B5" w:rsidP="00ED3103">
      <w:pPr>
        <w:pStyle w:val="ListParagraph"/>
        <w:numPr>
          <w:ilvl w:val="0"/>
          <w:numId w:val="10"/>
        </w:numPr>
        <w:tabs>
          <w:tab w:val="left" w:pos="2880"/>
        </w:tabs>
        <w:spacing w:before="334" w:line="480" w:lineRule="auto"/>
        <w:jc w:val="both"/>
        <w:rPr>
          <w:rFonts w:ascii="Times New Roman" w:eastAsia="Times New Roman" w:hAnsi="Times New Roman" w:cs="Times New Roman"/>
          <w:color w:val="000000"/>
          <w:spacing w:val="-2"/>
          <w:sz w:val="24"/>
          <w:szCs w:val="24"/>
        </w:rPr>
      </w:pPr>
      <w:r>
        <w:rPr>
          <w:rFonts w:ascii="Times New Roman" w:eastAsia="Times New Roman" w:hAnsi="Times New Roman" w:cs="Times New Roman"/>
          <w:b/>
          <w:bCs/>
          <w:color w:val="000000"/>
          <w:spacing w:val="-1"/>
          <w:sz w:val="24"/>
          <w:szCs w:val="24"/>
        </w:rPr>
        <w:lastRenderedPageBreak/>
        <w:t>DROP</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9"/>
          <w:sz w:val="24"/>
          <w:szCs w:val="24"/>
        </w:rPr>
        <w:t>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 xml:space="preserve">delete </w:t>
      </w:r>
      <w:r>
        <w:rPr>
          <w:rFonts w:ascii="Times New Roman" w:eastAsia="Times New Roman" w:hAnsi="Times New Roman" w:cs="Times New Roman"/>
          <w:color w:val="000000"/>
          <w:sz w:val="24"/>
          <w:szCs w:val="24"/>
        </w:rPr>
        <w:t>database</w:t>
      </w:r>
      <w:r>
        <w:rPr>
          <w:rFonts w:ascii="Times New Roman" w:eastAsia="Times New Roman" w:hAnsi="Times New Roman" w:cs="Times New Roman"/>
          <w:color w:val="000000"/>
          <w:spacing w:val="-1"/>
          <w:sz w:val="24"/>
          <w:szCs w:val="24"/>
        </w:rPr>
        <w:t xml:space="preserve"> objects.</w:t>
      </w:r>
    </w:p>
    <w:p w14:paraId="60D70334" w14:textId="77777777" w:rsidR="00520D9B" w:rsidRDefault="001627B5" w:rsidP="00ED3103">
      <w:pPr>
        <w:spacing w:before="157" w:line="480" w:lineRule="auto"/>
        <w:ind w:left="720" w:right="602" w:hanging="360"/>
        <w:jc w:val="both"/>
        <w:rPr>
          <w:rFonts w:ascii="Times New Roman" w:eastAsia="Times New Roman" w:hAnsi="Times New Roman" w:cs="Times New Roman"/>
          <w:color w:val="000000"/>
          <w:spacing w:val="-3"/>
          <w:sz w:val="24"/>
          <w:szCs w:val="24"/>
        </w:rPr>
      </w:pPr>
      <w:r>
        <w:rPr>
          <w:rFonts w:ascii="Times New Roman" w:eastAsia="Times New Roman" w:hAnsi="Times New Roman" w:cs="Times New Roman"/>
          <w:color w:val="000000"/>
          <w:spacing w:val="-1"/>
          <w:sz w:val="24"/>
          <w:szCs w:val="24"/>
        </w:rPr>
        <w:t>2.</w:t>
      </w:r>
      <w:r>
        <w:rPr>
          <w:rFonts w:ascii="Times New Roman" w:eastAsia="Times New Roman" w:hAnsi="Times New Roman" w:cs="Times New Roman"/>
          <w:color w:val="000000"/>
          <w:spacing w:val="120"/>
          <w:sz w:val="24"/>
          <w:szCs w:val="24"/>
        </w:rPr>
        <w:t xml:space="preserve"> </w:t>
      </w:r>
      <w:r>
        <w:rPr>
          <w:rFonts w:ascii="Times New Roman" w:eastAsia="Times New Roman" w:hAnsi="Times New Roman" w:cs="Times New Roman"/>
          <w:b/>
          <w:bCs/>
          <w:color w:val="000000"/>
          <w:spacing w:val="-1"/>
          <w:sz w:val="24"/>
          <w:szCs w:val="24"/>
        </w:rPr>
        <w:t>DML</w:t>
      </w:r>
      <w:r>
        <w:rPr>
          <w:rFonts w:ascii="Times New Roman" w:eastAsia="Times New Roman" w:hAnsi="Times New Roman" w:cs="Times New Roman"/>
          <w:b/>
          <w:bCs/>
          <w:color w:val="000000"/>
          <w:spacing w:val="-6"/>
          <w:sz w:val="24"/>
          <w:szCs w:val="24"/>
        </w:rPr>
        <w:t xml:space="preserve"> </w:t>
      </w:r>
      <w:r>
        <w:rPr>
          <w:rFonts w:ascii="Times New Roman" w:eastAsia="Times New Roman" w:hAnsi="Times New Roman" w:cs="Times New Roman"/>
          <w:b/>
          <w:bCs/>
          <w:color w:val="000000"/>
          <w:spacing w:val="-1"/>
          <w:sz w:val="24"/>
          <w:szCs w:val="24"/>
        </w:rPr>
        <w:t>(Data</w:t>
      </w:r>
      <w:r>
        <w:rPr>
          <w:rFonts w:ascii="Times New Roman" w:eastAsia="Times New Roman" w:hAnsi="Times New Roman" w:cs="Times New Roman"/>
          <w:b/>
          <w:bCs/>
          <w:color w:val="000000"/>
          <w:spacing w:val="1"/>
          <w:sz w:val="24"/>
          <w:szCs w:val="24"/>
        </w:rPr>
        <w:t xml:space="preserve"> </w:t>
      </w:r>
      <w:r>
        <w:rPr>
          <w:rFonts w:ascii="Times New Roman" w:eastAsia="Times New Roman" w:hAnsi="Times New Roman" w:cs="Times New Roman"/>
          <w:b/>
          <w:bCs/>
          <w:color w:val="000000"/>
          <w:sz w:val="24"/>
          <w:szCs w:val="24"/>
        </w:rPr>
        <w:t>Manipulation</w:t>
      </w:r>
      <w:r>
        <w:rPr>
          <w:rFonts w:ascii="Times New Roman" w:eastAsia="Times New Roman" w:hAnsi="Times New Roman" w:cs="Times New Roman"/>
          <w:b/>
          <w:bCs/>
          <w:color w:val="000000"/>
          <w:spacing w:val="1"/>
          <w:sz w:val="24"/>
          <w:szCs w:val="24"/>
        </w:rPr>
        <w:t xml:space="preserve"> </w:t>
      </w:r>
      <w:r>
        <w:rPr>
          <w:rFonts w:ascii="Times New Roman" w:eastAsia="Times New Roman" w:hAnsi="Times New Roman" w:cs="Times New Roman"/>
          <w:b/>
          <w:bCs/>
          <w:color w:val="000000"/>
          <w:sz w:val="24"/>
          <w:szCs w:val="24"/>
        </w:rPr>
        <w:t>Language):</w:t>
      </w:r>
      <w:r>
        <w:rPr>
          <w:rFonts w:ascii="Times New Roman" w:eastAsia="Times New Roman" w:hAnsi="Times New Roman" w:cs="Times New Roman"/>
          <w:b/>
          <w:bCs/>
          <w:color w:val="000000"/>
          <w:spacing w:val="2"/>
          <w:sz w:val="24"/>
          <w:szCs w:val="24"/>
        </w:rPr>
        <w:t xml:space="preserve"> </w:t>
      </w:r>
      <w:r>
        <w:rPr>
          <w:rFonts w:ascii="Times New Roman" w:eastAsia="Times New Roman" w:hAnsi="Times New Roman" w:cs="Times New Roman"/>
          <w:color w:val="000000"/>
          <w:spacing w:val="2"/>
          <w:sz w:val="24"/>
          <w:szCs w:val="24"/>
        </w:rPr>
        <w:t>DML</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deals</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with</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manipulation</w:t>
      </w:r>
      <w:r>
        <w:rPr>
          <w:rFonts w:ascii="Times New Roman" w:eastAsia="Times New Roman" w:hAnsi="Times New Roman" w:cs="Times New Roman"/>
          <w:color w:val="000000"/>
          <w:spacing w:val="1"/>
          <w:sz w:val="24"/>
          <w:szCs w:val="24"/>
        </w:rPr>
        <w:t xml:space="preserve"> of </w:t>
      </w:r>
      <w:r>
        <w:rPr>
          <w:rFonts w:ascii="Times New Roman" w:eastAsia="Times New Roman" w:hAnsi="Times New Roman" w:cs="Times New Roman"/>
          <w:color w:val="000000"/>
          <w:spacing w:val="-1"/>
          <w:sz w:val="24"/>
          <w:szCs w:val="24"/>
        </w:rPr>
        <w:t xml:space="preserve">data </w:t>
      </w:r>
      <w:r>
        <w:rPr>
          <w:rFonts w:ascii="Times New Roman" w:eastAsia="Times New Roman" w:hAnsi="Times New Roman" w:cs="Times New Roman"/>
          <w:color w:val="000000"/>
          <w:sz w:val="24"/>
          <w:szCs w:val="24"/>
        </w:rPr>
        <w:t>within</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database.</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3"/>
          <w:sz w:val="24"/>
          <w:szCs w:val="24"/>
        </w:rPr>
        <w:t>It</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z w:val="24"/>
          <w:szCs w:val="24"/>
        </w:rPr>
        <w:t>allows</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z w:val="24"/>
          <w:szCs w:val="24"/>
        </w:rPr>
        <w:t>for</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adding,</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updating,</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deleting,</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querying</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 xml:space="preserve">data. </w:t>
      </w:r>
      <w:r>
        <w:rPr>
          <w:rFonts w:ascii="Times New Roman" w:eastAsia="Times New Roman" w:hAnsi="Times New Roman" w:cs="Times New Roman"/>
          <w:color w:val="000000"/>
          <w:spacing w:val="3"/>
          <w:sz w:val="24"/>
          <w:szCs w:val="24"/>
        </w:rPr>
        <w:t>Common</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4"/>
          <w:sz w:val="24"/>
          <w:szCs w:val="24"/>
        </w:rPr>
        <w:t>DML</w:t>
      </w:r>
      <w:r>
        <w:rPr>
          <w:rFonts w:ascii="Times New Roman" w:eastAsia="Times New Roman" w:hAnsi="Times New Roman" w:cs="Times New Roman"/>
          <w:color w:val="000000"/>
          <w:spacing w:val="1"/>
          <w:sz w:val="24"/>
          <w:szCs w:val="24"/>
        </w:rPr>
        <w:t xml:space="preserve"> commands</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1"/>
          <w:sz w:val="24"/>
          <w:szCs w:val="24"/>
        </w:rPr>
        <w:t>include:</w:t>
      </w:r>
    </w:p>
    <w:p w14:paraId="60D70335" w14:textId="77777777" w:rsidR="00520D9B" w:rsidRDefault="001627B5" w:rsidP="00ED3103">
      <w:pPr>
        <w:pStyle w:val="ListParagraph"/>
        <w:numPr>
          <w:ilvl w:val="0"/>
          <w:numId w:val="11"/>
        </w:numPr>
        <w:tabs>
          <w:tab w:val="left" w:pos="2880"/>
        </w:tabs>
        <w:spacing w:before="334"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SELECT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9"/>
          <w:sz w:val="24"/>
          <w:szCs w:val="24"/>
        </w:rPr>
        <w:t>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 xml:space="preserve">retrieve </w:t>
      </w:r>
      <w:r>
        <w:rPr>
          <w:rFonts w:ascii="Times New Roman" w:eastAsia="Times New Roman" w:hAnsi="Times New Roman" w:cs="Times New Roman"/>
          <w:color w:val="000000"/>
          <w:sz w:val="24"/>
          <w:szCs w:val="24"/>
        </w:rPr>
        <w:t xml:space="preserve">data </w:t>
      </w:r>
      <w:r>
        <w:rPr>
          <w:rFonts w:ascii="Times New Roman" w:eastAsia="Times New Roman" w:hAnsi="Times New Roman" w:cs="Times New Roman"/>
          <w:color w:val="000000"/>
          <w:spacing w:val="1"/>
          <w:sz w:val="24"/>
          <w:szCs w:val="24"/>
        </w:rPr>
        <w:t>from</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one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or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more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z w:val="24"/>
          <w:szCs w:val="24"/>
        </w:rPr>
        <w:t>tables.</w:t>
      </w:r>
    </w:p>
    <w:p w14:paraId="60D70336" w14:textId="77777777" w:rsidR="00520D9B" w:rsidRDefault="001627B5" w:rsidP="00ED3103">
      <w:pPr>
        <w:pStyle w:val="ListParagraph"/>
        <w:numPr>
          <w:ilvl w:val="0"/>
          <w:numId w:val="11"/>
        </w:numPr>
        <w:tabs>
          <w:tab w:val="left" w:pos="2880"/>
        </w:tabs>
        <w:spacing w:before="334" w:line="480" w:lineRule="auto"/>
        <w:jc w:val="both"/>
        <w:rPr>
          <w:rFonts w:ascii="Times New Roman" w:eastAsia="Times New Roman" w:hAnsi="Times New Roman" w:cs="Times New Roman"/>
          <w:color w:val="000000"/>
          <w:spacing w:val="-3"/>
          <w:sz w:val="24"/>
          <w:szCs w:val="24"/>
        </w:rPr>
      </w:pPr>
      <w:r>
        <w:rPr>
          <w:rFonts w:ascii="Times New Roman" w:eastAsia="Times New Roman" w:hAnsi="Times New Roman" w:cs="Times New Roman"/>
          <w:b/>
          <w:bCs/>
          <w:color w:val="000000"/>
          <w:spacing w:val="-2"/>
          <w:sz w:val="24"/>
          <w:szCs w:val="24"/>
        </w:rPr>
        <w:t>INSERT</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9"/>
          <w:sz w:val="24"/>
          <w:szCs w:val="24"/>
        </w:rPr>
        <w:t>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add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new</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data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into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 table.</w:t>
      </w:r>
    </w:p>
    <w:p w14:paraId="60D70337" w14:textId="77777777" w:rsidR="00520D9B" w:rsidRDefault="001627B5" w:rsidP="00ED3103">
      <w:pPr>
        <w:pStyle w:val="ListParagraph"/>
        <w:numPr>
          <w:ilvl w:val="0"/>
          <w:numId w:val="11"/>
        </w:numPr>
        <w:tabs>
          <w:tab w:val="left" w:pos="2880"/>
        </w:tabs>
        <w:spacing w:before="334" w:line="480" w:lineRule="auto"/>
        <w:jc w:val="both"/>
        <w:rPr>
          <w:rFonts w:ascii="Times New Roman" w:eastAsia="Times New Roman" w:hAnsi="Times New Roman" w:cs="Times New Roman"/>
          <w:color w:val="000000"/>
          <w:spacing w:val="-3"/>
          <w:sz w:val="24"/>
          <w:szCs w:val="24"/>
        </w:rPr>
      </w:pPr>
      <w:r>
        <w:rPr>
          <w:rFonts w:ascii="Times New Roman" w:eastAsia="Times New Roman" w:hAnsi="Times New Roman" w:cs="Times New Roman"/>
          <w:b/>
          <w:bCs/>
          <w:color w:val="000000"/>
          <w:spacing w:val="-3"/>
          <w:sz w:val="24"/>
          <w:szCs w:val="24"/>
        </w:rPr>
        <w:t>UPDATE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9"/>
          <w:sz w:val="24"/>
          <w:szCs w:val="24"/>
        </w:rPr>
        <w:t>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modify</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existing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data.</w:t>
      </w:r>
    </w:p>
    <w:p w14:paraId="60D70338" w14:textId="77777777" w:rsidR="00520D9B" w:rsidRDefault="001627B5" w:rsidP="00ED3103">
      <w:pPr>
        <w:pStyle w:val="ListParagraph"/>
        <w:numPr>
          <w:ilvl w:val="0"/>
          <w:numId w:val="11"/>
        </w:numPr>
        <w:tabs>
          <w:tab w:val="left" w:pos="2880"/>
        </w:tabs>
        <w:spacing w:before="336" w:line="480" w:lineRule="auto"/>
        <w:jc w:val="both"/>
        <w:rPr>
          <w:rFonts w:ascii="Times New Roman" w:eastAsia="Times New Roman" w:hAnsi="Times New Roman" w:cs="Times New Roman"/>
          <w:color w:val="000000"/>
          <w:spacing w:val="-3"/>
          <w:sz w:val="24"/>
          <w:szCs w:val="24"/>
        </w:rPr>
      </w:pPr>
      <w:r>
        <w:rPr>
          <w:rFonts w:ascii="Times New Roman" w:eastAsia="Times New Roman" w:hAnsi="Times New Roman" w:cs="Times New Roman"/>
          <w:b/>
          <w:bCs/>
          <w:color w:val="000000"/>
          <w:spacing w:val="1"/>
          <w:sz w:val="24"/>
          <w:szCs w:val="24"/>
        </w:rPr>
        <w:t>DELETE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9"/>
          <w:sz w:val="24"/>
          <w:szCs w:val="24"/>
        </w:rPr>
        <w:t>To</w:t>
      </w:r>
      <w:r>
        <w:rPr>
          <w:rFonts w:ascii="Times New Roman" w:eastAsia="Times New Roman" w:hAnsi="Times New Roman" w:cs="Times New Roman"/>
          <w:color w:val="000000"/>
          <w:sz w:val="24"/>
          <w:szCs w:val="24"/>
        </w:rPr>
        <w:t xml:space="preserve"> remove </w:t>
      </w:r>
      <w:r>
        <w:rPr>
          <w:rFonts w:ascii="Times New Roman" w:eastAsia="Times New Roman" w:hAnsi="Times New Roman" w:cs="Times New Roman"/>
          <w:color w:val="000000"/>
          <w:spacing w:val="-1"/>
          <w:sz w:val="24"/>
          <w:szCs w:val="24"/>
        </w:rPr>
        <w:t>data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from</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a table.</w:t>
      </w:r>
      <w:bookmarkStart w:id="19" w:name="16"/>
      <w:bookmarkEnd w:id="19"/>
      <w:r>
        <w:rPr>
          <w:noProof/>
          <w:lang w:eastAsia="en-IN"/>
        </w:rPr>
        <mc:AlternateContent>
          <mc:Choice Requires="wps">
            <w:drawing>
              <wp:anchor distT="0" distB="0" distL="114300" distR="114300" simplePos="0" relativeHeight="251500544" behindDoc="0" locked="0" layoutInCell="1" hidden="1" allowOverlap="1" wp14:anchorId="60D70C7B" wp14:editId="60D70C7C">
                <wp:simplePos x="0" y="0"/>
                <wp:positionH relativeFrom="column">
                  <wp:posOffset>0</wp:posOffset>
                </wp:positionH>
                <wp:positionV relativeFrom="paragraph">
                  <wp:posOffset>0</wp:posOffset>
                </wp:positionV>
                <wp:extent cx="635000" cy="635000"/>
                <wp:effectExtent l="9525" t="0" r="12700" b="0"/>
                <wp:wrapNone/>
                <wp:docPr id="25" name="Freeform 2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642FE907" id="Freeform 25" o:spid="_x0000_s1026" style="position:absolute;margin-left:0;margin-top:0;width:50pt;height:50pt;z-index:251500544;visibility:hidden;mso-wrap-style:square;mso-wrap-distance-left:9pt;mso-wrap-distance-top:0;mso-wrap-distance-right:9pt;mso-wrap-distance-bottom:0;mso-position-horizontal:absolute;mso-position-horizontal-relative:text;mso-position-vertical:absolute;mso-position-vertical-relative:text;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" path="m,5r11263,e">
                <v:stroke joinstyle="miter"/>
                <v:path o:connecttype="custom" o:connectlocs="0,30797500;635000,30797500" o:connectangles="0,0"/>
                <o:lock v:ext="edit" selection="t"/>
              </v:shape>
            </w:pict>
          </mc:Fallback>
        </mc:AlternateContent>
      </w:r>
      <w:r>
        <w:rPr>
          <w:noProof/>
          <w:lang w:eastAsia="en-IN"/>
        </w:rPr>
        <mc:AlternateContent>
          <mc:Choice Requires="wps">
            <w:drawing>
              <wp:anchor distT="0" distB="0" distL="114300" distR="114300" simplePos="0" relativeHeight="251535360" behindDoc="0" locked="0" layoutInCell="1" hidden="1" allowOverlap="1" wp14:anchorId="60D70C7D" wp14:editId="60D70C7E">
                <wp:simplePos x="0" y="0"/>
                <wp:positionH relativeFrom="column">
                  <wp:posOffset>0</wp:posOffset>
                </wp:positionH>
                <wp:positionV relativeFrom="paragraph">
                  <wp:posOffset>0</wp:posOffset>
                </wp:positionV>
                <wp:extent cx="635000" cy="635000"/>
                <wp:effectExtent l="0" t="9525" r="0" b="12700"/>
                <wp:wrapNone/>
                <wp:docPr id="23" name="Freeform 2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33147435" id="Freeform 23" o:spid="_x0000_s1026" style="position:absolute;margin-left:0;margin-top:0;width:50pt;height:50pt;z-index:251535360;visibility:hidden;mso-wrap-style:square;mso-wrap-distance-left:9pt;mso-wrap-distance-top:0;mso-wrap-distance-right:9pt;mso-wrap-distance-bottom:0;mso-position-horizontal:absolute;mso-position-horizontal-relative:text;mso-position-vertical:absolute;mso-position-vertical-relative:text;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615232" behindDoc="0" locked="0" layoutInCell="1" hidden="1" allowOverlap="1" wp14:anchorId="60D70C7F" wp14:editId="60D70C80">
                <wp:simplePos x="0" y="0"/>
                <wp:positionH relativeFrom="column">
                  <wp:posOffset>0</wp:posOffset>
                </wp:positionH>
                <wp:positionV relativeFrom="paragraph">
                  <wp:posOffset>0</wp:posOffset>
                </wp:positionV>
                <wp:extent cx="635000" cy="635000"/>
                <wp:effectExtent l="0" t="9525" r="0" b="12700"/>
                <wp:wrapNone/>
                <wp:docPr id="21" name="Freeform 2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67C35444" id="Freeform 21" o:spid="_x0000_s1026" style="position:absolute;margin-left:0;margin-top:0;width:50pt;height:50pt;z-index:251615232;visibility:hidden;mso-wrap-style:square;mso-wrap-distance-left:9pt;mso-wrap-distance-top:0;mso-wrap-distance-right:9pt;mso-wrap-distance-bottom:0;mso-position-horizontal:absolute;mso-position-horizontal-relative:text;mso-position-vertical:absolute;mso-position-vertical-relative:text;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632640" behindDoc="0" locked="0" layoutInCell="1" hidden="1" allowOverlap="1" wp14:anchorId="60D70C81" wp14:editId="60D70C82">
                <wp:simplePos x="0" y="0"/>
                <wp:positionH relativeFrom="column">
                  <wp:posOffset>0</wp:posOffset>
                </wp:positionH>
                <wp:positionV relativeFrom="paragraph">
                  <wp:posOffset>0</wp:posOffset>
                </wp:positionV>
                <wp:extent cx="635000" cy="635000"/>
                <wp:effectExtent l="9525" t="0" r="12700" b="0"/>
                <wp:wrapNone/>
                <wp:docPr id="19" name="Freeform 1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7BA88866" id="Freeform 19" o:spid="_x0000_s1026" style="position:absolute;margin-left:0;margin-top:0;width:50pt;height:50pt;z-index:251632640;visibility:hidden;mso-wrap-style:square;mso-wrap-distance-left:9pt;mso-wrap-distance-top:0;mso-wrap-distance-right:9pt;mso-wrap-distance-bottom:0;mso-position-horizontal:absolute;mso-position-horizontal-relative:text;mso-position-vertical:absolute;mso-position-vertical-relative:text;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" path="m,5r11263,e">
                <v:stroke joinstyle="miter"/>
                <v:path o:connecttype="custom" o:connectlocs="0,975233000;635000,975233000" o:connectangles="0,0"/>
                <o:lock v:ext="edit" selection="t"/>
              </v:shape>
            </w:pict>
          </mc:Fallback>
        </mc:AlternateContent>
      </w:r>
    </w:p>
    <w:p w14:paraId="60D70339" w14:textId="77777777" w:rsidR="00520D9B" w:rsidRDefault="001627B5" w:rsidP="00ED3103">
      <w:pPr>
        <w:spacing w:before="63" w:line="480" w:lineRule="auto"/>
        <w:ind w:left="720" w:right="599" w:hanging="360"/>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pacing w:val="-1"/>
          <w:sz w:val="24"/>
          <w:szCs w:val="24"/>
        </w:rPr>
        <w:t>3.</w:t>
      </w:r>
      <w:r>
        <w:rPr>
          <w:rFonts w:ascii="Times New Roman" w:eastAsia="Times New Roman" w:hAnsi="Times New Roman" w:cs="Times New Roman"/>
          <w:color w:val="000000"/>
          <w:spacing w:val="120"/>
          <w:sz w:val="24"/>
          <w:szCs w:val="24"/>
        </w:rPr>
        <w:t xml:space="preserve"> </w:t>
      </w:r>
      <w:r>
        <w:rPr>
          <w:rFonts w:ascii="Times New Roman" w:eastAsia="Times New Roman" w:hAnsi="Times New Roman" w:cs="Times New Roman"/>
          <w:b/>
          <w:bCs/>
          <w:color w:val="000000"/>
          <w:spacing w:val="-1"/>
          <w:sz w:val="24"/>
          <w:szCs w:val="24"/>
        </w:rPr>
        <w:t>DCL</w:t>
      </w:r>
      <w:r>
        <w:rPr>
          <w:rFonts w:ascii="Times New Roman" w:eastAsia="Times New Roman" w:hAnsi="Times New Roman" w:cs="Times New Roman"/>
          <w:b/>
          <w:bCs/>
          <w:color w:val="000000"/>
          <w:spacing w:val="-5"/>
          <w:sz w:val="24"/>
          <w:szCs w:val="24"/>
        </w:rPr>
        <w:t xml:space="preserve"> </w:t>
      </w:r>
      <w:r>
        <w:rPr>
          <w:rFonts w:ascii="Times New Roman" w:eastAsia="Times New Roman" w:hAnsi="Times New Roman" w:cs="Times New Roman"/>
          <w:b/>
          <w:bCs/>
          <w:color w:val="000000"/>
          <w:spacing w:val="-2"/>
          <w:sz w:val="24"/>
          <w:szCs w:val="24"/>
        </w:rPr>
        <w:t>(Data</w:t>
      </w:r>
      <w:r>
        <w:rPr>
          <w:rFonts w:ascii="Times New Roman" w:eastAsia="Times New Roman" w:hAnsi="Times New Roman" w:cs="Times New Roman"/>
          <w:b/>
          <w:bCs/>
          <w:color w:val="000000"/>
          <w:spacing w:val="3"/>
          <w:sz w:val="24"/>
          <w:szCs w:val="24"/>
        </w:rPr>
        <w:t xml:space="preserve"> </w:t>
      </w:r>
      <w:r>
        <w:rPr>
          <w:rFonts w:ascii="Times New Roman" w:eastAsia="Times New Roman" w:hAnsi="Times New Roman" w:cs="Times New Roman"/>
          <w:b/>
          <w:bCs/>
          <w:color w:val="000000"/>
          <w:spacing w:val="-1"/>
          <w:sz w:val="24"/>
          <w:szCs w:val="24"/>
        </w:rPr>
        <w:t>Control</w:t>
      </w:r>
      <w:r>
        <w:rPr>
          <w:rFonts w:ascii="Times New Roman" w:eastAsia="Times New Roman" w:hAnsi="Times New Roman" w:cs="Times New Roman"/>
          <w:b/>
          <w:bCs/>
          <w:color w:val="000000"/>
          <w:spacing w:val="3"/>
          <w:sz w:val="24"/>
          <w:szCs w:val="24"/>
        </w:rPr>
        <w:t xml:space="preserve"> </w:t>
      </w:r>
      <w:r>
        <w:rPr>
          <w:rFonts w:ascii="Times New Roman" w:eastAsia="Times New Roman" w:hAnsi="Times New Roman" w:cs="Times New Roman"/>
          <w:b/>
          <w:bCs/>
          <w:color w:val="000000"/>
          <w:spacing w:val="1"/>
          <w:sz w:val="24"/>
          <w:szCs w:val="24"/>
        </w:rPr>
        <w:t>Language):</w:t>
      </w:r>
      <w:r>
        <w:rPr>
          <w:rFonts w:ascii="Times New Roman" w:eastAsia="Times New Roman" w:hAnsi="Times New Roman" w:cs="Times New Roman"/>
          <w:b/>
          <w:bCs/>
          <w:color w:val="000000"/>
          <w:spacing w:val="3"/>
          <w:sz w:val="24"/>
          <w:szCs w:val="24"/>
        </w:rPr>
        <w:t xml:space="preserve"> </w:t>
      </w:r>
      <w:r>
        <w:rPr>
          <w:rFonts w:ascii="Times New Roman" w:eastAsia="Times New Roman" w:hAnsi="Times New Roman" w:cs="Times New Roman"/>
          <w:color w:val="000000"/>
          <w:spacing w:val="2"/>
          <w:sz w:val="24"/>
          <w:szCs w:val="24"/>
        </w:rPr>
        <w:t>DCL</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3"/>
          <w:sz w:val="24"/>
          <w:szCs w:val="24"/>
        </w:rPr>
        <w:t>is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used</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control</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access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data</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within</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pacing w:val="-1"/>
          <w:sz w:val="24"/>
          <w:szCs w:val="24"/>
        </w:rPr>
        <w:t>database.</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2"/>
          <w:sz w:val="24"/>
          <w:szCs w:val="24"/>
        </w:rPr>
        <w:t>It</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z w:val="24"/>
          <w:szCs w:val="24"/>
        </w:rPr>
        <w:t>helps</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z w:val="24"/>
          <w:szCs w:val="24"/>
        </w:rPr>
        <w:t>manage</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user</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z w:val="24"/>
          <w:szCs w:val="24"/>
        </w:rPr>
        <w:t>permissions,</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allowing</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z w:val="24"/>
          <w:szCs w:val="24"/>
        </w:rPr>
        <w:t>for</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secure</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access</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z w:val="24"/>
          <w:szCs w:val="24"/>
        </w:rPr>
        <w:t>and</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 xml:space="preserve">data </w:t>
      </w:r>
      <w:r>
        <w:rPr>
          <w:rFonts w:ascii="Times New Roman" w:eastAsia="Times New Roman" w:hAnsi="Times New Roman" w:cs="Times New Roman"/>
          <w:color w:val="000000"/>
          <w:spacing w:val="1"/>
          <w:sz w:val="24"/>
          <w:szCs w:val="24"/>
        </w:rPr>
        <w:t>management.</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Main</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DCL</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commands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include:</w:t>
      </w:r>
    </w:p>
    <w:p w14:paraId="60D7033A" w14:textId="77777777" w:rsidR="00520D9B" w:rsidRDefault="001627B5" w:rsidP="00ED3103">
      <w:pPr>
        <w:pStyle w:val="ListParagraph"/>
        <w:numPr>
          <w:ilvl w:val="0"/>
          <w:numId w:val="12"/>
        </w:numPr>
        <w:tabs>
          <w:tab w:val="left" w:pos="2880"/>
        </w:tabs>
        <w:spacing w:before="334" w:line="480" w:lineRule="auto"/>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b/>
          <w:bCs/>
          <w:color w:val="000000"/>
          <w:spacing w:val="-1"/>
          <w:sz w:val="24"/>
          <w:szCs w:val="24"/>
        </w:rPr>
        <w:t>GRANT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9"/>
          <w:sz w:val="24"/>
          <w:szCs w:val="24"/>
        </w:rPr>
        <w:t>To</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give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a user</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specific access rights</w:t>
      </w:r>
      <w:r>
        <w:rPr>
          <w:rFonts w:ascii="Times New Roman" w:eastAsia="Times New Roman" w:hAnsi="Times New Roman" w:cs="Times New Roman"/>
          <w:color w:val="000000"/>
          <w:sz w:val="24"/>
          <w:szCs w:val="24"/>
        </w:rPr>
        <w:t xml:space="preserve"> to </w:t>
      </w:r>
      <w:r>
        <w:rPr>
          <w:rFonts w:ascii="Times New Roman" w:eastAsia="Times New Roman" w:hAnsi="Times New Roman" w:cs="Times New Roman"/>
          <w:color w:val="000000"/>
          <w:spacing w:val="-1"/>
          <w:sz w:val="24"/>
          <w:szCs w:val="24"/>
        </w:rPr>
        <w:t xml:space="preserve">database </w:t>
      </w:r>
      <w:r>
        <w:rPr>
          <w:rFonts w:ascii="Times New Roman" w:eastAsia="Times New Roman" w:hAnsi="Times New Roman" w:cs="Times New Roman"/>
          <w:color w:val="000000"/>
          <w:sz w:val="24"/>
          <w:szCs w:val="24"/>
        </w:rPr>
        <w:t>objects.</w:t>
      </w:r>
    </w:p>
    <w:p w14:paraId="60D7033B" w14:textId="77777777" w:rsidR="00520D9B" w:rsidRDefault="001627B5" w:rsidP="00ED3103">
      <w:pPr>
        <w:pStyle w:val="ListParagraph"/>
        <w:numPr>
          <w:ilvl w:val="0"/>
          <w:numId w:val="12"/>
        </w:numPr>
        <w:tabs>
          <w:tab w:val="left" w:pos="2880"/>
        </w:tabs>
        <w:spacing w:before="334" w:line="480" w:lineRule="auto"/>
        <w:jc w:val="both"/>
        <w:rPr>
          <w:rFonts w:ascii="Times New Roman" w:eastAsia="Times New Roman" w:hAnsi="Times New Roman" w:cs="Times New Roman"/>
          <w:color w:val="000000"/>
          <w:spacing w:val="4"/>
          <w:sz w:val="24"/>
          <w:szCs w:val="24"/>
        </w:rPr>
      </w:pPr>
      <w:r>
        <w:rPr>
          <w:rFonts w:ascii="Times New Roman" w:eastAsia="Times New Roman" w:hAnsi="Times New Roman" w:cs="Times New Roman"/>
          <w:b/>
          <w:bCs/>
          <w:color w:val="000000"/>
          <w:spacing w:val="-1"/>
          <w:sz w:val="24"/>
          <w:szCs w:val="24"/>
        </w:rPr>
        <w:t>REVOKE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9"/>
          <w:sz w:val="24"/>
          <w:szCs w:val="24"/>
        </w:rPr>
        <w:t>To</w:t>
      </w:r>
      <w:r>
        <w:rPr>
          <w:rFonts w:ascii="Times New Roman" w:eastAsia="Times New Roman" w:hAnsi="Times New Roman" w:cs="Times New Roman"/>
          <w:color w:val="000000"/>
          <w:sz w:val="24"/>
          <w:szCs w:val="24"/>
        </w:rPr>
        <w:t xml:space="preserve"> remove previously</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granted</w:t>
      </w:r>
      <w:r>
        <w:rPr>
          <w:rFonts w:ascii="Times New Roman" w:eastAsia="Times New Roman" w:hAnsi="Times New Roman" w:cs="Times New Roman"/>
          <w:color w:val="000000"/>
          <w:sz w:val="24"/>
          <w:szCs w:val="24"/>
        </w:rPr>
        <w:t xml:space="preserve"> permissions.</w:t>
      </w:r>
    </w:p>
    <w:p w14:paraId="60D7033C" w14:textId="77777777" w:rsidR="00520D9B" w:rsidRDefault="001627B5" w:rsidP="00ED3103">
      <w:pPr>
        <w:spacing w:before="157" w:line="480" w:lineRule="auto"/>
        <w:ind w:left="720" w:right="583" w:hanging="360"/>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pacing w:val="120"/>
          <w:sz w:val="24"/>
          <w:szCs w:val="24"/>
        </w:rPr>
        <w:t xml:space="preserve"> </w:t>
      </w:r>
      <w:r>
        <w:rPr>
          <w:rFonts w:ascii="Times New Roman" w:eastAsia="Times New Roman" w:hAnsi="Times New Roman" w:cs="Times New Roman"/>
          <w:b/>
          <w:bCs/>
          <w:color w:val="000000"/>
          <w:sz w:val="24"/>
          <w:szCs w:val="24"/>
        </w:rPr>
        <w:t>TCL</w:t>
      </w:r>
      <w:r>
        <w:rPr>
          <w:rFonts w:ascii="Times New Roman" w:eastAsia="Times New Roman" w:hAnsi="Times New Roman" w:cs="Times New Roman"/>
          <w:b/>
          <w:bCs/>
          <w:color w:val="000000"/>
          <w:spacing w:val="-3"/>
          <w:sz w:val="24"/>
          <w:szCs w:val="24"/>
        </w:rPr>
        <w:t xml:space="preserve"> </w:t>
      </w:r>
      <w:r>
        <w:rPr>
          <w:rFonts w:ascii="Times New Roman" w:eastAsia="Times New Roman" w:hAnsi="Times New Roman" w:cs="Times New Roman"/>
          <w:b/>
          <w:bCs/>
          <w:color w:val="000000"/>
          <w:spacing w:val="-2"/>
          <w:sz w:val="24"/>
          <w:szCs w:val="24"/>
        </w:rPr>
        <w:t>(Transaction</w:t>
      </w:r>
      <w:r>
        <w:rPr>
          <w:rFonts w:ascii="Times New Roman" w:eastAsia="Times New Roman" w:hAnsi="Times New Roman" w:cs="Times New Roman"/>
          <w:b/>
          <w:bCs/>
          <w:color w:val="000000"/>
          <w:spacing w:val="5"/>
          <w:sz w:val="24"/>
          <w:szCs w:val="24"/>
        </w:rPr>
        <w:t xml:space="preserve"> </w:t>
      </w:r>
      <w:r>
        <w:rPr>
          <w:rFonts w:ascii="Times New Roman" w:eastAsia="Times New Roman" w:hAnsi="Times New Roman" w:cs="Times New Roman"/>
          <w:b/>
          <w:bCs/>
          <w:color w:val="000000"/>
          <w:spacing w:val="-1"/>
          <w:sz w:val="24"/>
          <w:szCs w:val="24"/>
        </w:rPr>
        <w:t>Control</w:t>
      </w:r>
      <w:r>
        <w:rPr>
          <w:rFonts w:ascii="Times New Roman" w:eastAsia="Times New Roman" w:hAnsi="Times New Roman" w:cs="Times New Roman"/>
          <w:b/>
          <w:bCs/>
          <w:color w:val="000000"/>
          <w:spacing w:val="5"/>
          <w:sz w:val="24"/>
          <w:szCs w:val="24"/>
        </w:rPr>
        <w:t xml:space="preserve"> </w:t>
      </w:r>
      <w:r>
        <w:rPr>
          <w:rFonts w:ascii="Times New Roman" w:eastAsia="Times New Roman" w:hAnsi="Times New Roman" w:cs="Times New Roman"/>
          <w:b/>
          <w:bCs/>
          <w:color w:val="000000"/>
          <w:spacing w:val="1"/>
          <w:sz w:val="24"/>
          <w:szCs w:val="24"/>
        </w:rPr>
        <w:t>Language):</w:t>
      </w:r>
      <w:r>
        <w:rPr>
          <w:rFonts w:ascii="Times New Roman" w:eastAsia="Times New Roman" w:hAnsi="Times New Roman" w:cs="Times New Roman"/>
          <w:b/>
          <w:bCs/>
          <w:color w:val="000000"/>
          <w:spacing w:val="2"/>
          <w:sz w:val="24"/>
          <w:szCs w:val="24"/>
        </w:rPr>
        <w:t xml:space="preserve"> </w:t>
      </w:r>
      <w:r>
        <w:rPr>
          <w:rFonts w:ascii="Times New Roman" w:eastAsia="Times New Roman" w:hAnsi="Times New Roman" w:cs="Times New Roman"/>
          <w:color w:val="000000"/>
          <w:spacing w:val="1"/>
          <w:sz w:val="24"/>
          <w:szCs w:val="24"/>
        </w:rPr>
        <w:t>TCL</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is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used</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to</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manage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transactions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in</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 xml:space="preserve">a </w:t>
      </w:r>
      <w:r>
        <w:rPr>
          <w:rFonts w:ascii="Times New Roman" w:eastAsia="Times New Roman" w:hAnsi="Times New Roman" w:cs="Times New Roman"/>
          <w:color w:val="000000"/>
          <w:spacing w:val="-1"/>
          <w:sz w:val="24"/>
          <w:szCs w:val="24"/>
        </w:rPr>
        <w:t>database.</w:t>
      </w:r>
      <w:r>
        <w:rPr>
          <w:rFonts w:ascii="Times New Roman" w:eastAsia="Times New Roman" w:hAnsi="Times New Roman" w:cs="Times New Roman"/>
          <w:color w:val="000000"/>
          <w:spacing w:val="-8"/>
          <w:sz w:val="24"/>
          <w:szCs w:val="24"/>
        </w:rPr>
        <w:t xml:space="preserve"> A </w:t>
      </w:r>
      <w:r>
        <w:rPr>
          <w:rFonts w:ascii="Times New Roman" w:eastAsia="Times New Roman" w:hAnsi="Times New Roman" w:cs="Times New Roman"/>
          <w:color w:val="000000"/>
          <w:spacing w:val="-1"/>
          <w:sz w:val="24"/>
          <w:szCs w:val="24"/>
        </w:rPr>
        <w:t>transaction</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 xml:space="preserve">is </w:t>
      </w:r>
      <w:r>
        <w:rPr>
          <w:rFonts w:ascii="Times New Roman" w:eastAsia="Times New Roman" w:hAnsi="Times New Roman" w:cs="Times New Roman"/>
          <w:color w:val="000000"/>
          <w:spacing w:val="-2"/>
          <w:sz w:val="24"/>
          <w:szCs w:val="24"/>
        </w:rPr>
        <w:t xml:space="preserve">a </w:t>
      </w:r>
      <w:r>
        <w:rPr>
          <w:rFonts w:ascii="Times New Roman" w:eastAsia="Times New Roman" w:hAnsi="Times New Roman" w:cs="Times New Roman"/>
          <w:color w:val="000000"/>
          <w:spacing w:val="-1"/>
          <w:sz w:val="24"/>
          <w:szCs w:val="24"/>
        </w:rPr>
        <w:t>sequence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of</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operations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performed</w:t>
      </w:r>
      <w:r>
        <w:rPr>
          <w:rFonts w:ascii="Times New Roman" w:eastAsia="Times New Roman" w:hAnsi="Times New Roman" w:cs="Times New Roman"/>
          <w:color w:val="000000"/>
          <w:spacing w:val="-2"/>
          <w:sz w:val="24"/>
          <w:szCs w:val="24"/>
        </w:rPr>
        <w:t xml:space="preserve"> as a </w:t>
      </w:r>
      <w:r>
        <w:rPr>
          <w:rFonts w:ascii="Times New Roman" w:eastAsia="Times New Roman" w:hAnsi="Times New Roman" w:cs="Times New Roman"/>
          <w:color w:val="000000"/>
          <w:spacing w:val="-1"/>
          <w:sz w:val="24"/>
          <w:szCs w:val="24"/>
        </w:rPr>
        <w:t>single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unit.</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TCL ensures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that</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transactions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are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handled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properly,</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preserving</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data</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integrity.</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Key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 xml:space="preserve">TCL </w:t>
      </w:r>
      <w:r>
        <w:rPr>
          <w:rFonts w:ascii="Times New Roman" w:eastAsia="Times New Roman" w:hAnsi="Times New Roman" w:cs="Times New Roman"/>
          <w:color w:val="000000"/>
          <w:spacing w:val="2"/>
          <w:sz w:val="24"/>
          <w:szCs w:val="24"/>
        </w:rPr>
        <w:t>commands</w:t>
      </w:r>
      <w:r>
        <w:rPr>
          <w:rFonts w:ascii="Times New Roman" w:eastAsia="Times New Roman" w:hAnsi="Times New Roman" w:cs="Times New Roman"/>
          <w:color w:val="000000"/>
          <w:spacing w:val="12"/>
          <w:sz w:val="24"/>
          <w:szCs w:val="24"/>
        </w:rPr>
        <w:t xml:space="preserve"> </w:t>
      </w:r>
      <w:r>
        <w:rPr>
          <w:rFonts w:ascii="Times New Roman" w:eastAsia="Times New Roman" w:hAnsi="Times New Roman" w:cs="Times New Roman"/>
          <w:color w:val="000000"/>
          <w:spacing w:val="1"/>
          <w:sz w:val="24"/>
          <w:szCs w:val="24"/>
        </w:rPr>
        <w:t>include:</w:t>
      </w:r>
    </w:p>
    <w:p w14:paraId="60D7033D" w14:textId="77777777" w:rsidR="00520D9B" w:rsidRDefault="001627B5" w:rsidP="00ED3103">
      <w:pPr>
        <w:pStyle w:val="ListParagraph"/>
        <w:numPr>
          <w:ilvl w:val="2"/>
          <w:numId w:val="13"/>
        </w:numPr>
        <w:tabs>
          <w:tab w:val="left" w:pos="2880"/>
        </w:tabs>
        <w:spacing w:before="334" w:line="480" w:lineRule="auto"/>
        <w:jc w:val="both"/>
        <w:rPr>
          <w:rFonts w:ascii="Times New Roman" w:eastAsia="Times New Roman" w:hAnsi="Times New Roman" w:cs="Times New Roman"/>
          <w:color w:val="000000"/>
          <w:spacing w:val="-5"/>
          <w:sz w:val="24"/>
          <w:szCs w:val="24"/>
        </w:rPr>
      </w:pPr>
      <w:r>
        <w:rPr>
          <w:rFonts w:ascii="Times New Roman" w:eastAsia="Times New Roman" w:hAnsi="Times New Roman" w:cs="Times New Roman"/>
          <w:b/>
          <w:bCs/>
          <w:color w:val="000000"/>
          <w:spacing w:val="-1"/>
          <w:sz w:val="24"/>
          <w:szCs w:val="24"/>
        </w:rPr>
        <w:t>COMMIT</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9"/>
          <w:sz w:val="24"/>
          <w:szCs w:val="24"/>
        </w:rPr>
        <w:t>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save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all</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changes</w:t>
      </w:r>
      <w:r>
        <w:rPr>
          <w:rFonts w:ascii="Times New Roman" w:eastAsia="Times New Roman" w:hAnsi="Times New Roman" w:cs="Times New Roman"/>
          <w:color w:val="000000"/>
          <w:sz w:val="24"/>
          <w:szCs w:val="24"/>
        </w:rPr>
        <w:t xml:space="preserve"> made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during</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1"/>
          <w:sz w:val="24"/>
          <w:szCs w:val="24"/>
        </w:rPr>
        <w:t xml:space="preserve"> transaction.</w:t>
      </w:r>
    </w:p>
    <w:p w14:paraId="60D7033E" w14:textId="77777777" w:rsidR="00520D9B" w:rsidRDefault="001627B5" w:rsidP="00ED3103">
      <w:pPr>
        <w:pStyle w:val="ListParagraph"/>
        <w:numPr>
          <w:ilvl w:val="2"/>
          <w:numId w:val="13"/>
        </w:numPr>
        <w:tabs>
          <w:tab w:val="left" w:pos="2880"/>
          <w:tab w:val="left" w:pos="4750"/>
          <w:tab w:val="left" w:pos="5323"/>
          <w:tab w:val="left" w:pos="6187"/>
          <w:tab w:val="left" w:pos="6799"/>
          <w:tab w:val="left" w:pos="7518"/>
          <w:tab w:val="left" w:pos="7907"/>
          <w:tab w:val="left" w:pos="9051"/>
          <w:tab w:val="left" w:pos="9291"/>
          <w:tab w:val="left" w:pos="9610"/>
        </w:tabs>
        <w:spacing w:before="334" w:line="480" w:lineRule="auto"/>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b/>
          <w:bCs/>
          <w:color w:val="000000"/>
          <w:sz w:val="24"/>
          <w:szCs w:val="24"/>
        </w:rPr>
        <w:t>ROLLBACK</w:t>
      </w:r>
      <w:r>
        <w:rPr>
          <w:rFonts w:ascii="Times New Roman" w:eastAsia="Times New Roman" w:hAnsi="Times New Roman" w:cs="Times New Roman"/>
          <w:color w:val="000000"/>
          <w:spacing w:val="13"/>
          <w:sz w:val="24"/>
          <w:szCs w:val="24"/>
        </w:rPr>
        <w:t xml:space="preserve">: </w:t>
      </w:r>
      <w:r>
        <w:rPr>
          <w:rFonts w:ascii="Times New Roman" w:eastAsia="Times New Roman" w:hAnsi="Times New Roman" w:cs="Times New Roman"/>
          <w:color w:val="000000"/>
          <w:spacing w:val="-9"/>
          <w:sz w:val="24"/>
          <w:szCs w:val="24"/>
        </w:rPr>
        <w:t>To</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z w:val="24"/>
          <w:szCs w:val="24"/>
        </w:rPr>
        <w:t xml:space="preserve">undo </w:t>
      </w:r>
      <w:r>
        <w:rPr>
          <w:rFonts w:ascii="Times New Roman" w:eastAsia="Times New Roman" w:hAnsi="Times New Roman" w:cs="Times New Roman"/>
          <w:color w:val="000000"/>
          <w:spacing w:val="-1"/>
          <w:sz w:val="24"/>
          <w:szCs w:val="24"/>
        </w:rPr>
        <w:t>changes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made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during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transaction</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an</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error occurs.</w:t>
      </w:r>
    </w:p>
    <w:p w14:paraId="60D7033F" w14:textId="77777777" w:rsidR="00520D9B" w:rsidRDefault="001627B5" w:rsidP="00ED3103">
      <w:pPr>
        <w:pStyle w:val="ListParagraph"/>
        <w:numPr>
          <w:ilvl w:val="1"/>
          <w:numId w:val="14"/>
        </w:numPr>
        <w:spacing w:before="166" w:line="480" w:lineRule="auto"/>
        <w:ind w:right="603"/>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b/>
          <w:bCs/>
          <w:color w:val="000000"/>
          <w:spacing w:val="-4"/>
          <w:sz w:val="24"/>
          <w:szCs w:val="24"/>
        </w:rPr>
        <w:t>SAVEPOINT</w:t>
      </w:r>
      <w:r>
        <w:rPr>
          <w:rFonts w:ascii="Times New Roman" w:eastAsia="Times New Roman" w:hAnsi="Times New Roman" w:cs="Times New Roman"/>
          <w:color w:val="000000"/>
          <w:spacing w:val="-12"/>
          <w:sz w:val="24"/>
          <w:szCs w:val="24"/>
        </w:rPr>
        <w:t xml:space="preserve">:  </w:t>
      </w:r>
      <w:r>
        <w:rPr>
          <w:rFonts w:ascii="Times New Roman" w:eastAsia="Times New Roman" w:hAnsi="Times New Roman" w:cs="Times New Roman"/>
          <w:color w:val="000000"/>
          <w:spacing w:val="-9"/>
          <w:sz w:val="24"/>
          <w:szCs w:val="24"/>
        </w:rPr>
        <w:t>To</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set</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5"/>
          <w:sz w:val="24"/>
          <w:szCs w:val="24"/>
        </w:rPr>
        <w:t xml:space="preserve">a </w:t>
      </w:r>
      <w:r>
        <w:rPr>
          <w:rFonts w:ascii="Times New Roman" w:eastAsia="Times New Roman" w:hAnsi="Times New Roman" w:cs="Times New Roman"/>
          <w:color w:val="000000"/>
          <w:spacing w:val="-1"/>
          <w:sz w:val="24"/>
          <w:szCs w:val="24"/>
        </w:rPr>
        <w:t>point</w:t>
      </w:r>
      <w:r>
        <w:rPr>
          <w:rFonts w:ascii="Times New Roman" w:eastAsia="Times New Roman" w:hAnsi="Times New Roman" w:cs="Times New Roman"/>
          <w:color w:val="000000"/>
          <w:spacing w:val="32"/>
          <w:sz w:val="24"/>
          <w:szCs w:val="24"/>
        </w:rPr>
        <w:t xml:space="preserve"> </w:t>
      </w:r>
      <w:r>
        <w:rPr>
          <w:rFonts w:ascii="Times New Roman" w:eastAsia="Times New Roman" w:hAnsi="Times New Roman" w:cs="Times New Roman"/>
          <w:color w:val="000000"/>
          <w:sz w:val="24"/>
          <w:szCs w:val="24"/>
        </w:rPr>
        <w:t>within</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1"/>
          <w:sz w:val="24"/>
          <w:szCs w:val="24"/>
        </w:rPr>
        <w:t xml:space="preserve">a  </w:t>
      </w:r>
      <w:r>
        <w:rPr>
          <w:rFonts w:ascii="Times New Roman" w:eastAsia="Times New Roman" w:hAnsi="Times New Roman" w:cs="Times New Roman"/>
          <w:color w:val="000000"/>
          <w:spacing w:val="-1"/>
          <w:sz w:val="24"/>
          <w:szCs w:val="24"/>
        </w:rPr>
        <w:t>transaction</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which</w:t>
      </w:r>
      <w:r>
        <w:rPr>
          <w:rFonts w:ascii="Times New Roman" w:eastAsia="Times New Roman" w:hAnsi="Times New Roman" w:cs="Times New Roman"/>
          <w:color w:val="000000"/>
          <w:spacing w:val="33"/>
          <w:sz w:val="24"/>
          <w:szCs w:val="24"/>
        </w:rPr>
        <w:t xml:space="preserve"> </w:t>
      </w:r>
      <w:r>
        <w:rPr>
          <w:rFonts w:ascii="Times New Roman" w:eastAsia="Times New Roman" w:hAnsi="Times New Roman" w:cs="Times New Roman"/>
          <w:color w:val="000000"/>
          <w:spacing w:val="-4"/>
          <w:sz w:val="24"/>
          <w:szCs w:val="24"/>
        </w:rPr>
        <w:t>you</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can</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 xml:space="preserve">roll </w:t>
      </w:r>
      <w:r>
        <w:rPr>
          <w:rFonts w:ascii="Times New Roman" w:eastAsia="Times New Roman" w:hAnsi="Times New Roman" w:cs="Times New Roman"/>
          <w:color w:val="000000"/>
          <w:spacing w:val="2"/>
          <w:sz w:val="24"/>
          <w:szCs w:val="24"/>
        </w:rPr>
        <w:t>back.</w:t>
      </w:r>
    </w:p>
    <w:p w14:paraId="60D70340" w14:textId="77777777" w:rsidR="00520D9B" w:rsidRDefault="001627B5" w:rsidP="00ED3103">
      <w:pPr>
        <w:pStyle w:val="ListParagraph"/>
        <w:numPr>
          <w:ilvl w:val="1"/>
          <w:numId w:val="14"/>
        </w:numPr>
        <w:tabs>
          <w:tab w:val="left" w:pos="2880"/>
        </w:tabs>
        <w:spacing w:before="334" w:line="480" w:lineRule="auto"/>
        <w:jc w:val="both"/>
        <w:rPr>
          <w:rFonts w:ascii="Times New Roman" w:eastAsia="Times New Roman" w:hAnsi="Times New Roman" w:cs="Times New Roman"/>
          <w:b/>
          <w:bCs/>
          <w:color w:val="000000"/>
          <w:spacing w:val="2"/>
          <w:sz w:val="28"/>
          <w:szCs w:val="28"/>
        </w:rPr>
      </w:pPr>
      <w:r>
        <w:rPr>
          <w:rFonts w:ascii="Times New Roman" w:eastAsia="Times New Roman" w:hAnsi="Times New Roman" w:cs="Times New Roman"/>
          <w:b/>
          <w:bCs/>
          <w:color w:val="000000"/>
          <w:spacing w:val="1"/>
          <w:sz w:val="24"/>
          <w:szCs w:val="24"/>
        </w:rPr>
        <w:lastRenderedPageBreak/>
        <w:t>SET</w:t>
      </w:r>
      <w:r>
        <w:rPr>
          <w:rFonts w:ascii="Times New Roman" w:eastAsia="Times New Roman" w:hAnsi="Times New Roman" w:cs="Times New Roman"/>
          <w:b/>
          <w:bCs/>
          <w:color w:val="000000"/>
          <w:spacing w:val="-9"/>
          <w:sz w:val="24"/>
          <w:szCs w:val="24"/>
        </w:rPr>
        <w:t xml:space="preserve"> </w:t>
      </w:r>
      <w:r>
        <w:rPr>
          <w:rFonts w:ascii="Times New Roman" w:eastAsia="Times New Roman" w:hAnsi="Times New Roman" w:cs="Times New Roman"/>
          <w:b/>
          <w:bCs/>
          <w:color w:val="000000"/>
          <w:sz w:val="24"/>
          <w:szCs w:val="24"/>
        </w:rPr>
        <w:t>TRANSACTION</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9"/>
          <w:sz w:val="24"/>
          <w:szCs w:val="24"/>
        </w:rPr>
        <w:t>To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configure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transaction</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properties</w:t>
      </w:r>
    </w:p>
    <w:p w14:paraId="60D70341" w14:textId="77777777" w:rsidR="00520D9B" w:rsidRDefault="001627B5" w:rsidP="00ED3103">
      <w:pPr>
        <w:spacing w:before="281" w:line="480" w:lineRule="auto"/>
        <w:ind w:firstLine="720"/>
        <w:jc w:val="both"/>
        <w:rPr>
          <w:rFonts w:ascii="Times New Roman" w:eastAsia="Times New Roman" w:hAnsi="Times New Roman" w:cs="Times New Roman"/>
          <w:b/>
          <w:bCs/>
          <w:color w:val="000000"/>
          <w:spacing w:val="2"/>
          <w:sz w:val="28"/>
          <w:szCs w:val="28"/>
        </w:rPr>
      </w:pPr>
      <w:r>
        <w:rPr>
          <w:rFonts w:ascii="Times New Roman" w:eastAsia="Times New Roman" w:hAnsi="Times New Roman" w:cs="Times New Roman"/>
          <w:b/>
          <w:bCs/>
          <w:color w:val="000000"/>
          <w:sz w:val="28"/>
          <w:szCs w:val="28"/>
        </w:rPr>
        <w:t>MySQL</w:t>
      </w:r>
    </w:p>
    <w:p w14:paraId="60D70342" w14:textId="77777777" w:rsidR="00520D9B" w:rsidRDefault="001627B5" w:rsidP="00CD71FC">
      <w:pPr>
        <w:spacing w:before="175" w:line="480" w:lineRule="auto"/>
        <w:ind w:left="720" w:right="600" w:firstLine="1"/>
        <w:jc w:val="both"/>
        <w:rPr>
          <w:rFonts w:ascii="Times New Roman" w:eastAsia="Times New Roman" w:hAnsi="Times New Roman" w:cs="Times New Roman"/>
          <w:color w:val="000000"/>
          <w:spacing w:val="-2"/>
          <w:sz w:val="24"/>
          <w:szCs w:val="24"/>
        </w:rPr>
      </w:pPr>
      <w:r>
        <w:rPr>
          <w:rFonts w:ascii="Times New Roman" w:eastAsia="Times New Roman" w:hAnsi="Times New Roman" w:cs="Times New Roman"/>
          <w:color w:val="000000"/>
          <w:spacing w:val="-1"/>
          <w:sz w:val="24"/>
          <w:szCs w:val="24"/>
        </w:rPr>
        <w:t>MySQL</w:t>
      </w:r>
      <w:r>
        <w:rPr>
          <w:rFonts w:ascii="Times New Roman" w:eastAsia="Times New Roman" w:hAnsi="Times New Roman" w:cs="Times New Roman"/>
          <w:color w:val="000000"/>
          <w:spacing w:val="-11"/>
          <w:sz w:val="24"/>
          <w:szCs w:val="24"/>
        </w:rPr>
        <w:t xml:space="preserve"> </w:t>
      </w:r>
      <w:r>
        <w:rPr>
          <w:rFonts w:ascii="Times New Roman" w:eastAsia="Times New Roman" w:hAnsi="Times New Roman" w:cs="Times New Roman"/>
          <w:color w:val="000000"/>
          <w:spacing w:val="-6"/>
          <w:sz w:val="24"/>
          <w:szCs w:val="24"/>
        </w:rPr>
        <w:t>is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6"/>
          <w:sz w:val="24"/>
          <w:szCs w:val="24"/>
        </w:rPr>
        <w:t xml:space="preserve">a </w:t>
      </w:r>
      <w:r>
        <w:rPr>
          <w:rFonts w:ascii="Times New Roman" w:eastAsia="Times New Roman" w:hAnsi="Times New Roman" w:cs="Times New Roman"/>
          <w:color w:val="000000"/>
          <w:spacing w:val="-2"/>
          <w:sz w:val="24"/>
          <w:szCs w:val="24"/>
        </w:rPr>
        <w:t>widely</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2"/>
          <w:sz w:val="24"/>
          <w:szCs w:val="24"/>
        </w:rPr>
        <w:t>used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relational</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database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management</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system</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(RDBMS)</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developed</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2"/>
          <w:sz w:val="24"/>
          <w:szCs w:val="24"/>
        </w:rPr>
        <w:t xml:space="preserve">and </w:t>
      </w:r>
      <w:r>
        <w:rPr>
          <w:rFonts w:ascii="Times New Roman" w:eastAsia="Times New Roman" w:hAnsi="Times New Roman" w:cs="Times New Roman"/>
          <w:color w:val="000000"/>
          <w:spacing w:val="-1"/>
          <w:sz w:val="24"/>
          <w:szCs w:val="24"/>
        </w:rPr>
        <w:t>maintained</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4"/>
          <w:sz w:val="24"/>
          <w:szCs w:val="24"/>
        </w:rPr>
        <w:t>by</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MySQL</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AB,</w:t>
      </w:r>
      <w:r>
        <w:rPr>
          <w:rFonts w:ascii="Times New Roman" w:eastAsia="Times New Roman" w:hAnsi="Times New Roman" w:cs="Times New Roman"/>
          <w:color w:val="000000"/>
          <w:spacing w:val="7"/>
          <w:sz w:val="24"/>
          <w:szCs w:val="24"/>
        </w:rPr>
        <w:t xml:space="preserve"> a </w:t>
      </w:r>
      <w:r>
        <w:rPr>
          <w:rFonts w:ascii="Times New Roman" w:eastAsia="Times New Roman" w:hAnsi="Times New Roman" w:cs="Times New Roman"/>
          <w:color w:val="000000"/>
          <w:spacing w:val="1"/>
          <w:sz w:val="24"/>
          <w:szCs w:val="24"/>
        </w:rPr>
        <w:t>Swedish</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company.</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1"/>
          <w:sz w:val="24"/>
          <w:szCs w:val="24"/>
        </w:rPr>
        <w:t>It</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5"/>
          <w:sz w:val="24"/>
          <w:szCs w:val="24"/>
        </w:rPr>
        <w:t>is</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2"/>
          <w:sz w:val="24"/>
          <w:szCs w:val="24"/>
        </w:rPr>
        <w:t>known</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for</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being</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fast,</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z w:val="24"/>
          <w:szCs w:val="24"/>
        </w:rPr>
        <w:t>reliable,</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1"/>
          <w:sz w:val="24"/>
          <w:szCs w:val="24"/>
        </w:rPr>
        <w:t xml:space="preserve">and </w:t>
      </w:r>
      <w:r>
        <w:rPr>
          <w:rFonts w:ascii="Times New Roman" w:eastAsia="Times New Roman" w:hAnsi="Times New Roman" w:cs="Times New Roman"/>
          <w:color w:val="000000"/>
          <w:sz w:val="24"/>
          <w:szCs w:val="24"/>
        </w:rPr>
        <w:t>easy</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4"/>
          <w:sz w:val="24"/>
          <w:szCs w:val="24"/>
        </w:rPr>
        <w:t>to</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use,</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making</w:t>
      </w:r>
      <w:r>
        <w:rPr>
          <w:rFonts w:ascii="Times New Roman" w:eastAsia="Times New Roman" w:hAnsi="Times New Roman" w:cs="Times New Roman"/>
          <w:color w:val="000000"/>
          <w:spacing w:val="-20"/>
          <w:sz w:val="24"/>
          <w:szCs w:val="24"/>
        </w:rPr>
        <w:t xml:space="preserve">  </w:t>
      </w:r>
      <w:r>
        <w:rPr>
          <w:rFonts w:ascii="Times New Roman" w:eastAsia="Times New Roman" w:hAnsi="Times New Roman" w:cs="Times New Roman"/>
          <w:color w:val="000000"/>
          <w:spacing w:val="-1"/>
          <w:sz w:val="24"/>
          <w:szCs w:val="24"/>
        </w:rPr>
        <w:t>it</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3"/>
          <w:sz w:val="24"/>
          <w:szCs w:val="24"/>
        </w:rPr>
        <w:t xml:space="preserve">a  </w:t>
      </w:r>
      <w:r>
        <w:rPr>
          <w:rFonts w:ascii="Times New Roman" w:eastAsia="Times New Roman" w:hAnsi="Times New Roman" w:cs="Times New Roman"/>
          <w:color w:val="000000"/>
          <w:spacing w:val="-1"/>
          <w:sz w:val="24"/>
          <w:szCs w:val="24"/>
        </w:rPr>
        <w:t>popular</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choice</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for</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both</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z w:val="24"/>
          <w:szCs w:val="24"/>
        </w:rPr>
        <w:t>small</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businesses</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19"/>
          <w:sz w:val="24"/>
          <w:szCs w:val="24"/>
        </w:rPr>
        <w:t xml:space="preserve">  </w:t>
      </w:r>
      <w:r>
        <w:rPr>
          <w:rFonts w:ascii="Times New Roman" w:eastAsia="Times New Roman" w:hAnsi="Times New Roman" w:cs="Times New Roman"/>
          <w:color w:val="000000"/>
          <w:spacing w:val="-2"/>
          <w:sz w:val="24"/>
          <w:szCs w:val="24"/>
        </w:rPr>
        <w:t>large</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 xml:space="preserve">enterprises. </w:t>
      </w:r>
      <w:r>
        <w:rPr>
          <w:rFonts w:ascii="Times New Roman" w:eastAsia="Times New Roman" w:hAnsi="Times New Roman" w:cs="Times New Roman"/>
          <w:color w:val="000000"/>
          <w:sz w:val="24"/>
          <w:szCs w:val="24"/>
        </w:rPr>
        <w:t>MySQL</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has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several</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advantages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that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contribute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its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growing</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popularity:</w:t>
      </w:r>
    </w:p>
    <w:p w14:paraId="60D70343" w14:textId="77777777" w:rsidR="00520D9B" w:rsidRDefault="001627B5" w:rsidP="00CD71FC">
      <w:pPr>
        <w:pStyle w:val="ListParagraph"/>
        <w:numPr>
          <w:ilvl w:val="1"/>
          <w:numId w:val="15"/>
        </w:numPr>
        <w:spacing w:before="334" w:line="480" w:lineRule="auto"/>
        <w:ind w:left="720" w:right="606"/>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b/>
          <w:bCs/>
          <w:color w:val="000000"/>
          <w:sz w:val="24"/>
          <w:szCs w:val="24"/>
        </w:rPr>
        <w:t>Open</w:t>
      </w:r>
      <w:r>
        <w:rPr>
          <w:rFonts w:ascii="Times New Roman" w:eastAsia="Times New Roman" w:hAnsi="Times New Roman" w:cs="Times New Roman"/>
          <w:b/>
          <w:bCs/>
          <w:color w:val="000000"/>
          <w:spacing w:val="-1"/>
          <w:sz w:val="24"/>
          <w:szCs w:val="24"/>
        </w:rPr>
        <w:t xml:space="preserve"> </w:t>
      </w:r>
      <w:r>
        <w:rPr>
          <w:rFonts w:ascii="Times New Roman" w:eastAsia="Times New Roman" w:hAnsi="Times New Roman" w:cs="Times New Roman"/>
          <w:b/>
          <w:bCs/>
          <w:color w:val="000000"/>
          <w:spacing w:val="-2"/>
          <w:sz w:val="24"/>
          <w:szCs w:val="24"/>
        </w:rPr>
        <w:t>Source:</w:t>
      </w:r>
      <w:r>
        <w:rPr>
          <w:rFonts w:ascii="Times New Roman" w:eastAsia="Times New Roman" w:hAnsi="Times New Roman" w:cs="Times New Roman"/>
          <w:b/>
          <w:bCs/>
          <w:color w:val="000000"/>
          <w:spacing w:val="-1"/>
          <w:sz w:val="24"/>
          <w:szCs w:val="24"/>
        </w:rPr>
        <w:t xml:space="preserve"> </w:t>
      </w:r>
      <w:r>
        <w:rPr>
          <w:rFonts w:ascii="Times New Roman" w:eastAsia="Times New Roman" w:hAnsi="Times New Roman" w:cs="Times New Roman"/>
          <w:color w:val="000000"/>
          <w:spacing w:val="-1"/>
          <w:sz w:val="24"/>
          <w:szCs w:val="24"/>
        </w:rPr>
        <w:t>MySQL</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4"/>
          <w:sz w:val="24"/>
          <w:szCs w:val="24"/>
        </w:rPr>
        <w:t>is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released</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under</w:t>
      </w:r>
      <w:r>
        <w:rPr>
          <w:rFonts w:ascii="Times New Roman" w:eastAsia="Times New Roman" w:hAnsi="Times New Roman" w:cs="Times New Roman"/>
          <w:color w:val="000000"/>
          <w:spacing w:val="-2"/>
          <w:sz w:val="24"/>
          <w:szCs w:val="24"/>
        </w:rPr>
        <w:t xml:space="preserve"> an </w:t>
      </w:r>
      <w:r>
        <w:rPr>
          <w:rFonts w:ascii="Times New Roman" w:eastAsia="Times New Roman" w:hAnsi="Times New Roman" w:cs="Times New Roman"/>
          <w:color w:val="000000"/>
          <w:sz w:val="24"/>
          <w:szCs w:val="24"/>
        </w:rPr>
        <w:t>open-source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license,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meaning</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it</w:t>
      </w:r>
      <w:r>
        <w:rPr>
          <w:rFonts w:ascii="Times New Roman" w:eastAsia="Times New Roman" w:hAnsi="Times New Roman" w:cs="Times New Roman"/>
          <w:color w:val="000000"/>
          <w:spacing w:val="-1"/>
          <w:sz w:val="24"/>
          <w:szCs w:val="24"/>
        </w:rPr>
        <w:t xml:space="preserve"> is free </w:t>
      </w:r>
      <w:r>
        <w:rPr>
          <w:rFonts w:ascii="Times New Roman" w:eastAsia="Times New Roman" w:hAnsi="Times New Roman" w:cs="Times New Roman"/>
          <w:color w:val="000000"/>
          <w:spacing w:val="4"/>
          <w:sz w:val="24"/>
          <w:szCs w:val="24"/>
        </w:rPr>
        <w:t>to</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3"/>
          <w:sz w:val="24"/>
          <w:szCs w:val="24"/>
        </w:rPr>
        <w:t>use</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2"/>
          <w:sz w:val="24"/>
          <w:szCs w:val="24"/>
        </w:rPr>
        <w:t>and</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2"/>
          <w:sz w:val="24"/>
          <w:szCs w:val="24"/>
        </w:rPr>
        <w:t>modify.</w:t>
      </w:r>
    </w:p>
    <w:p w14:paraId="60D70344" w14:textId="77777777" w:rsidR="00520D9B" w:rsidRDefault="001627B5" w:rsidP="00CD71FC">
      <w:pPr>
        <w:pStyle w:val="ListParagraph"/>
        <w:numPr>
          <w:ilvl w:val="2"/>
          <w:numId w:val="15"/>
        </w:numPr>
        <w:spacing w:before="334" w:line="480" w:lineRule="auto"/>
        <w:ind w:left="1440" w:right="606"/>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b/>
          <w:bCs/>
          <w:color w:val="000000"/>
          <w:sz w:val="24"/>
          <w:szCs w:val="24"/>
        </w:rPr>
        <w:t>Powerful:</w:t>
      </w:r>
      <w:r>
        <w:rPr>
          <w:rFonts w:ascii="Times New Roman" w:eastAsia="Times New Roman" w:hAnsi="Times New Roman" w:cs="Times New Roman"/>
          <w:b/>
          <w:bCs/>
          <w:color w:val="000000"/>
          <w:spacing w:val="-2"/>
          <w:sz w:val="24"/>
          <w:szCs w:val="24"/>
        </w:rPr>
        <w:t xml:space="preserve"> </w:t>
      </w:r>
      <w:r>
        <w:rPr>
          <w:rFonts w:ascii="Times New Roman" w:eastAsia="Times New Roman" w:hAnsi="Times New Roman" w:cs="Times New Roman"/>
          <w:color w:val="000000"/>
          <w:spacing w:val="-1"/>
          <w:sz w:val="24"/>
          <w:szCs w:val="24"/>
        </w:rPr>
        <w:t>Despite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 xml:space="preserve">being </w:t>
      </w:r>
      <w:r>
        <w:rPr>
          <w:rFonts w:ascii="Times New Roman" w:eastAsia="Times New Roman" w:hAnsi="Times New Roman" w:cs="Times New Roman"/>
          <w:color w:val="000000"/>
          <w:spacing w:val="-1"/>
          <w:sz w:val="24"/>
          <w:szCs w:val="24"/>
        </w:rPr>
        <w:t xml:space="preserve">free, </w:t>
      </w:r>
      <w:r>
        <w:rPr>
          <w:rFonts w:ascii="Times New Roman" w:eastAsia="Times New Roman" w:hAnsi="Times New Roman" w:cs="Times New Roman"/>
          <w:color w:val="000000"/>
          <w:sz w:val="24"/>
          <w:szCs w:val="24"/>
        </w:rPr>
        <w:t>MySQL</w:t>
      </w:r>
      <w:r>
        <w:rPr>
          <w:rFonts w:ascii="Times New Roman" w:eastAsia="Times New Roman" w:hAnsi="Times New Roman" w:cs="Times New Roman"/>
          <w:color w:val="000000"/>
          <w:spacing w:val="-15"/>
          <w:sz w:val="24"/>
          <w:szCs w:val="24"/>
        </w:rPr>
        <w:t xml:space="preserve"> </w:t>
      </w:r>
      <w:r>
        <w:rPr>
          <w:rFonts w:ascii="Times New Roman" w:eastAsia="Times New Roman" w:hAnsi="Times New Roman" w:cs="Times New Roman"/>
          <w:color w:val="000000"/>
          <w:sz w:val="24"/>
          <w:szCs w:val="24"/>
        </w:rPr>
        <w:t>provides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 range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of</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features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pacing w:val="-1"/>
          <w:sz w:val="24"/>
          <w:szCs w:val="24"/>
        </w:rPr>
        <w:t>that</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rival</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some</w:t>
      </w:r>
      <w:r>
        <w:rPr>
          <w:rFonts w:ascii="Times New Roman" w:eastAsia="Times New Roman" w:hAnsi="Times New Roman" w:cs="Times New Roman"/>
          <w:color w:val="000000"/>
          <w:sz w:val="24"/>
          <w:szCs w:val="24"/>
        </w:rPr>
        <w:t>of</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pacing w:val="1"/>
          <w:sz w:val="24"/>
          <w:szCs w:val="24"/>
        </w:rPr>
        <w:t>most</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expensive</w:t>
      </w:r>
      <w:r>
        <w:rPr>
          <w:rFonts w:ascii="Times New Roman" w:eastAsia="Times New Roman" w:hAnsi="Times New Roman" w:cs="Times New Roman"/>
          <w:color w:val="000000"/>
          <w:spacing w:val="-18"/>
          <w:sz w:val="24"/>
          <w:szCs w:val="24"/>
        </w:rPr>
        <w:t xml:space="preserve">  </w:t>
      </w:r>
      <w:r>
        <w:rPr>
          <w:rFonts w:ascii="Times New Roman" w:eastAsia="Times New Roman" w:hAnsi="Times New Roman" w:cs="Times New Roman"/>
          <w:color w:val="000000"/>
          <w:sz w:val="24"/>
          <w:szCs w:val="24"/>
        </w:rPr>
        <w:t>commercial</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database</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z w:val="24"/>
          <w:szCs w:val="24"/>
        </w:rPr>
        <w:t>management</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z w:val="24"/>
          <w:szCs w:val="24"/>
        </w:rPr>
        <w:t>systems.</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2"/>
          <w:sz w:val="24"/>
          <w:szCs w:val="24"/>
        </w:rPr>
        <w:t>It</w:t>
      </w:r>
      <w:r>
        <w:rPr>
          <w:rFonts w:ascii="Times New Roman" w:eastAsia="Times New Roman" w:hAnsi="Times New Roman" w:cs="Times New Roman"/>
          <w:color w:val="000000"/>
          <w:spacing w:val="-17"/>
          <w:sz w:val="24"/>
          <w:szCs w:val="24"/>
        </w:rPr>
        <w:t xml:space="preserve">  </w:t>
      </w:r>
      <w:r>
        <w:rPr>
          <w:rFonts w:ascii="Times New Roman" w:eastAsia="Times New Roman" w:hAnsi="Times New Roman" w:cs="Times New Roman"/>
          <w:color w:val="000000"/>
          <w:spacing w:val="-1"/>
          <w:sz w:val="24"/>
          <w:szCs w:val="24"/>
        </w:rPr>
        <w:t>can</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 xml:space="preserve">handle </w:t>
      </w:r>
      <w:r>
        <w:rPr>
          <w:rFonts w:ascii="Times New Roman" w:eastAsia="Times New Roman" w:hAnsi="Times New Roman" w:cs="Times New Roman"/>
          <w:color w:val="000000"/>
          <w:sz w:val="24"/>
          <w:szCs w:val="24"/>
        </w:rPr>
        <w:t>substantial</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databases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 xml:space="preserve">a </w:t>
      </w:r>
      <w:r>
        <w:rPr>
          <w:rFonts w:ascii="Times New Roman" w:eastAsia="Times New Roman" w:hAnsi="Times New Roman" w:cs="Times New Roman"/>
          <w:color w:val="000000"/>
          <w:sz w:val="24"/>
          <w:szCs w:val="24"/>
        </w:rPr>
        <w:t>variety</w:t>
      </w:r>
      <w:r>
        <w:rPr>
          <w:rFonts w:ascii="Times New Roman" w:eastAsia="Times New Roman" w:hAnsi="Times New Roman" w:cs="Times New Roman"/>
          <w:color w:val="000000"/>
          <w:spacing w:val="1"/>
          <w:sz w:val="24"/>
          <w:szCs w:val="24"/>
        </w:rPr>
        <w:t xml:space="preserve"> of</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data</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processing</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tasks</w:t>
      </w:r>
      <w:bookmarkStart w:id="20" w:name="17"/>
      <w:bookmarkEnd w:id="20"/>
      <w:r>
        <w:rPr>
          <w:noProof/>
          <w:lang w:eastAsia="en-IN"/>
        </w:rPr>
        <mc:AlternateContent>
          <mc:Choice Requires="wps">
            <w:drawing>
              <wp:anchor distT="0" distB="0" distL="114300" distR="114300" simplePos="0" relativeHeight="251727872" behindDoc="0" locked="0" layoutInCell="1" hidden="1" allowOverlap="1" wp14:anchorId="60D70C83" wp14:editId="60D70C84">
                <wp:simplePos x="0" y="0"/>
                <wp:positionH relativeFrom="column">
                  <wp:posOffset>0</wp:posOffset>
                </wp:positionH>
                <wp:positionV relativeFrom="paragraph">
                  <wp:posOffset>0</wp:posOffset>
                </wp:positionV>
                <wp:extent cx="635000" cy="635000"/>
                <wp:effectExtent l="9525" t="0" r="12700" b="0"/>
                <wp:wrapNone/>
                <wp:docPr id="17" name="Freeform 1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485 480"/>
                            <a:gd name="T3" fmla="*/ 485 h 10"/>
                            <a:gd name="T4" fmla="+- 0 11753 490"/>
                            <a:gd name="T5" fmla="*/ T4 w 11263"/>
                            <a:gd name="T6" fmla="+- 0 485 480"/>
                            <a:gd name="T7" fmla="*/ 485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083AA58F" id="Freeform 17" o:spid="_x0000_s1026" style="position:absolute;margin-left:0;margin-top:0;width:50pt;height:50pt;z-index:251727872;visibility:hidden;mso-wrap-style:square;mso-wrap-distance-left:9pt;mso-wrap-distance-top:0;mso-wrap-distance-right:9pt;mso-wrap-distance-bottom:0;mso-position-horizontal:absolute;mso-position-horizontal-relative:text;mso-position-vertical:absolute;mso-position-vertical-relative:text;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" path="m,5r11263,e">
                <v:stroke joinstyle="miter"/>
                <v:path o:connecttype="custom" o:connectlocs="0,30797500;635000,30797500" o:connectangles="0,0"/>
                <o:lock v:ext="edit" selection="t"/>
              </v:shape>
            </w:pict>
          </mc:Fallback>
        </mc:AlternateContent>
      </w:r>
      <w:r>
        <w:rPr>
          <w:noProof/>
          <w:lang w:eastAsia="en-IN"/>
        </w:rPr>
        <mc:AlternateContent>
          <mc:Choice Requires="wps">
            <w:drawing>
              <wp:anchor distT="0" distB="0" distL="114300" distR="114300" simplePos="0" relativeHeight="251747328" behindDoc="0" locked="0" layoutInCell="1" hidden="1" allowOverlap="1" wp14:anchorId="60D70C85" wp14:editId="60D70C86">
                <wp:simplePos x="0" y="0"/>
                <wp:positionH relativeFrom="column">
                  <wp:posOffset>0</wp:posOffset>
                </wp:positionH>
                <wp:positionV relativeFrom="paragraph">
                  <wp:posOffset>0</wp:posOffset>
                </wp:positionV>
                <wp:extent cx="635000" cy="635000"/>
                <wp:effectExtent l="0" t="9525" r="0" b="12700"/>
                <wp:wrapNone/>
                <wp:docPr id="15" name="Freeform 1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85 480"/>
                            <a:gd name="T1" fmla="*/ T0 w 10"/>
                            <a:gd name="T2" fmla="+- 0 15353 490"/>
                            <a:gd name="T3" fmla="*/ 15353 h 14863"/>
                            <a:gd name="T4" fmla="+- 0 485 480"/>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681ABA63" id="Freeform 15" o:spid="_x0000_s1026" style="position:absolute;margin-left:0;margin-top:0;width:50pt;height:50pt;z-index:251747328;visibility:hidden;mso-wrap-style:square;mso-wrap-distance-left:9pt;mso-wrap-distance-top:0;mso-wrap-distance-right:9pt;mso-wrap-distance-bottom:0;mso-position-horizontal:absolute;mso-position-horizontal-relative:text;mso-position-vertical:absolute;mso-position-vertical-relative:text;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828224" behindDoc="0" locked="0" layoutInCell="1" hidden="1" allowOverlap="1" wp14:anchorId="60D70C87" wp14:editId="60D70C88">
                <wp:simplePos x="0" y="0"/>
                <wp:positionH relativeFrom="column">
                  <wp:posOffset>0</wp:posOffset>
                </wp:positionH>
                <wp:positionV relativeFrom="paragraph">
                  <wp:posOffset>0</wp:posOffset>
                </wp:positionV>
                <wp:extent cx="635000" cy="635000"/>
                <wp:effectExtent l="0" t="9525" r="0" b="12700"/>
                <wp:wrapNone/>
                <wp:docPr id="13" name="Freeform 1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11758 11753"/>
                            <a:gd name="T1" fmla="*/ T0 w 10"/>
                            <a:gd name="T2" fmla="+- 0 15353 490"/>
                            <a:gd name="T3" fmla="*/ 15353 h 14863"/>
                            <a:gd name="T4" fmla="+- 0 11758 11753"/>
                            <a:gd name="T5" fmla="*/ T4 w 10"/>
                            <a:gd name="T6" fmla="+- 0 490 490"/>
                            <a:gd name="T7" fmla="*/ 490 h 14863"/>
                          </a:gdLst>
                          <a:ahLst/>
                          <a:cxnLst>
                            <a:cxn ang="0">
                              <a:pos x="T1" y="T3"/>
                            </a:cxn>
                            <a:cxn ang="0">
                              <a:pos x="T5" y="T7"/>
                            </a:cxn>
                          </a:cxnLst>
                          <a:rect l="0" t="0" r="r" b="b"/>
                          <a:pathLst>
                            <a:path w="10" h="14863">
                              <a:moveTo>
                                <a:pt x="5" y="14863"/>
                              </a:moveTo>
                              <a:lnTo>
                                <a:pt x="5" y="0"/>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5BAAC9FA" id="Freeform 13" o:spid="_x0000_s1026" style="position:absolute;margin-left:0;margin-top:0;width:50pt;height:50pt;z-index:251828224;visibility:hidden;mso-wrap-style:square;mso-wrap-distance-left:9pt;mso-wrap-distance-top:0;mso-wrap-distance-right:9pt;mso-wrap-distance-bottom:0;mso-position-horizontal:absolute;mso-position-horizontal-relative:text;mso-position-vertical:absolute;mso-position-vertical-relative:text;v-text-anchor:top" coordsize="10,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" path="m5,14863l5,e">
                <v:stroke joinstyle="miter"/>
                <v:path o:connecttype="custom" o:connectlocs="317500,655935;317500,20935" o:connectangles="0,0"/>
                <o:lock v:ext="edit" selection="t"/>
              </v:shape>
            </w:pict>
          </mc:Fallback>
        </mc:AlternateContent>
      </w:r>
      <w:r>
        <w:rPr>
          <w:noProof/>
          <w:lang w:eastAsia="en-IN"/>
        </w:rPr>
        <mc:AlternateContent>
          <mc:Choice Requires="wps">
            <w:drawing>
              <wp:anchor distT="0" distB="0" distL="114300" distR="114300" simplePos="0" relativeHeight="251865088" behindDoc="0" locked="0" layoutInCell="1" hidden="1" allowOverlap="1" wp14:anchorId="60D70C89" wp14:editId="60D70C8A">
                <wp:simplePos x="0" y="0"/>
                <wp:positionH relativeFrom="column">
                  <wp:posOffset>0</wp:posOffset>
                </wp:positionH>
                <wp:positionV relativeFrom="paragraph">
                  <wp:posOffset>0</wp:posOffset>
                </wp:positionV>
                <wp:extent cx="635000" cy="635000"/>
                <wp:effectExtent l="9525" t="0" r="12700" b="0"/>
                <wp:wrapNone/>
                <wp:docPr id="11" name="Freeform 1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490 490"/>
                            <a:gd name="T1" fmla="*/ T0 w 11263"/>
                            <a:gd name="T2" fmla="+- 0 15358 15353"/>
                            <a:gd name="T3" fmla="*/ 15358 h 10"/>
                            <a:gd name="T4" fmla="+- 0 11753 490"/>
                            <a:gd name="T5" fmla="*/ T4 w 11263"/>
                            <a:gd name="T6" fmla="+- 0 15358 15353"/>
                            <a:gd name="T7" fmla="*/ 15358 h 10"/>
                          </a:gdLst>
                          <a:ahLst/>
                          <a:cxnLst>
                            <a:cxn ang="0">
                              <a:pos x="T1" y="T3"/>
                            </a:cxn>
                            <a:cxn ang="0">
                              <a:pos x="T5" y="T7"/>
                            </a:cxn>
                          </a:cxnLst>
                          <a:rect l="0" t="0" r="r" b="b"/>
                          <a:pathLst>
                            <a:path w="11263" h="10">
                              <a:moveTo>
                                <a:pt x="0" y="5"/>
                              </a:moveTo>
                              <a:lnTo>
                                <a:pt x="11263" y="5"/>
                              </a:lnTo>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27DA5102" id="Freeform 11" o:spid="_x0000_s1026" style="position:absolute;margin-left:0;margin-top:0;width:50pt;height:50pt;z-index:251865088;visibility:hidden;mso-wrap-style:square;mso-wrap-distance-left:9pt;mso-wrap-distance-top:0;mso-wrap-distance-right:9pt;mso-wrap-distance-bottom:0;mso-position-horizontal:absolute;mso-position-horizontal-relative:text;mso-position-vertical:absolute;mso-position-vertical-relative:text;v-text-anchor:top" coordsize="112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" path="m,5r11263,e">
                <v:stroke joinstyle="miter"/>
                <v:path o:connecttype="custom" o:connectlocs="0,975233000;635000,975233000" o:connectangles="0,0"/>
                <o:lock v:ext="edit" selection="t"/>
              </v:shape>
            </w:pict>
          </mc:Fallback>
        </mc:AlternateContent>
      </w:r>
    </w:p>
    <w:p w14:paraId="60D70345" w14:textId="77777777" w:rsidR="00520D9B" w:rsidRDefault="001627B5" w:rsidP="00CD71FC">
      <w:pPr>
        <w:pStyle w:val="ListParagraph"/>
        <w:numPr>
          <w:ilvl w:val="2"/>
          <w:numId w:val="15"/>
        </w:numPr>
        <w:spacing w:before="73" w:line="480" w:lineRule="auto"/>
        <w:ind w:left="1440" w:right="606"/>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b/>
          <w:bCs/>
          <w:color w:val="000000"/>
          <w:sz w:val="24"/>
          <w:szCs w:val="24"/>
        </w:rPr>
        <w:t>Standardized</w:t>
      </w:r>
      <w:r>
        <w:rPr>
          <w:rFonts w:ascii="Times New Roman" w:eastAsia="Times New Roman" w:hAnsi="Times New Roman" w:cs="Times New Roman"/>
          <w:b/>
          <w:bCs/>
          <w:color w:val="000000"/>
          <w:spacing w:val="32"/>
          <w:sz w:val="24"/>
          <w:szCs w:val="24"/>
        </w:rPr>
        <w:t xml:space="preserve"> </w:t>
      </w:r>
      <w:r>
        <w:rPr>
          <w:rFonts w:ascii="Times New Roman" w:eastAsia="Times New Roman" w:hAnsi="Times New Roman" w:cs="Times New Roman"/>
          <w:b/>
          <w:bCs/>
          <w:color w:val="000000"/>
          <w:sz w:val="24"/>
          <w:szCs w:val="24"/>
        </w:rPr>
        <w:t>SQL</w:t>
      </w:r>
      <w:r>
        <w:rPr>
          <w:rFonts w:ascii="Times New Roman" w:eastAsia="Times New Roman" w:hAnsi="Times New Roman" w:cs="Times New Roman"/>
          <w:b/>
          <w:bCs/>
          <w:color w:val="000000"/>
          <w:spacing w:val="9"/>
          <w:sz w:val="24"/>
          <w:szCs w:val="24"/>
        </w:rPr>
        <w:t xml:space="preserve"> </w:t>
      </w:r>
      <w:r>
        <w:rPr>
          <w:rFonts w:ascii="Times New Roman" w:eastAsia="Times New Roman" w:hAnsi="Times New Roman" w:cs="Times New Roman"/>
          <w:b/>
          <w:bCs/>
          <w:color w:val="000000"/>
          <w:spacing w:val="1"/>
          <w:sz w:val="24"/>
          <w:szCs w:val="24"/>
        </w:rPr>
        <w:t>Support:</w:t>
      </w:r>
      <w:r>
        <w:rPr>
          <w:rFonts w:ascii="Times New Roman" w:eastAsia="Times New Roman" w:hAnsi="Times New Roman" w:cs="Times New Roman"/>
          <w:b/>
          <w:bCs/>
          <w:color w:val="000000"/>
          <w:spacing w:val="33"/>
          <w:sz w:val="24"/>
          <w:szCs w:val="24"/>
        </w:rPr>
        <w:t xml:space="preserve"> </w:t>
      </w:r>
      <w:r>
        <w:rPr>
          <w:rFonts w:ascii="Times New Roman" w:eastAsia="Times New Roman" w:hAnsi="Times New Roman" w:cs="Times New Roman"/>
          <w:color w:val="000000"/>
          <w:sz w:val="24"/>
          <w:szCs w:val="24"/>
        </w:rPr>
        <w:t>MySQL</w:t>
      </w:r>
      <w:r>
        <w:rPr>
          <w:rFonts w:ascii="Times New Roman" w:eastAsia="Times New Roman" w:hAnsi="Times New Roman" w:cs="Times New Roman"/>
          <w:color w:val="000000"/>
          <w:spacing w:val="-20"/>
          <w:sz w:val="24"/>
          <w:szCs w:val="24"/>
        </w:rPr>
        <w:t xml:space="preserve">  </w:t>
      </w:r>
      <w:r>
        <w:rPr>
          <w:rFonts w:ascii="Times New Roman" w:eastAsia="Times New Roman" w:hAnsi="Times New Roman" w:cs="Times New Roman"/>
          <w:color w:val="000000"/>
          <w:spacing w:val="-1"/>
          <w:sz w:val="24"/>
          <w:szCs w:val="24"/>
        </w:rPr>
        <w:t>uses</w:t>
      </w:r>
      <w:r>
        <w:rPr>
          <w:rFonts w:ascii="Times New Roman" w:eastAsia="Times New Roman" w:hAnsi="Times New Roman" w:cs="Times New Roman"/>
          <w:color w:val="000000"/>
          <w:spacing w:val="34"/>
          <w:sz w:val="24"/>
          <w:szCs w:val="24"/>
        </w:rPr>
        <w:t xml:space="preserve"> </w:t>
      </w:r>
      <w:r>
        <w:rPr>
          <w:rFonts w:ascii="Times New Roman" w:eastAsia="Times New Roman" w:hAnsi="Times New Roman" w:cs="Times New Roman"/>
          <w:color w:val="000000"/>
          <w:spacing w:val="15"/>
          <w:sz w:val="24"/>
          <w:szCs w:val="24"/>
        </w:rPr>
        <w:t xml:space="preserve">a </w:t>
      </w:r>
      <w:r>
        <w:rPr>
          <w:rFonts w:ascii="Times New Roman" w:eastAsia="Times New Roman" w:hAnsi="Times New Roman" w:cs="Times New Roman"/>
          <w:color w:val="000000"/>
          <w:sz w:val="24"/>
          <w:szCs w:val="24"/>
        </w:rPr>
        <w:t>standard</w:t>
      </w:r>
      <w:r>
        <w:rPr>
          <w:rFonts w:ascii="Times New Roman" w:eastAsia="Times New Roman" w:hAnsi="Times New Roman" w:cs="Times New Roman"/>
          <w:color w:val="000000"/>
          <w:spacing w:val="30"/>
          <w:sz w:val="24"/>
          <w:szCs w:val="24"/>
        </w:rPr>
        <w:t xml:space="preserve"> </w:t>
      </w:r>
      <w:r>
        <w:rPr>
          <w:rFonts w:ascii="Times New Roman" w:eastAsia="Times New Roman" w:hAnsi="Times New Roman" w:cs="Times New Roman"/>
          <w:color w:val="000000"/>
          <w:spacing w:val="1"/>
          <w:sz w:val="24"/>
          <w:szCs w:val="24"/>
        </w:rPr>
        <w:t>form</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z w:val="24"/>
          <w:szCs w:val="24"/>
        </w:rPr>
        <w:t>of</w:t>
      </w:r>
      <w:r>
        <w:rPr>
          <w:rFonts w:ascii="Times New Roman" w:eastAsia="Times New Roman" w:hAnsi="Times New Roman" w:cs="Times New Roman"/>
          <w:color w:val="000000"/>
          <w:spacing w:val="32"/>
          <w:sz w:val="24"/>
          <w:szCs w:val="24"/>
        </w:rPr>
        <w:t xml:space="preserve"> </w:t>
      </w:r>
      <w:r>
        <w:rPr>
          <w:rFonts w:ascii="Times New Roman" w:eastAsia="Times New Roman" w:hAnsi="Times New Roman" w:cs="Times New Roman"/>
          <w:color w:val="000000"/>
          <w:sz w:val="24"/>
          <w:szCs w:val="24"/>
        </w:rPr>
        <w:t>SQL,</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making</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pacing w:val="-1"/>
          <w:sz w:val="24"/>
          <w:szCs w:val="24"/>
        </w:rPr>
        <w:t xml:space="preserve">it </w:t>
      </w:r>
      <w:r>
        <w:rPr>
          <w:rFonts w:ascii="Times New Roman" w:eastAsia="Times New Roman" w:hAnsi="Times New Roman" w:cs="Times New Roman"/>
          <w:color w:val="000000"/>
          <w:spacing w:val="1"/>
          <w:sz w:val="24"/>
          <w:szCs w:val="24"/>
        </w:rPr>
        <w:t>compatible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pacing w:val="1"/>
          <w:sz w:val="24"/>
          <w:szCs w:val="24"/>
        </w:rPr>
        <w:t>with</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pacing w:val="3"/>
          <w:sz w:val="24"/>
          <w:szCs w:val="24"/>
        </w:rPr>
        <w:t>most</w:t>
      </w:r>
      <w:r>
        <w:rPr>
          <w:rFonts w:ascii="Times New Roman" w:eastAsia="Times New Roman" w:hAnsi="Times New Roman" w:cs="Times New Roman"/>
          <w:color w:val="000000"/>
          <w:spacing w:val="7"/>
          <w:sz w:val="24"/>
          <w:szCs w:val="24"/>
        </w:rPr>
        <w:t xml:space="preserve"> </w:t>
      </w:r>
      <w:r>
        <w:rPr>
          <w:rFonts w:ascii="Times New Roman" w:eastAsia="Times New Roman" w:hAnsi="Times New Roman" w:cs="Times New Roman"/>
          <w:color w:val="000000"/>
          <w:sz w:val="24"/>
          <w:szCs w:val="24"/>
        </w:rPr>
        <w:t>database</w:t>
      </w:r>
      <w:r>
        <w:rPr>
          <w:rFonts w:ascii="Times New Roman" w:eastAsia="Times New Roman" w:hAnsi="Times New Roman" w:cs="Times New Roman"/>
          <w:color w:val="000000"/>
          <w:spacing w:val="6"/>
          <w:sz w:val="24"/>
          <w:szCs w:val="24"/>
        </w:rPr>
        <w:t xml:space="preserve"> </w:t>
      </w:r>
      <w:r>
        <w:rPr>
          <w:rFonts w:ascii="Times New Roman" w:eastAsia="Times New Roman" w:hAnsi="Times New Roman" w:cs="Times New Roman"/>
          <w:color w:val="000000"/>
          <w:sz w:val="24"/>
          <w:szCs w:val="24"/>
        </w:rPr>
        <w:t>applications.</w:t>
      </w:r>
    </w:p>
    <w:p w14:paraId="60D70346" w14:textId="77777777" w:rsidR="00520D9B" w:rsidRDefault="001627B5" w:rsidP="00CD71FC">
      <w:pPr>
        <w:pStyle w:val="ListParagraph"/>
        <w:numPr>
          <w:ilvl w:val="2"/>
          <w:numId w:val="15"/>
        </w:numPr>
        <w:spacing w:before="159" w:line="480" w:lineRule="auto"/>
        <w:ind w:left="1440" w:right="598"/>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b/>
          <w:bCs/>
          <w:color w:val="000000"/>
          <w:spacing w:val="-1"/>
          <w:sz w:val="24"/>
          <w:szCs w:val="24"/>
        </w:rPr>
        <w:t>Cross-Platform</w:t>
      </w:r>
      <w:r>
        <w:rPr>
          <w:rFonts w:ascii="Times New Roman" w:eastAsia="Times New Roman" w:hAnsi="Times New Roman" w:cs="Times New Roman"/>
          <w:b/>
          <w:bCs/>
          <w:color w:val="000000"/>
          <w:spacing w:val="-17"/>
          <w:sz w:val="24"/>
          <w:szCs w:val="24"/>
        </w:rPr>
        <w:t xml:space="preserve">  </w:t>
      </w:r>
      <w:r>
        <w:rPr>
          <w:rFonts w:ascii="Times New Roman" w:eastAsia="Times New Roman" w:hAnsi="Times New Roman" w:cs="Times New Roman"/>
          <w:b/>
          <w:bCs/>
          <w:color w:val="000000"/>
          <w:sz w:val="24"/>
          <w:szCs w:val="24"/>
        </w:rPr>
        <w:t>Compatibility:</w:t>
      </w:r>
      <w:r>
        <w:rPr>
          <w:rFonts w:ascii="Times New Roman" w:eastAsia="Times New Roman" w:hAnsi="Times New Roman" w:cs="Times New Roman"/>
          <w:b/>
          <w:bCs/>
          <w:color w:val="000000"/>
          <w:spacing w:val="33"/>
          <w:sz w:val="24"/>
          <w:szCs w:val="24"/>
        </w:rPr>
        <w:t xml:space="preserve"> </w:t>
      </w:r>
      <w:r>
        <w:rPr>
          <w:rFonts w:ascii="Times New Roman" w:eastAsia="Times New Roman" w:hAnsi="Times New Roman" w:cs="Times New Roman"/>
          <w:color w:val="000000"/>
          <w:spacing w:val="-1"/>
          <w:sz w:val="24"/>
          <w:szCs w:val="24"/>
        </w:rPr>
        <w:t>MySQL</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2"/>
          <w:sz w:val="24"/>
          <w:szCs w:val="24"/>
        </w:rPr>
        <w:t>can</w:t>
      </w:r>
      <w:r>
        <w:rPr>
          <w:rFonts w:ascii="Times New Roman" w:eastAsia="Times New Roman" w:hAnsi="Times New Roman" w:cs="Times New Roman"/>
          <w:color w:val="000000"/>
          <w:spacing w:val="33"/>
          <w:sz w:val="24"/>
          <w:szCs w:val="24"/>
        </w:rPr>
        <w:t xml:space="preserve"> </w:t>
      </w:r>
      <w:r>
        <w:rPr>
          <w:rFonts w:ascii="Times New Roman" w:eastAsia="Times New Roman" w:hAnsi="Times New Roman" w:cs="Times New Roman"/>
          <w:color w:val="000000"/>
          <w:sz w:val="24"/>
          <w:szCs w:val="24"/>
        </w:rPr>
        <w:t>run</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z w:val="24"/>
          <w:szCs w:val="24"/>
        </w:rPr>
        <w:t>on</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various</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operating</w:t>
      </w:r>
      <w:r>
        <w:rPr>
          <w:rFonts w:ascii="Times New Roman" w:eastAsia="Times New Roman" w:hAnsi="Times New Roman" w:cs="Times New Roman"/>
          <w:color w:val="000000"/>
          <w:spacing w:val="-16"/>
          <w:sz w:val="24"/>
          <w:szCs w:val="24"/>
        </w:rPr>
        <w:t xml:space="preserve">  </w:t>
      </w:r>
      <w:r>
        <w:rPr>
          <w:rFonts w:ascii="Times New Roman" w:eastAsia="Times New Roman" w:hAnsi="Times New Roman" w:cs="Times New Roman"/>
          <w:color w:val="000000"/>
          <w:sz w:val="24"/>
          <w:szCs w:val="24"/>
        </w:rPr>
        <w:t xml:space="preserve">systems, </w:t>
      </w:r>
      <w:r>
        <w:rPr>
          <w:rFonts w:ascii="Times New Roman" w:eastAsia="Times New Roman" w:hAnsi="Times New Roman" w:cs="Times New Roman"/>
          <w:color w:val="000000"/>
          <w:spacing w:val="-1"/>
          <w:sz w:val="24"/>
          <w:szCs w:val="24"/>
        </w:rPr>
        <w:t>including</w:t>
      </w:r>
      <w:r>
        <w:rPr>
          <w:rFonts w:ascii="Times New Roman" w:eastAsia="Times New Roman" w:hAnsi="Times New Roman" w:cs="Times New Roman"/>
          <w:color w:val="000000"/>
          <w:spacing w:val="60"/>
          <w:sz w:val="24"/>
          <w:szCs w:val="24"/>
        </w:rPr>
        <w:t xml:space="preserve"> </w:t>
      </w:r>
      <w:r>
        <w:rPr>
          <w:rFonts w:ascii="Times New Roman" w:eastAsia="Times New Roman" w:hAnsi="Times New Roman" w:cs="Times New Roman"/>
          <w:color w:val="000000"/>
          <w:spacing w:val="-1"/>
          <w:sz w:val="24"/>
          <w:szCs w:val="24"/>
        </w:rPr>
        <w:t>Windows,</w:t>
      </w:r>
      <w:r>
        <w:rPr>
          <w:rFonts w:ascii="Times New Roman" w:eastAsia="Times New Roman" w:hAnsi="Times New Roman" w:cs="Times New Roman"/>
          <w:color w:val="000000"/>
          <w:spacing w:val="72"/>
          <w:sz w:val="24"/>
          <w:szCs w:val="24"/>
        </w:rPr>
        <w:t xml:space="preserve"> </w:t>
      </w:r>
      <w:r>
        <w:rPr>
          <w:rFonts w:ascii="Times New Roman" w:eastAsia="Times New Roman" w:hAnsi="Times New Roman" w:cs="Times New Roman"/>
          <w:color w:val="000000"/>
          <w:spacing w:val="-1"/>
          <w:sz w:val="24"/>
          <w:szCs w:val="24"/>
        </w:rPr>
        <w:t>Linux,</w:t>
      </w:r>
      <w:r>
        <w:rPr>
          <w:rFonts w:ascii="Times New Roman" w:eastAsia="Times New Roman" w:hAnsi="Times New Roman" w:cs="Times New Roman"/>
          <w:color w:val="000000"/>
          <w:spacing w:val="69"/>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69"/>
          <w:sz w:val="24"/>
          <w:szCs w:val="24"/>
        </w:rPr>
        <w:t xml:space="preserve"> </w:t>
      </w:r>
      <w:r>
        <w:rPr>
          <w:rFonts w:ascii="Times New Roman" w:eastAsia="Times New Roman" w:hAnsi="Times New Roman" w:cs="Times New Roman"/>
          <w:color w:val="000000"/>
          <w:sz w:val="24"/>
          <w:szCs w:val="24"/>
        </w:rPr>
        <w:t>macOS,</w:t>
      </w:r>
      <w:r>
        <w:rPr>
          <w:rFonts w:ascii="Times New Roman" w:eastAsia="Times New Roman" w:hAnsi="Times New Roman" w:cs="Times New Roman"/>
          <w:color w:val="000000"/>
          <w:spacing w:val="70"/>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69"/>
          <w:sz w:val="24"/>
          <w:szCs w:val="24"/>
        </w:rPr>
        <w:t xml:space="preserve"> </w:t>
      </w:r>
      <w:r>
        <w:rPr>
          <w:rFonts w:ascii="Times New Roman" w:eastAsia="Times New Roman" w:hAnsi="Times New Roman" w:cs="Times New Roman"/>
          <w:color w:val="000000"/>
          <w:sz w:val="24"/>
          <w:szCs w:val="24"/>
        </w:rPr>
        <w:t>supports</w:t>
      </w:r>
      <w:r>
        <w:rPr>
          <w:rFonts w:ascii="Times New Roman" w:eastAsia="Times New Roman" w:hAnsi="Times New Roman" w:cs="Times New Roman"/>
          <w:color w:val="000000"/>
          <w:spacing w:val="70"/>
          <w:sz w:val="24"/>
          <w:szCs w:val="24"/>
        </w:rPr>
        <w:t xml:space="preserve"> </w:t>
      </w:r>
      <w:r>
        <w:rPr>
          <w:rFonts w:ascii="Times New Roman" w:eastAsia="Times New Roman" w:hAnsi="Times New Roman" w:cs="Times New Roman"/>
          <w:color w:val="000000"/>
          <w:sz w:val="24"/>
          <w:szCs w:val="24"/>
        </w:rPr>
        <w:t>multiple</w:t>
      </w:r>
      <w:r>
        <w:rPr>
          <w:rFonts w:ascii="Times New Roman" w:eastAsia="Times New Roman" w:hAnsi="Times New Roman" w:cs="Times New Roman"/>
          <w:color w:val="000000"/>
          <w:spacing w:val="69"/>
          <w:sz w:val="24"/>
          <w:szCs w:val="24"/>
        </w:rPr>
        <w:t xml:space="preserve"> </w:t>
      </w:r>
      <w:r>
        <w:rPr>
          <w:rFonts w:ascii="Times New Roman" w:eastAsia="Times New Roman" w:hAnsi="Times New Roman" w:cs="Times New Roman"/>
          <w:color w:val="000000"/>
          <w:spacing w:val="1"/>
          <w:sz w:val="24"/>
          <w:szCs w:val="24"/>
        </w:rPr>
        <w:t xml:space="preserve">programming </w:t>
      </w:r>
      <w:r>
        <w:rPr>
          <w:rFonts w:ascii="Times New Roman" w:eastAsia="Times New Roman" w:hAnsi="Times New Roman" w:cs="Times New Roman"/>
          <w:color w:val="000000"/>
          <w:spacing w:val="-1"/>
          <w:sz w:val="24"/>
          <w:szCs w:val="24"/>
        </w:rPr>
        <w:t>languages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like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6"/>
          <w:sz w:val="24"/>
          <w:szCs w:val="24"/>
        </w:rPr>
        <w:t>PHP,</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PERL,</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C,</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C++,</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and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Java.</w:t>
      </w:r>
    </w:p>
    <w:p w14:paraId="60D70347" w14:textId="77777777" w:rsidR="00520D9B" w:rsidRDefault="001627B5" w:rsidP="00CD71FC">
      <w:pPr>
        <w:pStyle w:val="ListParagraph"/>
        <w:numPr>
          <w:ilvl w:val="2"/>
          <w:numId w:val="15"/>
        </w:numPr>
        <w:spacing w:before="166" w:line="480" w:lineRule="auto"/>
        <w:ind w:left="1440" w:right="603"/>
        <w:jc w:val="both"/>
        <w:rPr>
          <w:rFonts w:ascii="Times New Roman" w:eastAsia="Times New Roman" w:hAnsi="Times New Roman" w:cs="Times New Roman"/>
          <w:color w:val="000000"/>
          <w:spacing w:val="-4"/>
          <w:sz w:val="24"/>
          <w:szCs w:val="24"/>
        </w:rPr>
      </w:pPr>
      <w:r>
        <w:rPr>
          <w:rFonts w:ascii="Times New Roman" w:eastAsia="Times New Roman" w:hAnsi="Times New Roman" w:cs="Times New Roman"/>
          <w:b/>
          <w:bCs/>
          <w:color w:val="000000"/>
          <w:sz w:val="24"/>
          <w:szCs w:val="24"/>
        </w:rPr>
        <w:t>Speed:</w:t>
      </w:r>
      <w:r>
        <w:rPr>
          <w:rFonts w:ascii="Times New Roman" w:eastAsia="Times New Roman" w:hAnsi="Times New Roman" w:cs="Times New Roman"/>
          <w:b/>
          <w:bCs/>
          <w:color w:val="000000"/>
          <w:spacing w:val="-2"/>
          <w:sz w:val="24"/>
          <w:szCs w:val="24"/>
        </w:rPr>
        <w:t xml:space="preserve"> </w:t>
      </w:r>
      <w:r>
        <w:rPr>
          <w:rFonts w:ascii="Times New Roman" w:eastAsia="Times New Roman" w:hAnsi="Times New Roman" w:cs="Times New Roman"/>
          <w:color w:val="000000"/>
          <w:spacing w:val="-1"/>
          <w:sz w:val="24"/>
          <w:szCs w:val="24"/>
        </w:rPr>
        <w:t>MySQL</w:t>
      </w:r>
      <w:r>
        <w:rPr>
          <w:rFonts w:ascii="Times New Roman" w:eastAsia="Times New Roman" w:hAnsi="Times New Roman" w:cs="Times New Roman"/>
          <w:color w:val="000000"/>
          <w:spacing w:val="-8"/>
          <w:sz w:val="24"/>
          <w:szCs w:val="24"/>
        </w:rPr>
        <w:t xml:space="preserve"> </w:t>
      </w:r>
      <w:r>
        <w:rPr>
          <w:rFonts w:ascii="Times New Roman" w:eastAsia="Times New Roman" w:hAnsi="Times New Roman" w:cs="Times New Roman"/>
          <w:color w:val="000000"/>
          <w:spacing w:val="-4"/>
          <w:sz w:val="24"/>
          <w:szCs w:val="24"/>
        </w:rPr>
        <w:t>is</w:t>
      </w:r>
      <w:r>
        <w:rPr>
          <w:rFonts w:ascii="Times New Roman" w:eastAsia="Times New Roman" w:hAnsi="Times New Roman" w:cs="Times New Roman"/>
          <w:color w:val="000000"/>
          <w:sz w:val="24"/>
          <w:szCs w:val="24"/>
        </w:rPr>
        <w:t xml:space="preserve"> known</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for</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its</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 xml:space="preserve">quick </w:t>
      </w:r>
      <w:r>
        <w:rPr>
          <w:rFonts w:ascii="Times New Roman" w:eastAsia="Times New Roman" w:hAnsi="Times New Roman" w:cs="Times New Roman"/>
          <w:color w:val="000000"/>
          <w:sz w:val="24"/>
          <w:szCs w:val="24"/>
        </w:rPr>
        <w:t>performance,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pacing w:val="-1"/>
          <w:sz w:val="24"/>
          <w:szCs w:val="24"/>
        </w:rPr>
        <w:t>especially</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 xml:space="preserve">with </w:t>
      </w:r>
      <w:r>
        <w:rPr>
          <w:rFonts w:ascii="Times New Roman" w:eastAsia="Times New Roman" w:hAnsi="Times New Roman" w:cs="Times New Roman"/>
          <w:color w:val="000000"/>
          <w:spacing w:val="-2"/>
          <w:sz w:val="24"/>
          <w:szCs w:val="24"/>
        </w:rPr>
        <w:t>large</w:t>
      </w:r>
      <w:r>
        <w:rPr>
          <w:rFonts w:ascii="Times New Roman" w:eastAsia="Times New Roman" w:hAnsi="Times New Roman" w:cs="Times New Roman"/>
          <w:color w:val="000000"/>
          <w:spacing w:val="1"/>
          <w:sz w:val="24"/>
          <w:szCs w:val="24"/>
        </w:rPr>
        <w:t xml:space="preserve"> </w:t>
      </w:r>
      <w:r>
        <w:rPr>
          <w:rFonts w:ascii="Times New Roman" w:eastAsia="Times New Roman" w:hAnsi="Times New Roman" w:cs="Times New Roman"/>
          <w:color w:val="000000"/>
          <w:spacing w:val="-1"/>
          <w:sz w:val="24"/>
          <w:szCs w:val="24"/>
        </w:rPr>
        <w:t xml:space="preserve">datasets. </w:t>
      </w:r>
      <w:r>
        <w:rPr>
          <w:rFonts w:ascii="Times New Roman" w:eastAsia="Times New Roman" w:hAnsi="Times New Roman" w:cs="Times New Roman"/>
          <w:color w:val="000000"/>
          <w:spacing w:val="1"/>
          <w:sz w:val="24"/>
          <w:szCs w:val="24"/>
        </w:rPr>
        <w:t>It</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3"/>
          <w:sz w:val="24"/>
          <w:szCs w:val="24"/>
        </w:rPr>
        <w:t>is</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optimized</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for</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high-speed</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z w:val="24"/>
          <w:szCs w:val="24"/>
        </w:rPr>
        <w:t>operations.</w:t>
      </w:r>
    </w:p>
    <w:p w14:paraId="60D70348" w14:textId="77777777" w:rsidR="00520D9B" w:rsidRDefault="001627B5" w:rsidP="00CD71FC">
      <w:pPr>
        <w:pStyle w:val="ListParagraph"/>
        <w:numPr>
          <w:ilvl w:val="2"/>
          <w:numId w:val="15"/>
        </w:numPr>
        <w:spacing w:before="157" w:line="480" w:lineRule="auto"/>
        <w:ind w:left="1440" w:right="60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Scalability:</w:t>
      </w:r>
      <w:r>
        <w:rPr>
          <w:rFonts w:ascii="Times New Roman" w:eastAsia="Times New Roman" w:hAnsi="Times New Roman" w:cs="Times New Roman"/>
          <w:b/>
          <w:bCs/>
          <w:color w:val="000000"/>
          <w:spacing w:val="32"/>
          <w:sz w:val="24"/>
          <w:szCs w:val="24"/>
        </w:rPr>
        <w:t xml:space="preserve"> </w:t>
      </w:r>
      <w:r>
        <w:rPr>
          <w:rFonts w:ascii="Times New Roman" w:eastAsia="Times New Roman" w:hAnsi="Times New Roman" w:cs="Times New Roman"/>
          <w:color w:val="000000"/>
          <w:spacing w:val="-1"/>
          <w:sz w:val="24"/>
          <w:szCs w:val="24"/>
        </w:rPr>
        <w:t>MySQL</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3"/>
          <w:sz w:val="24"/>
          <w:szCs w:val="24"/>
        </w:rPr>
        <w:t>can</w:t>
      </w:r>
      <w:r>
        <w:rPr>
          <w:rFonts w:ascii="Times New Roman" w:eastAsia="Times New Roman" w:hAnsi="Times New Roman" w:cs="Times New Roman"/>
          <w:color w:val="000000"/>
          <w:spacing w:val="33"/>
          <w:sz w:val="24"/>
          <w:szCs w:val="24"/>
        </w:rPr>
        <w:t xml:space="preserve"> </w:t>
      </w:r>
      <w:r>
        <w:rPr>
          <w:rFonts w:ascii="Times New Roman" w:eastAsia="Times New Roman" w:hAnsi="Times New Roman" w:cs="Times New Roman"/>
          <w:color w:val="000000"/>
          <w:spacing w:val="-1"/>
          <w:sz w:val="24"/>
          <w:szCs w:val="24"/>
        </w:rPr>
        <w:t>handle</w:t>
      </w:r>
      <w:r>
        <w:rPr>
          <w:rFonts w:ascii="Times New Roman" w:eastAsia="Times New Roman" w:hAnsi="Times New Roman" w:cs="Times New Roman"/>
          <w:color w:val="000000"/>
          <w:spacing w:val="30"/>
          <w:sz w:val="24"/>
          <w:szCs w:val="24"/>
        </w:rPr>
        <w:t xml:space="preserve"> </w:t>
      </w:r>
      <w:r>
        <w:rPr>
          <w:rFonts w:ascii="Times New Roman" w:eastAsia="Times New Roman" w:hAnsi="Times New Roman" w:cs="Times New Roman"/>
          <w:color w:val="000000"/>
          <w:spacing w:val="-2"/>
          <w:sz w:val="24"/>
          <w:szCs w:val="24"/>
        </w:rPr>
        <w:t>large</w:t>
      </w:r>
      <w:r>
        <w:rPr>
          <w:rFonts w:ascii="Times New Roman" w:eastAsia="Times New Roman" w:hAnsi="Times New Roman" w:cs="Times New Roman"/>
          <w:color w:val="000000"/>
          <w:spacing w:val="30"/>
          <w:sz w:val="24"/>
          <w:szCs w:val="24"/>
        </w:rPr>
        <w:t xml:space="preserve"> </w:t>
      </w:r>
      <w:r>
        <w:rPr>
          <w:rFonts w:ascii="Times New Roman" w:eastAsia="Times New Roman" w:hAnsi="Times New Roman" w:cs="Times New Roman"/>
          <w:color w:val="000000"/>
          <w:spacing w:val="-1"/>
          <w:sz w:val="24"/>
          <w:szCs w:val="24"/>
        </w:rPr>
        <w:t>databases</w:t>
      </w:r>
      <w:r>
        <w:rPr>
          <w:rFonts w:ascii="Times New Roman" w:eastAsia="Times New Roman" w:hAnsi="Times New Roman" w:cs="Times New Roman"/>
          <w:color w:val="000000"/>
          <w:spacing w:val="34"/>
          <w:sz w:val="24"/>
          <w:szCs w:val="24"/>
        </w:rPr>
        <w:t xml:space="preserve"> </w:t>
      </w:r>
      <w:r>
        <w:rPr>
          <w:rFonts w:ascii="Times New Roman" w:eastAsia="Times New Roman" w:hAnsi="Times New Roman" w:cs="Times New Roman"/>
          <w:color w:val="000000"/>
          <w:spacing w:val="-1"/>
          <w:sz w:val="24"/>
          <w:szCs w:val="24"/>
        </w:rPr>
        <w:t>with</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ease.</w:t>
      </w:r>
      <w:r>
        <w:rPr>
          <w:rFonts w:ascii="Times New Roman" w:eastAsia="Times New Roman" w:hAnsi="Times New Roman" w:cs="Times New Roman"/>
          <w:color w:val="000000"/>
          <w:spacing w:val="33"/>
          <w:sz w:val="24"/>
          <w:szCs w:val="24"/>
        </w:rPr>
        <w:t xml:space="preserve"> </w:t>
      </w:r>
      <w:r>
        <w:rPr>
          <w:rFonts w:ascii="Times New Roman" w:eastAsia="Times New Roman" w:hAnsi="Times New Roman" w:cs="Times New Roman"/>
          <w:color w:val="000000"/>
          <w:spacing w:val="-2"/>
          <w:sz w:val="24"/>
          <w:szCs w:val="24"/>
        </w:rPr>
        <w:t>It</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z w:val="24"/>
          <w:szCs w:val="24"/>
        </w:rPr>
        <w:t>supports</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z w:val="24"/>
          <w:szCs w:val="24"/>
        </w:rPr>
        <w:t>up</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31"/>
          <w:sz w:val="24"/>
          <w:szCs w:val="24"/>
        </w:rPr>
        <w:t xml:space="preserve"> </w:t>
      </w:r>
      <w:r>
        <w:rPr>
          <w:rFonts w:ascii="Times New Roman" w:eastAsia="Times New Roman" w:hAnsi="Times New Roman" w:cs="Times New Roman"/>
          <w:color w:val="000000"/>
          <w:sz w:val="24"/>
          <w:szCs w:val="24"/>
        </w:rPr>
        <w:t>50 million</w:t>
      </w:r>
      <w:r>
        <w:rPr>
          <w:rFonts w:ascii="Times New Roman" w:eastAsia="Times New Roman" w:hAnsi="Times New Roman" w:cs="Times New Roman"/>
          <w:color w:val="000000"/>
          <w:spacing w:val="58"/>
          <w:sz w:val="24"/>
          <w:szCs w:val="24"/>
        </w:rPr>
        <w:t xml:space="preserve"> </w:t>
      </w:r>
      <w:r>
        <w:rPr>
          <w:rFonts w:ascii="Times New Roman" w:eastAsia="Times New Roman" w:hAnsi="Times New Roman" w:cs="Times New Roman"/>
          <w:color w:val="000000"/>
          <w:spacing w:val="-1"/>
          <w:sz w:val="24"/>
          <w:szCs w:val="24"/>
        </w:rPr>
        <w:t>rows</w:t>
      </w:r>
      <w:r>
        <w:rPr>
          <w:rFonts w:ascii="Times New Roman" w:eastAsia="Times New Roman" w:hAnsi="Times New Roman" w:cs="Times New Roman"/>
          <w:color w:val="000000"/>
          <w:spacing w:val="58"/>
          <w:sz w:val="24"/>
          <w:szCs w:val="24"/>
        </w:rPr>
        <w:t xml:space="preserve"> </w:t>
      </w:r>
      <w:r>
        <w:rPr>
          <w:rFonts w:ascii="Times New Roman" w:eastAsia="Times New Roman" w:hAnsi="Times New Roman" w:cs="Times New Roman"/>
          <w:color w:val="000000"/>
          <w:spacing w:val="-1"/>
          <w:sz w:val="24"/>
          <w:szCs w:val="24"/>
        </w:rPr>
        <w:t>per</w:t>
      </w:r>
      <w:r>
        <w:rPr>
          <w:rFonts w:ascii="Times New Roman" w:eastAsia="Times New Roman" w:hAnsi="Times New Roman" w:cs="Times New Roman"/>
          <w:color w:val="000000"/>
          <w:spacing w:val="57"/>
          <w:sz w:val="24"/>
          <w:szCs w:val="24"/>
        </w:rPr>
        <w:t xml:space="preserve"> </w:t>
      </w:r>
      <w:r>
        <w:rPr>
          <w:rFonts w:ascii="Times New Roman" w:eastAsia="Times New Roman" w:hAnsi="Times New Roman" w:cs="Times New Roman"/>
          <w:color w:val="000000"/>
          <w:spacing w:val="-1"/>
          <w:sz w:val="24"/>
          <w:szCs w:val="24"/>
        </w:rPr>
        <w:t>table,</w:t>
      </w:r>
      <w:r>
        <w:rPr>
          <w:rFonts w:ascii="Times New Roman" w:eastAsia="Times New Roman" w:hAnsi="Times New Roman" w:cs="Times New Roman"/>
          <w:color w:val="000000"/>
          <w:spacing w:val="57"/>
          <w:sz w:val="24"/>
          <w:szCs w:val="24"/>
        </w:rPr>
        <w:t xml:space="preserve"> </w:t>
      </w:r>
      <w:r>
        <w:rPr>
          <w:rFonts w:ascii="Times New Roman" w:eastAsia="Times New Roman" w:hAnsi="Times New Roman" w:cs="Times New Roman"/>
          <w:color w:val="000000"/>
          <w:spacing w:val="-1"/>
          <w:sz w:val="24"/>
          <w:szCs w:val="24"/>
        </w:rPr>
        <w:t>with</w:t>
      </w:r>
      <w:r>
        <w:rPr>
          <w:rFonts w:ascii="Times New Roman" w:eastAsia="Times New Roman" w:hAnsi="Times New Roman" w:cs="Times New Roman"/>
          <w:color w:val="000000"/>
          <w:spacing w:val="58"/>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57"/>
          <w:sz w:val="24"/>
          <w:szCs w:val="24"/>
        </w:rPr>
        <w:t xml:space="preserve"> </w:t>
      </w:r>
      <w:r>
        <w:rPr>
          <w:rFonts w:ascii="Times New Roman" w:eastAsia="Times New Roman" w:hAnsi="Times New Roman" w:cs="Times New Roman"/>
          <w:color w:val="000000"/>
          <w:spacing w:val="-1"/>
          <w:sz w:val="24"/>
          <w:szCs w:val="24"/>
        </w:rPr>
        <w:t>theoretical</w:t>
      </w:r>
      <w:r>
        <w:rPr>
          <w:rFonts w:ascii="Times New Roman" w:eastAsia="Times New Roman" w:hAnsi="Times New Roman" w:cs="Times New Roman"/>
          <w:color w:val="000000"/>
          <w:spacing w:val="58"/>
          <w:sz w:val="24"/>
          <w:szCs w:val="24"/>
        </w:rPr>
        <w:t xml:space="preserve"> </w:t>
      </w:r>
      <w:r>
        <w:rPr>
          <w:rFonts w:ascii="Times New Roman" w:eastAsia="Times New Roman" w:hAnsi="Times New Roman" w:cs="Times New Roman"/>
          <w:color w:val="000000"/>
          <w:spacing w:val="1"/>
          <w:sz w:val="24"/>
          <w:szCs w:val="24"/>
        </w:rPr>
        <w:t>file</w:t>
      </w:r>
      <w:r>
        <w:rPr>
          <w:rFonts w:ascii="Times New Roman" w:eastAsia="Times New Roman" w:hAnsi="Times New Roman" w:cs="Times New Roman"/>
          <w:color w:val="000000"/>
          <w:spacing w:val="56"/>
          <w:sz w:val="24"/>
          <w:szCs w:val="24"/>
        </w:rPr>
        <w:t xml:space="preserve"> </w:t>
      </w:r>
      <w:r>
        <w:rPr>
          <w:rFonts w:ascii="Times New Roman" w:eastAsia="Times New Roman" w:hAnsi="Times New Roman" w:cs="Times New Roman"/>
          <w:color w:val="000000"/>
          <w:sz w:val="24"/>
          <w:szCs w:val="24"/>
        </w:rPr>
        <w:t>size</w:t>
      </w:r>
      <w:r>
        <w:rPr>
          <w:rFonts w:ascii="Times New Roman" w:eastAsia="Times New Roman" w:hAnsi="Times New Roman" w:cs="Times New Roman"/>
          <w:color w:val="000000"/>
          <w:spacing w:val="56"/>
          <w:sz w:val="24"/>
          <w:szCs w:val="24"/>
        </w:rPr>
        <w:t xml:space="preserve"> </w:t>
      </w:r>
      <w:r>
        <w:rPr>
          <w:rFonts w:ascii="Times New Roman" w:eastAsia="Times New Roman" w:hAnsi="Times New Roman" w:cs="Times New Roman"/>
          <w:color w:val="000000"/>
          <w:spacing w:val="1"/>
          <w:sz w:val="24"/>
          <w:szCs w:val="24"/>
        </w:rPr>
        <w:t>limit</w:t>
      </w:r>
      <w:r>
        <w:rPr>
          <w:rFonts w:ascii="Times New Roman" w:eastAsia="Times New Roman" w:hAnsi="Times New Roman" w:cs="Times New Roman"/>
          <w:color w:val="000000"/>
          <w:spacing w:val="58"/>
          <w:sz w:val="24"/>
          <w:szCs w:val="24"/>
        </w:rPr>
        <w:t xml:space="preserve"> </w:t>
      </w:r>
      <w:r>
        <w:rPr>
          <w:rFonts w:ascii="Times New Roman" w:eastAsia="Times New Roman" w:hAnsi="Times New Roman" w:cs="Times New Roman"/>
          <w:color w:val="000000"/>
          <w:spacing w:val="-1"/>
          <w:sz w:val="24"/>
          <w:szCs w:val="24"/>
        </w:rPr>
        <w:t>reaching</w:t>
      </w:r>
      <w:r>
        <w:rPr>
          <w:rFonts w:ascii="Times New Roman" w:eastAsia="Times New Roman" w:hAnsi="Times New Roman" w:cs="Times New Roman"/>
          <w:color w:val="000000"/>
          <w:spacing w:val="55"/>
          <w:sz w:val="24"/>
          <w:szCs w:val="24"/>
        </w:rPr>
        <w:t xml:space="preserve"> </w:t>
      </w:r>
      <w:r>
        <w:rPr>
          <w:rFonts w:ascii="Times New Roman" w:eastAsia="Times New Roman" w:hAnsi="Times New Roman" w:cs="Times New Roman"/>
          <w:color w:val="000000"/>
          <w:spacing w:val="30"/>
          <w:sz w:val="24"/>
          <w:szCs w:val="24"/>
        </w:rPr>
        <w:t xml:space="preserve">8 </w:t>
      </w:r>
      <w:r>
        <w:rPr>
          <w:rFonts w:ascii="Times New Roman" w:eastAsia="Times New Roman" w:hAnsi="Times New Roman" w:cs="Times New Roman"/>
          <w:color w:val="000000"/>
          <w:sz w:val="24"/>
          <w:szCs w:val="24"/>
        </w:rPr>
        <w:t xml:space="preserve">million </w:t>
      </w:r>
      <w:r>
        <w:rPr>
          <w:rFonts w:ascii="Times New Roman" w:eastAsia="Times New Roman" w:hAnsi="Times New Roman" w:cs="Times New Roman"/>
          <w:color w:val="000000"/>
          <w:spacing w:val="1"/>
          <w:sz w:val="24"/>
          <w:szCs w:val="24"/>
        </w:rPr>
        <w:t>terabytes.</w:t>
      </w:r>
    </w:p>
    <w:p w14:paraId="60D70349" w14:textId="77777777" w:rsidR="00520D9B" w:rsidRDefault="001627B5" w:rsidP="00CD71FC">
      <w:pPr>
        <w:pStyle w:val="ListParagraph"/>
        <w:numPr>
          <w:ilvl w:val="2"/>
          <w:numId w:val="15"/>
        </w:numPr>
        <w:spacing w:before="169" w:line="480" w:lineRule="auto"/>
        <w:ind w:left="1440" w:right="599"/>
        <w:jc w:val="both"/>
        <w:rPr>
          <w:rFonts w:ascii="Times New Roman" w:eastAsia="Times New Roman" w:hAnsi="Times New Roman" w:cs="Times New Roman"/>
          <w:color w:val="000000"/>
          <w:spacing w:val="-3"/>
          <w:sz w:val="24"/>
          <w:szCs w:val="24"/>
        </w:rPr>
      </w:pPr>
      <w:r>
        <w:rPr>
          <w:rFonts w:ascii="Times New Roman" w:eastAsia="Times New Roman" w:hAnsi="Times New Roman" w:cs="Times New Roman"/>
          <w:b/>
          <w:bCs/>
          <w:color w:val="000000"/>
          <w:spacing w:val="-1"/>
          <w:sz w:val="24"/>
          <w:szCs w:val="24"/>
        </w:rPr>
        <w:lastRenderedPageBreak/>
        <w:t>PHP</w:t>
      </w:r>
      <w:r>
        <w:rPr>
          <w:rFonts w:ascii="Times New Roman" w:eastAsia="Times New Roman" w:hAnsi="Times New Roman" w:cs="Times New Roman"/>
          <w:b/>
          <w:bCs/>
          <w:color w:val="000000"/>
          <w:spacing w:val="-13"/>
          <w:sz w:val="24"/>
          <w:szCs w:val="24"/>
        </w:rPr>
        <w:t xml:space="preserve"> </w:t>
      </w:r>
      <w:r>
        <w:rPr>
          <w:rFonts w:ascii="Times New Roman" w:eastAsia="Times New Roman" w:hAnsi="Times New Roman" w:cs="Times New Roman"/>
          <w:b/>
          <w:bCs/>
          <w:color w:val="000000"/>
          <w:spacing w:val="-1"/>
          <w:sz w:val="24"/>
          <w:szCs w:val="24"/>
        </w:rPr>
        <w:t>Integration:</w:t>
      </w:r>
      <w:r>
        <w:rPr>
          <w:rFonts w:ascii="Times New Roman" w:eastAsia="Times New Roman" w:hAnsi="Times New Roman" w:cs="Times New Roman"/>
          <w:b/>
          <w:bCs/>
          <w:color w:val="000000"/>
          <w:spacing w:val="-4"/>
          <w:sz w:val="24"/>
          <w:szCs w:val="24"/>
        </w:rPr>
        <w:t xml:space="preserve"> </w:t>
      </w:r>
      <w:r>
        <w:rPr>
          <w:rFonts w:ascii="Times New Roman" w:eastAsia="Times New Roman" w:hAnsi="Times New Roman" w:cs="Times New Roman"/>
          <w:color w:val="000000"/>
          <w:spacing w:val="-1"/>
          <w:sz w:val="24"/>
          <w:szCs w:val="24"/>
        </w:rPr>
        <w:t>MySQL</w:t>
      </w:r>
      <w:r>
        <w:rPr>
          <w:rFonts w:ascii="Times New Roman" w:eastAsia="Times New Roman" w:hAnsi="Times New Roman" w:cs="Times New Roman"/>
          <w:color w:val="000000"/>
          <w:spacing w:val="-10"/>
          <w:sz w:val="24"/>
          <w:szCs w:val="24"/>
        </w:rPr>
        <w:t xml:space="preserve"> </w:t>
      </w:r>
      <w:r>
        <w:rPr>
          <w:rFonts w:ascii="Times New Roman" w:eastAsia="Times New Roman" w:hAnsi="Times New Roman" w:cs="Times New Roman"/>
          <w:color w:val="000000"/>
          <w:spacing w:val="-5"/>
          <w:sz w:val="24"/>
          <w:szCs w:val="24"/>
        </w:rPr>
        <w:t>is</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often</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used</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alongside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7"/>
          <w:sz w:val="24"/>
          <w:szCs w:val="24"/>
        </w:rPr>
        <w:t>PHP,</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making</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3"/>
          <w:sz w:val="24"/>
          <w:szCs w:val="24"/>
        </w:rPr>
        <w:t>it</w:t>
      </w:r>
      <w:r>
        <w:rPr>
          <w:rFonts w:ascii="Times New Roman" w:eastAsia="Times New Roman" w:hAnsi="Times New Roman" w:cs="Times New Roman"/>
          <w:color w:val="000000"/>
          <w:spacing w:val="-4"/>
          <w:sz w:val="24"/>
          <w:szCs w:val="24"/>
        </w:rPr>
        <w:t xml:space="preserve"> a </w:t>
      </w:r>
      <w:r>
        <w:rPr>
          <w:rFonts w:ascii="Times New Roman" w:eastAsia="Times New Roman" w:hAnsi="Times New Roman" w:cs="Times New Roman"/>
          <w:color w:val="000000"/>
          <w:spacing w:val="-1"/>
          <w:sz w:val="24"/>
          <w:szCs w:val="24"/>
        </w:rPr>
        <w:t>popular</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2"/>
          <w:sz w:val="24"/>
          <w:szCs w:val="24"/>
        </w:rPr>
        <w:t xml:space="preserve">choice </w:t>
      </w:r>
      <w:r>
        <w:rPr>
          <w:rFonts w:ascii="Times New Roman" w:eastAsia="Times New Roman" w:hAnsi="Times New Roman" w:cs="Times New Roman"/>
          <w:color w:val="000000"/>
          <w:spacing w:val="4"/>
          <w:sz w:val="24"/>
          <w:szCs w:val="24"/>
        </w:rPr>
        <w:t>for</w:t>
      </w:r>
      <w:r>
        <w:rPr>
          <w:rFonts w:ascii="Times New Roman" w:eastAsia="Times New Roman" w:hAnsi="Times New Roman" w:cs="Times New Roman"/>
          <w:color w:val="000000"/>
          <w:spacing w:val="11"/>
          <w:sz w:val="24"/>
          <w:szCs w:val="24"/>
        </w:rPr>
        <w:t xml:space="preserve"> </w:t>
      </w:r>
      <w:r>
        <w:rPr>
          <w:rFonts w:ascii="Times New Roman" w:eastAsia="Times New Roman" w:hAnsi="Times New Roman" w:cs="Times New Roman"/>
          <w:color w:val="000000"/>
          <w:spacing w:val="3"/>
          <w:sz w:val="24"/>
          <w:szCs w:val="24"/>
        </w:rPr>
        <w:t>web</w:t>
      </w:r>
      <w:r>
        <w:rPr>
          <w:rFonts w:ascii="Times New Roman" w:eastAsia="Times New Roman" w:hAnsi="Times New Roman" w:cs="Times New Roman"/>
          <w:color w:val="000000"/>
          <w:spacing w:val="12"/>
          <w:sz w:val="24"/>
          <w:szCs w:val="24"/>
        </w:rPr>
        <w:t xml:space="preserve"> </w:t>
      </w:r>
      <w:r>
        <w:rPr>
          <w:rFonts w:ascii="Times New Roman" w:eastAsia="Times New Roman" w:hAnsi="Times New Roman" w:cs="Times New Roman"/>
          <w:color w:val="000000"/>
          <w:spacing w:val="1"/>
          <w:sz w:val="24"/>
          <w:szCs w:val="24"/>
        </w:rPr>
        <w:t>development.</w:t>
      </w:r>
    </w:p>
    <w:p w14:paraId="60D7034A" w14:textId="77777777" w:rsidR="00520D9B" w:rsidRDefault="001627B5" w:rsidP="00CD71FC">
      <w:pPr>
        <w:pStyle w:val="ListParagraph"/>
        <w:numPr>
          <w:ilvl w:val="2"/>
          <w:numId w:val="15"/>
        </w:numPr>
        <w:spacing w:before="157" w:line="480" w:lineRule="auto"/>
        <w:ind w:left="1440" w:right="601"/>
        <w:jc w:val="both"/>
        <w:rPr>
          <w:rFonts w:ascii="Times New Roman" w:eastAsia="Times New Roman" w:hAnsi="Times New Roman" w:cs="Times New Roman"/>
          <w:color w:val="000000"/>
          <w:spacing w:val="1"/>
          <w:sz w:val="24"/>
          <w:szCs w:val="24"/>
        </w:rPr>
      </w:pPr>
      <w:r>
        <w:rPr>
          <w:rFonts w:ascii="Times New Roman" w:eastAsia="Times New Roman" w:hAnsi="Times New Roman" w:cs="Times New Roman"/>
          <w:b/>
          <w:bCs/>
          <w:color w:val="000000"/>
          <w:spacing w:val="-1"/>
          <w:sz w:val="24"/>
          <w:szCs w:val="24"/>
        </w:rPr>
        <w:t>Customization:</w:t>
      </w:r>
      <w:r>
        <w:rPr>
          <w:rFonts w:ascii="Times New Roman" w:eastAsia="Times New Roman" w:hAnsi="Times New Roman" w:cs="Times New Roman"/>
          <w:b/>
          <w:bCs/>
          <w:color w:val="000000"/>
          <w:spacing w:val="-4"/>
          <w:sz w:val="24"/>
          <w:szCs w:val="24"/>
        </w:rPr>
        <w:t xml:space="preserve"> </w:t>
      </w:r>
      <w:r>
        <w:rPr>
          <w:rFonts w:ascii="Times New Roman" w:eastAsia="Times New Roman" w:hAnsi="Times New Roman" w:cs="Times New Roman"/>
          <w:color w:val="000000"/>
          <w:spacing w:val="-1"/>
          <w:sz w:val="24"/>
          <w:szCs w:val="24"/>
        </w:rPr>
        <w:t>Being</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open</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source,</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MySQL</w:t>
      </w:r>
      <w:r>
        <w:rPr>
          <w:rFonts w:ascii="Times New Roman" w:eastAsia="Times New Roman" w:hAnsi="Times New Roman" w:cs="Times New Roman"/>
          <w:color w:val="000000"/>
          <w:spacing w:val="-9"/>
          <w:sz w:val="24"/>
          <w:szCs w:val="24"/>
        </w:rPr>
        <w:t xml:space="preserve"> </w:t>
      </w:r>
      <w:r>
        <w:rPr>
          <w:rFonts w:ascii="Times New Roman" w:eastAsia="Times New Roman" w:hAnsi="Times New Roman" w:cs="Times New Roman"/>
          <w:color w:val="000000"/>
          <w:spacing w:val="-4"/>
          <w:sz w:val="24"/>
          <w:szCs w:val="24"/>
        </w:rPr>
        <w:t>can</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2"/>
          <w:sz w:val="24"/>
          <w:szCs w:val="24"/>
        </w:rPr>
        <w:t>be</w:t>
      </w:r>
      <w:r>
        <w:rPr>
          <w:rFonts w:ascii="Times New Roman" w:eastAsia="Times New Roman" w:hAnsi="Times New Roman" w:cs="Times New Roman"/>
          <w:color w:val="000000"/>
          <w:spacing w:val="-5"/>
          <w:sz w:val="24"/>
          <w:szCs w:val="24"/>
        </w:rPr>
        <w:t xml:space="preserve"> </w:t>
      </w:r>
      <w:r>
        <w:rPr>
          <w:rFonts w:ascii="Times New Roman" w:eastAsia="Times New Roman" w:hAnsi="Times New Roman" w:cs="Times New Roman"/>
          <w:color w:val="000000"/>
          <w:spacing w:val="-1"/>
          <w:sz w:val="24"/>
          <w:szCs w:val="24"/>
        </w:rPr>
        <w:t>customized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and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extended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2"/>
          <w:sz w:val="24"/>
          <w:szCs w:val="24"/>
        </w:rPr>
        <w:t>to</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pacing w:val="-1"/>
          <w:sz w:val="24"/>
          <w:szCs w:val="24"/>
        </w:rPr>
        <w:t>fit specific</w:t>
      </w:r>
      <w:r>
        <w:rPr>
          <w:rFonts w:ascii="Times New Roman" w:eastAsia="Times New Roman" w:hAnsi="Times New Roman" w:cs="Times New Roman"/>
          <w:color w:val="000000"/>
          <w:spacing w:val="83"/>
          <w:sz w:val="24"/>
          <w:szCs w:val="24"/>
        </w:rPr>
        <w:t xml:space="preserve"> </w:t>
      </w:r>
      <w:r>
        <w:rPr>
          <w:rFonts w:ascii="Times New Roman" w:eastAsia="Times New Roman" w:hAnsi="Times New Roman" w:cs="Times New Roman"/>
          <w:color w:val="000000"/>
          <w:spacing w:val="-1"/>
          <w:sz w:val="24"/>
          <w:szCs w:val="24"/>
        </w:rPr>
        <w:t>needs.</w:t>
      </w:r>
      <w:r>
        <w:rPr>
          <w:rFonts w:ascii="Times New Roman" w:eastAsia="Times New Roman" w:hAnsi="Times New Roman" w:cs="Times New Roman"/>
          <w:color w:val="000000"/>
          <w:spacing w:val="84"/>
          <w:sz w:val="24"/>
          <w:szCs w:val="24"/>
        </w:rPr>
        <w:t xml:space="preserve"> </w:t>
      </w:r>
      <w:r>
        <w:rPr>
          <w:rFonts w:ascii="Times New Roman" w:eastAsia="Times New Roman" w:hAnsi="Times New Roman" w:cs="Times New Roman"/>
          <w:color w:val="000000"/>
          <w:spacing w:val="-1"/>
          <w:sz w:val="24"/>
          <w:szCs w:val="24"/>
        </w:rPr>
        <w:t>Developers</w:t>
      </w:r>
      <w:r>
        <w:rPr>
          <w:rFonts w:ascii="Times New Roman" w:eastAsia="Times New Roman" w:hAnsi="Times New Roman" w:cs="Times New Roman"/>
          <w:color w:val="000000"/>
          <w:spacing w:val="83"/>
          <w:sz w:val="24"/>
          <w:szCs w:val="24"/>
        </w:rPr>
        <w:t xml:space="preserve"> </w:t>
      </w:r>
      <w:r>
        <w:rPr>
          <w:rFonts w:ascii="Times New Roman" w:eastAsia="Times New Roman" w:hAnsi="Times New Roman" w:cs="Times New Roman"/>
          <w:color w:val="000000"/>
          <w:spacing w:val="-1"/>
          <w:sz w:val="24"/>
          <w:szCs w:val="24"/>
        </w:rPr>
        <w:t>can</w:t>
      </w:r>
      <w:r>
        <w:rPr>
          <w:rFonts w:ascii="Times New Roman" w:eastAsia="Times New Roman" w:hAnsi="Times New Roman" w:cs="Times New Roman"/>
          <w:color w:val="000000"/>
          <w:spacing w:val="84"/>
          <w:sz w:val="24"/>
          <w:szCs w:val="24"/>
        </w:rPr>
        <w:t xml:space="preserve"> </w:t>
      </w:r>
      <w:r>
        <w:rPr>
          <w:rFonts w:ascii="Times New Roman" w:eastAsia="Times New Roman" w:hAnsi="Times New Roman" w:cs="Times New Roman"/>
          <w:color w:val="000000"/>
          <w:spacing w:val="1"/>
          <w:sz w:val="24"/>
          <w:szCs w:val="24"/>
        </w:rPr>
        <w:t>modify</w:t>
      </w:r>
      <w:r>
        <w:rPr>
          <w:rFonts w:ascii="Times New Roman" w:eastAsia="Times New Roman" w:hAnsi="Times New Roman" w:cs="Times New Roman"/>
          <w:color w:val="000000"/>
          <w:spacing w:val="79"/>
          <w:sz w:val="24"/>
          <w:szCs w:val="24"/>
        </w:rPr>
        <w:t xml:space="preserve"> </w:t>
      </w:r>
      <w:r>
        <w:rPr>
          <w:rFonts w:ascii="Times New Roman" w:eastAsia="Times New Roman" w:hAnsi="Times New Roman" w:cs="Times New Roman"/>
          <w:color w:val="000000"/>
          <w:spacing w:val="-1"/>
          <w:sz w:val="24"/>
          <w:szCs w:val="24"/>
        </w:rPr>
        <w:t>the</w:t>
      </w:r>
      <w:r>
        <w:rPr>
          <w:rFonts w:ascii="Times New Roman" w:eastAsia="Times New Roman" w:hAnsi="Times New Roman" w:cs="Times New Roman"/>
          <w:color w:val="000000"/>
          <w:spacing w:val="83"/>
          <w:sz w:val="24"/>
          <w:szCs w:val="24"/>
        </w:rPr>
        <w:t xml:space="preserve"> </w:t>
      </w:r>
      <w:r>
        <w:rPr>
          <w:rFonts w:ascii="Times New Roman" w:eastAsia="Times New Roman" w:hAnsi="Times New Roman" w:cs="Times New Roman"/>
          <w:color w:val="000000"/>
          <w:sz w:val="24"/>
          <w:szCs w:val="24"/>
        </w:rPr>
        <w:t>software</w:t>
      </w:r>
      <w:r>
        <w:rPr>
          <w:rFonts w:ascii="Times New Roman" w:eastAsia="Times New Roman" w:hAnsi="Times New Roman" w:cs="Times New Roman"/>
          <w:color w:val="000000"/>
          <w:spacing w:val="82"/>
          <w:sz w:val="24"/>
          <w:szCs w:val="24"/>
        </w:rPr>
        <w:t xml:space="preserve"> </w:t>
      </w:r>
      <w:r>
        <w:rPr>
          <w:rFonts w:ascii="Times New Roman" w:eastAsia="Times New Roman" w:hAnsi="Times New Roman" w:cs="Times New Roman"/>
          <w:color w:val="000000"/>
          <w:spacing w:val="-1"/>
          <w:sz w:val="24"/>
          <w:szCs w:val="24"/>
        </w:rPr>
        <w:t>to</w:t>
      </w:r>
      <w:r>
        <w:rPr>
          <w:rFonts w:ascii="Times New Roman" w:eastAsia="Times New Roman" w:hAnsi="Times New Roman" w:cs="Times New Roman"/>
          <w:color w:val="000000"/>
          <w:spacing w:val="84"/>
          <w:sz w:val="24"/>
          <w:szCs w:val="24"/>
        </w:rPr>
        <w:t xml:space="preserve"> </w:t>
      </w:r>
      <w:r>
        <w:rPr>
          <w:rFonts w:ascii="Times New Roman" w:eastAsia="Times New Roman" w:hAnsi="Times New Roman" w:cs="Times New Roman"/>
          <w:color w:val="000000"/>
          <w:spacing w:val="-1"/>
          <w:sz w:val="24"/>
          <w:szCs w:val="24"/>
        </w:rPr>
        <w:t>suit</w:t>
      </w:r>
      <w:r>
        <w:rPr>
          <w:rFonts w:ascii="Times New Roman" w:eastAsia="Times New Roman" w:hAnsi="Times New Roman" w:cs="Times New Roman"/>
          <w:color w:val="000000"/>
          <w:spacing w:val="85"/>
          <w:sz w:val="24"/>
          <w:szCs w:val="24"/>
        </w:rPr>
        <w:t xml:space="preserve"> </w:t>
      </w:r>
      <w:r>
        <w:rPr>
          <w:rFonts w:ascii="Times New Roman" w:eastAsia="Times New Roman" w:hAnsi="Times New Roman" w:cs="Times New Roman"/>
          <w:color w:val="000000"/>
          <w:spacing w:val="-1"/>
          <w:sz w:val="24"/>
          <w:szCs w:val="24"/>
        </w:rPr>
        <w:t>their</w:t>
      </w:r>
      <w:r>
        <w:rPr>
          <w:rFonts w:ascii="Times New Roman" w:eastAsia="Times New Roman" w:hAnsi="Times New Roman" w:cs="Times New Roman"/>
          <w:color w:val="000000"/>
          <w:spacing w:val="83"/>
          <w:sz w:val="24"/>
          <w:szCs w:val="24"/>
        </w:rPr>
        <w:t xml:space="preserve"> </w:t>
      </w:r>
      <w:r>
        <w:rPr>
          <w:rFonts w:ascii="Times New Roman" w:eastAsia="Times New Roman" w:hAnsi="Times New Roman" w:cs="Times New Roman"/>
          <w:color w:val="000000"/>
          <w:spacing w:val="-1"/>
          <w:sz w:val="24"/>
          <w:szCs w:val="24"/>
        </w:rPr>
        <w:t xml:space="preserve">particular </w:t>
      </w:r>
      <w:r>
        <w:rPr>
          <w:rFonts w:ascii="Times New Roman" w:eastAsia="Times New Roman" w:hAnsi="Times New Roman" w:cs="Times New Roman"/>
          <w:color w:val="000000"/>
          <w:spacing w:val="1"/>
          <w:sz w:val="24"/>
          <w:szCs w:val="24"/>
        </w:rPr>
        <w:t>environment</w:t>
      </w:r>
      <w:r>
        <w:rPr>
          <w:rFonts w:ascii="Times New Roman" w:eastAsia="Times New Roman" w:hAnsi="Times New Roman" w:cs="Times New Roman"/>
          <w:color w:val="000000"/>
          <w:spacing w:val="12"/>
          <w:sz w:val="24"/>
          <w:szCs w:val="24"/>
        </w:rPr>
        <w:t xml:space="preserve"> </w:t>
      </w:r>
      <w:r>
        <w:rPr>
          <w:rFonts w:ascii="Times New Roman" w:eastAsia="Times New Roman" w:hAnsi="Times New Roman" w:cs="Times New Roman"/>
          <w:color w:val="000000"/>
          <w:spacing w:val="6"/>
          <w:sz w:val="24"/>
          <w:szCs w:val="24"/>
        </w:rPr>
        <w:t>or</w:t>
      </w:r>
      <w:r>
        <w:rPr>
          <w:rFonts w:ascii="Times New Roman" w:eastAsia="Times New Roman" w:hAnsi="Times New Roman" w:cs="Times New Roman"/>
          <w:color w:val="000000"/>
          <w:spacing w:val="12"/>
          <w:sz w:val="24"/>
          <w:szCs w:val="24"/>
        </w:rPr>
        <w:t xml:space="preserve"> </w:t>
      </w:r>
      <w:r>
        <w:rPr>
          <w:rFonts w:ascii="Times New Roman" w:eastAsia="Times New Roman" w:hAnsi="Times New Roman" w:cs="Times New Roman"/>
          <w:color w:val="000000"/>
          <w:spacing w:val="1"/>
          <w:sz w:val="24"/>
          <w:szCs w:val="24"/>
        </w:rPr>
        <w:t>requirements.</w:t>
      </w:r>
    </w:p>
    <w:p w14:paraId="60D7034B" w14:textId="77777777" w:rsidR="00520D9B" w:rsidRDefault="001627B5" w:rsidP="00ED3103">
      <w:pPr>
        <w:jc w:val="both"/>
        <w:rPr>
          <w:rFonts w:ascii="Times New Roman" w:eastAsia="Times New Roman" w:hAnsi="Times New Roman" w:cs="Times New Roman"/>
          <w:b/>
          <w:bCs/>
          <w:color w:val="000000"/>
          <w:spacing w:val="-1"/>
          <w:sz w:val="24"/>
          <w:szCs w:val="24"/>
        </w:rPr>
      </w:pPr>
      <w:r>
        <w:rPr>
          <w:rFonts w:ascii="Times New Roman" w:eastAsia="Times New Roman" w:hAnsi="Times New Roman" w:cs="Times New Roman"/>
          <w:b/>
          <w:bCs/>
          <w:color w:val="000000"/>
          <w:spacing w:val="-1"/>
          <w:sz w:val="24"/>
          <w:szCs w:val="24"/>
        </w:rPr>
        <w:br w:type="page"/>
      </w:r>
    </w:p>
    <w:p w14:paraId="60D7034C" w14:textId="77777777" w:rsidR="00520D9B" w:rsidRDefault="001627B5" w:rsidP="00ED3103">
      <w:pPr>
        <w:pStyle w:val="ListParagraph"/>
        <w:numPr>
          <w:ilvl w:val="1"/>
          <w:numId w:val="3"/>
        </w:numPr>
        <w:spacing w:before="100" w:beforeAutospacing="1" w:after="100" w:afterAutospacing="1" w:line="480" w:lineRule="auto"/>
        <w:jc w:val="both"/>
        <w:outlineLvl w:val="2"/>
        <w:rPr>
          <w:rFonts w:ascii="Times New Roman" w:eastAsia="Times New Roman" w:hAnsi="Times New Roman" w:cs="Times New Roman"/>
          <w:b/>
          <w:bCs/>
          <w:sz w:val="28"/>
          <w:szCs w:val="27"/>
          <w:u w:val="single"/>
          <w:lang w:eastAsia="en-IN"/>
        </w:rPr>
      </w:pPr>
      <w:r>
        <w:rPr>
          <w:rFonts w:ascii="Times New Roman" w:eastAsia="Times New Roman" w:hAnsi="Times New Roman" w:cs="Times New Roman"/>
          <w:b/>
          <w:bCs/>
          <w:sz w:val="28"/>
          <w:szCs w:val="27"/>
          <w:u w:val="single"/>
          <w:lang w:eastAsia="en-IN"/>
        </w:rPr>
        <w:lastRenderedPageBreak/>
        <w:t>DEFINITION OF PROBLEM FOR LUXAURA WATCH STORE</w:t>
      </w:r>
    </w:p>
    <w:p w14:paraId="60D7034D"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w:t>
      </w:r>
      <w:r>
        <w:rPr>
          <w:rFonts w:ascii="Times New Roman" w:eastAsia="Times New Roman" w:hAnsi="Times New Roman" w:cs="Times New Roman"/>
          <w:b/>
          <w:bCs/>
          <w:sz w:val="24"/>
          <w:szCs w:val="24"/>
          <w:lang w:eastAsia="en-IN"/>
        </w:rPr>
        <w:t>LuxAura Watch Store</w:t>
      </w:r>
      <w:r>
        <w:rPr>
          <w:rFonts w:ascii="Times New Roman" w:eastAsia="Times New Roman" w:hAnsi="Times New Roman" w:cs="Times New Roman"/>
          <w:sz w:val="24"/>
          <w:szCs w:val="24"/>
          <w:lang w:eastAsia="en-IN"/>
        </w:rPr>
        <w:t xml:space="preserve"> project addresses several critical challenges related to e-commerce functionality, user experience, and backend operations. These problems span across multiple areas such as search efficiency, inventory management, transaction security, and customer support, all of which impact the platform's overall effectiveness and satisfaction for both customers and administrators. Below are the primary problems the system aims to resolve:</w:t>
      </w:r>
    </w:p>
    <w:p w14:paraId="60D7034E"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1. User Experience and Interface:</w:t>
      </w:r>
    </w:p>
    <w:p w14:paraId="60D7034F" w14:textId="77777777" w:rsidR="00520D9B" w:rsidRDefault="001627B5" w:rsidP="00ED3103">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Ensuring intuitive navigation for customers to easily browse through diverse watch categories (Analog, Digital, Smartwatch).</w:t>
      </w:r>
    </w:p>
    <w:p w14:paraId="60D70350" w14:textId="77777777" w:rsidR="00520D9B" w:rsidRDefault="001627B5" w:rsidP="00ED3103">
      <w:pPr>
        <w:numPr>
          <w:ilvl w:val="0"/>
          <w:numId w:val="16"/>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Addressing cluttered or complex design elements that could hinder the "Add to Cart" and checkout processes, leading to cart abandonment.</w:t>
      </w:r>
    </w:p>
    <w:p w14:paraId="60D70351"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2. Product Search and Filter Functionality:</w:t>
      </w:r>
    </w:p>
    <w:p w14:paraId="60D70352" w14:textId="77777777" w:rsidR="00520D9B" w:rsidRDefault="001627B5" w:rsidP="00ED3103">
      <w:pPr>
        <w:numPr>
          <w:ilvl w:val="0"/>
          <w:numId w:val="17"/>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Ensuring accurate, relevant, and fast search results based on user queries (e.g., searching for a specific brand or model number).</w:t>
      </w:r>
    </w:p>
    <w:p w14:paraId="60D70353" w14:textId="77777777" w:rsidR="00520D9B" w:rsidRDefault="001627B5" w:rsidP="00ED3103">
      <w:pPr>
        <w:numPr>
          <w:ilvl w:val="0"/>
          <w:numId w:val="17"/>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Optimizing filtering mechanisms to allow customers to easily refine results based on price range, strap material, dial color, and movement type.</w:t>
      </w:r>
    </w:p>
    <w:p w14:paraId="60D70354"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 Inventory Accuracy and Maintenance:</w:t>
      </w:r>
    </w:p>
    <w:p w14:paraId="60D70355" w14:textId="77777777" w:rsidR="00520D9B" w:rsidRDefault="001627B5" w:rsidP="00ED3103">
      <w:pPr>
        <w:numPr>
          <w:ilvl w:val="0"/>
          <w:numId w:val="18"/>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Keeping product listings updated and free from errors regarding stock availability and pricing to avoid customer frustration.</w:t>
      </w:r>
    </w:p>
    <w:p w14:paraId="60D70356" w14:textId="77777777" w:rsidR="00520D9B" w:rsidRDefault="001627B5" w:rsidP="00ED3103">
      <w:pPr>
        <w:numPr>
          <w:ilvl w:val="0"/>
          <w:numId w:val="18"/>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Implementing a streamlined process for administrators to add new watches, update specifications, and manage stock levels in real-time.</w:t>
      </w:r>
    </w:p>
    <w:p w14:paraId="60D70357"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4. Database Management and Performance:</w:t>
      </w:r>
    </w:p>
    <w:p w14:paraId="60D70358" w14:textId="77777777" w:rsidR="00520D9B" w:rsidRDefault="001627B5" w:rsidP="00ED310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Ensuring that the database can handle a large volume of high-resolution product images and user data without compromising page load speeds.</w:t>
      </w:r>
    </w:p>
    <w:p w14:paraId="60D70359" w14:textId="77777777" w:rsidR="00520D9B" w:rsidRDefault="001627B5" w:rsidP="00ED3103">
      <w:pPr>
        <w:numPr>
          <w:ilvl w:val="0"/>
          <w:numId w:val="19"/>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Optimizing database queries to avoid slowdowns and maintain quick response times, especially during high-traffic sales periods.</w:t>
      </w:r>
    </w:p>
    <w:p w14:paraId="60D7035A"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5. Security and Privacy:</w:t>
      </w:r>
    </w:p>
    <w:p w14:paraId="60D7035B" w14:textId="77777777" w:rsidR="00520D9B" w:rsidRDefault="001627B5" w:rsidP="00ED3103">
      <w:pPr>
        <w:numPr>
          <w:ilvl w:val="0"/>
          <w:numId w:val="20"/>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Protecting sensitive customer data, including shipping addresses, contact numbers, and order history.</w:t>
      </w:r>
    </w:p>
    <w:p w14:paraId="60D7035C" w14:textId="77777777" w:rsidR="00520D9B" w:rsidRDefault="001627B5" w:rsidP="00ED3103">
      <w:pPr>
        <w:numPr>
          <w:ilvl w:val="0"/>
          <w:numId w:val="20"/>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Ensuring secure handling of authentication credentials to prevent unauthorized account access.</w:t>
      </w:r>
    </w:p>
    <w:p w14:paraId="60D7035D"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6. Payment Gateway and Transaction Handling:</w:t>
      </w:r>
    </w:p>
    <w:p w14:paraId="60D7035E" w14:textId="77777777" w:rsidR="00520D9B" w:rsidRDefault="00520D9B" w:rsidP="00ED3103">
      <w:pPr>
        <w:spacing w:before="100" w:beforeAutospacing="1" w:after="100" w:afterAutospacing="1" w:line="480" w:lineRule="auto"/>
        <w:ind w:left="720"/>
        <w:jc w:val="both"/>
        <w:rPr>
          <w:rFonts w:ascii="Times New Roman" w:eastAsia="Times New Roman" w:hAnsi="Times New Roman" w:cs="Times New Roman"/>
          <w:sz w:val="24"/>
          <w:szCs w:val="24"/>
          <w:lang w:eastAsia="en-IN"/>
        </w:rPr>
      </w:pPr>
    </w:p>
    <w:p w14:paraId="60D7035F" w14:textId="77777777" w:rsidR="00520D9B" w:rsidRDefault="001627B5" w:rsidP="00ED3103">
      <w:pPr>
        <w:numPr>
          <w:ilvl w:val="0"/>
          <w:numId w:val="21"/>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Addressing potential billing discrepancies or payment failures during the checkout process.</w:t>
      </w:r>
    </w:p>
    <w:p w14:paraId="60D70360" w14:textId="77777777" w:rsidR="00520D9B" w:rsidRDefault="001627B5" w:rsidP="00ED3103">
      <w:pPr>
        <w:numPr>
          <w:ilvl w:val="0"/>
          <w:numId w:val="21"/>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Ensuring a seamless integration with payment gateways to handle various payment modes (UPI, Cards, Net Banking) without errors.</w:t>
      </w:r>
    </w:p>
    <w:p w14:paraId="60D70361"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7. Order Communication and Notifications:</w:t>
      </w:r>
    </w:p>
    <w:p w14:paraId="60D70362" w14:textId="77777777" w:rsidR="00520D9B" w:rsidRDefault="001627B5" w:rsidP="00ED3103">
      <w:pPr>
        <w:numPr>
          <w:ilvl w:val="0"/>
          <w:numId w:val="22"/>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Streamlining the notification system to ensure customers receive timely updates regarding their order status (Placed, Shipped, Delivered).</w:t>
      </w:r>
    </w:p>
    <w:p w14:paraId="60D70363" w14:textId="77777777" w:rsidR="00520D9B" w:rsidRDefault="001627B5" w:rsidP="00ED3103">
      <w:pPr>
        <w:numPr>
          <w:ilvl w:val="0"/>
          <w:numId w:val="22"/>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Addressing issues with delayed or lost order confirmations that could negatively impact customer trust.</w:t>
      </w:r>
    </w:p>
    <w:p w14:paraId="60D70364"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8. Mobile Compatibility and Responsiveness:</w:t>
      </w:r>
    </w:p>
    <w:p w14:paraId="60D70365" w14:textId="77777777" w:rsidR="00520D9B" w:rsidRDefault="001627B5" w:rsidP="00ED3103">
      <w:pPr>
        <w:numPr>
          <w:ilvl w:val="0"/>
          <w:numId w:val="23"/>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Ensuring a seamless mobile shopping experience for users accessing the store via smartphones or tablets, as a significant portion of e-commerce traffic is mobile-based.</w:t>
      </w:r>
    </w:p>
    <w:p w14:paraId="60D70366" w14:textId="77777777" w:rsidR="00520D9B" w:rsidRDefault="001627B5" w:rsidP="00ED3103">
      <w:pPr>
        <w:numPr>
          <w:ilvl w:val="0"/>
          <w:numId w:val="23"/>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Maintaining layout integrity and touch-friendly interfaces across different screen sizes.</w:t>
      </w:r>
    </w:p>
    <w:p w14:paraId="60D70367"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9. System Downtime and Reliability:</w:t>
      </w:r>
    </w:p>
    <w:p w14:paraId="60D70368" w14:textId="77777777" w:rsidR="00520D9B" w:rsidRDefault="001627B5" w:rsidP="00ED3103">
      <w:pPr>
        <w:numPr>
          <w:ilvl w:val="0"/>
          <w:numId w:val="24"/>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Minimizing downtime or service interruptions that directly result in lost sales and revenue.</w:t>
      </w:r>
    </w:p>
    <w:p w14:paraId="60D70369" w14:textId="77777777" w:rsidR="00520D9B" w:rsidRDefault="001627B5" w:rsidP="00ED3103">
      <w:pPr>
        <w:numPr>
          <w:ilvl w:val="0"/>
          <w:numId w:val="24"/>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Optimizing backend architecture to handle concurrent users efficiently to prevent server crashes.</w:t>
      </w:r>
    </w:p>
    <w:p w14:paraId="60D7036A"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10. Customer Support and Returns:</w:t>
      </w:r>
    </w:p>
    <w:p w14:paraId="60D7036B" w14:textId="77777777" w:rsidR="00520D9B" w:rsidRDefault="001627B5" w:rsidP="00ED3103">
      <w:pPr>
        <w:numPr>
          <w:ilvl w:val="0"/>
          <w:numId w:val="25"/>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Providing a structured mechanism for users to report issues with delivered products or request returns/exchanges.</w:t>
      </w:r>
    </w:p>
    <w:p w14:paraId="60D7036C" w14:textId="77777777" w:rsidR="00520D9B" w:rsidRDefault="001627B5" w:rsidP="00ED3103">
      <w:pPr>
        <w:numPr>
          <w:ilvl w:val="0"/>
          <w:numId w:val="25"/>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Reducing response times for admin intervention when customers face technical difficulties with their accounts or orders.</w:t>
      </w:r>
    </w:p>
    <w:p w14:paraId="60D7036D" w14:textId="77777777" w:rsidR="00520D9B" w:rsidRDefault="001627B5" w:rsidP="00D02EFE">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 sum, </w:t>
      </w:r>
      <w:r>
        <w:rPr>
          <w:rFonts w:ascii="Times New Roman" w:eastAsia="Times New Roman" w:hAnsi="Times New Roman" w:cs="Times New Roman"/>
          <w:b/>
          <w:bCs/>
          <w:sz w:val="24"/>
          <w:szCs w:val="24"/>
          <w:lang w:eastAsia="en-IN"/>
        </w:rPr>
        <w:t>LuxAura Watch Store</w:t>
      </w:r>
      <w:r>
        <w:rPr>
          <w:rFonts w:ascii="Times New Roman" w:eastAsia="Times New Roman" w:hAnsi="Times New Roman" w:cs="Times New Roman"/>
          <w:sz w:val="24"/>
          <w:szCs w:val="24"/>
          <w:lang w:eastAsia="en-IN"/>
        </w:rPr>
        <w:t xml:space="preserve"> needs to address the above problems in a systematic and comprehensive manner to provide a smooth, secure, and effective online shopping platform. These challenges require a balanced approach to enhance the shopping experience, streamline administrative operations, and ensure the scalability of the platform for future business growth.</w:t>
      </w:r>
    </w:p>
    <w:p w14:paraId="60D7036E" w14:textId="77777777" w:rsidR="00520D9B" w:rsidRDefault="001627B5" w:rsidP="00ED3103">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60D7036F" w14:textId="24B775E8" w:rsidR="00520D9B" w:rsidRDefault="001627B5" w:rsidP="000A7B77">
      <w:pPr>
        <w:pStyle w:val="Heading3"/>
        <w:numPr>
          <w:ilvl w:val="1"/>
          <w:numId w:val="3"/>
        </w:numPr>
        <w:spacing w:line="480" w:lineRule="auto"/>
        <w:jc w:val="center"/>
        <w:rPr>
          <w:sz w:val="32"/>
          <w:u w:val="single"/>
        </w:rPr>
      </w:pPr>
      <w:r>
        <w:rPr>
          <w:sz w:val="32"/>
          <w:u w:val="single"/>
        </w:rPr>
        <w:lastRenderedPageBreak/>
        <w:t>SYSTEM ANALYSIS</w:t>
      </w:r>
    </w:p>
    <w:p w14:paraId="60D70370" w14:textId="77777777" w:rsidR="00520D9B" w:rsidRDefault="001627B5" w:rsidP="00ED3103">
      <w:pPr>
        <w:pStyle w:val="NormalWeb"/>
        <w:spacing w:line="480" w:lineRule="auto"/>
        <w:jc w:val="both"/>
      </w:pPr>
      <w:r>
        <w:t xml:space="preserve">System analysis for </w:t>
      </w:r>
      <w:r>
        <w:rPr>
          <w:b/>
          <w:bCs/>
        </w:rPr>
        <w:t>LuxAura Watch Store</w:t>
      </w:r>
      <w:r>
        <w:t xml:space="preserve"> involves understanding the requirements of both customers and store administrators. The system must provide a seamless online shopping experience while ensuring data security and efficient management of product inventory and orders. The system analysis phase includes gathering requirements through market research, analyzing similar e-commerce platforms, and identifying key functionalities that will make </w:t>
      </w:r>
      <w:r>
        <w:rPr>
          <w:b/>
          <w:bCs/>
        </w:rPr>
        <w:t>LuxAura Watch Store</w:t>
      </w:r>
      <w:r>
        <w:t xml:space="preserve"> stand out in the competitive retail market. Here is the System Analysis for </w:t>
      </w:r>
      <w:r>
        <w:rPr>
          <w:b/>
          <w:bCs/>
        </w:rPr>
        <w:t>LuxAura Watch Store</w:t>
      </w:r>
      <w:r>
        <w:t xml:space="preserve"> in points:</w:t>
      </w:r>
    </w:p>
    <w:p w14:paraId="60D70371" w14:textId="77777777" w:rsidR="00520D9B" w:rsidRDefault="001627B5" w:rsidP="00ED3103">
      <w:pPr>
        <w:pStyle w:val="NormalWeb"/>
        <w:spacing w:line="480" w:lineRule="auto"/>
        <w:jc w:val="both"/>
      </w:pPr>
      <w:r>
        <w:rPr>
          <w:b/>
          <w:bCs/>
        </w:rPr>
        <w:t>1. Problem Identification:</w:t>
      </w:r>
    </w:p>
    <w:p w14:paraId="60D70372" w14:textId="77777777" w:rsidR="00520D9B" w:rsidRDefault="001627B5" w:rsidP="00ED3103">
      <w:pPr>
        <w:pStyle w:val="NormalWeb"/>
        <w:numPr>
          <w:ilvl w:val="0"/>
          <w:numId w:val="26"/>
        </w:numPr>
        <w:spacing w:line="480" w:lineRule="auto"/>
        <w:jc w:val="both"/>
      </w:pPr>
      <w:r>
        <w:t>Modern e-commerce platforms often lack niche-specific filtering and fail to provide an intuitive user experience for browsing complex categories like luxury or smartwatches.</w:t>
      </w:r>
    </w:p>
    <w:p w14:paraId="60D70373" w14:textId="77777777" w:rsidR="00520D9B" w:rsidRDefault="001627B5" w:rsidP="00ED3103">
      <w:pPr>
        <w:pStyle w:val="NormalWeb"/>
        <w:numPr>
          <w:ilvl w:val="0"/>
          <w:numId w:val="26"/>
        </w:numPr>
        <w:spacing w:line="480" w:lineRule="auto"/>
        <w:jc w:val="both"/>
      </w:pPr>
      <w:r>
        <w:t>Administrators often face difficulties managing inventory levels accurately, while customers struggle to find specific watch models quickly due to poor search optimization.</w:t>
      </w:r>
    </w:p>
    <w:p w14:paraId="60D70374" w14:textId="77777777" w:rsidR="00520D9B" w:rsidRDefault="001627B5" w:rsidP="00ED3103">
      <w:pPr>
        <w:pStyle w:val="NormalWeb"/>
        <w:spacing w:line="480" w:lineRule="auto"/>
        <w:jc w:val="both"/>
      </w:pPr>
      <w:r>
        <w:rPr>
          <w:b/>
          <w:bCs/>
        </w:rPr>
        <w:t>2. User Requirements:</w:t>
      </w:r>
    </w:p>
    <w:p w14:paraId="60D70375" w14:textId="77777777" w:rsidR="00520D9B" w:rsidRDefault="001627B5" w:rsidP="00ED3103">
      <w:pPr>
        <w:pStyle w:val="NormalWeb"/>
        <w:numPr>
          <w:ilvl w:val="0"/>
          <w:numId w:val="27"/>
        </w:numPr>
        <w:spacing w:line="480" w:lineRule="auto"/>
        <w:jc w:val="both"/>
      </w:pPr>
      <w:r>
        <w:rPr>
          <w:b/>
          <w:bCs/>
        </w:rPr>
        <w:t>Customers:</w:t>
      </w:r>
      <w:r>
        <w:t xml:space="preserve"> Need a platform that provides high-quality product imagery, personalized recommendations, the ability to save items to a Wishlist, an easy-to-use Shopping Cart, and a responsive interface for mobile shopping.</w:t>
      </w:r>
    </w:p>
    <w:p w14:paraId="60D70376" w14:textId="77777777" w:rsidR="00520D9B" w:rsidRDefault="001627B5" w:rsidP="00ED3103">
      <w:pPr>
        <w:pStyle w:val="NormalWeb"/>
        <w:numPr>
          <w:ilvl w:val="0"/>
          <w:numId w:val="27"/>
        </w:numPr>
        <w:spacing w:line="480" w:lineRule="auto"/>
        <w:jc w:val="both"/>
      </w:pPr>
      <w:r>
        <w:rPr>
          <w:b/>
          <w:bCs/>
        </w:rPr>
        <w:t>Administrators:</w:t>
      </w:r>
      <w:r>
        <w:t xml:space="preserve"> Require features for listing new products with detailed specifications, managing stock levels, processing customer orders, and tracking sales data.</w:t>
      </w:r>
    </w:p>
    <w:p w14:paraId="60D70377" w14:textId="77777777" w:rsidR="00520D9B" w:rsidRDefault="001627B5" w:rsidP="00ED3103">
      <w:pPr>
        <w:pStyle w:val="NormalWeb"/>
        <w:spacing w:line="480" w:lineRule="auto"/>
        <w:jc w:val="both"/>
      </w:pPr>
      <w:r>
        <w:rPr>
          <w:b/>
          <w:bCs/>
        </w:rPr>
        <w:lastRenderedPageBreak/>
        <w:t>3. System Requirements:</w:t>
      </w:r>
    </w:p>
    <w:p w14:paraId="60D70378" w14:textId="77777777" w:rsidR="00520D9B" w:rsidRDefault="001627B5" w:rsidP="00ED3103">
      <w:pPr>
        <w:pStyle w:val="NormalWeb"/>
        <w:numPr>
          <w:ilvl w:val="0"/>
          <w:numId w:val="28"/>
        </w:numPr>
        <w:spacing w:line="480" w:lineRule="auto"/>
        <w:jc w:val="both"/>
      </w:pPr>
      <w:r>
        <w:rPr>
          <w:b/>
          <w:bCs/>
        </w:rPr>
        <w:t>Functional:</w:t>
      </w:r>
    </w:p>
    <w:p w14:paraId="60D70379" w14:textId="77777777" w:rsidR="00520D9B" w:rsidRDefault="001627B5" w:rsidP="00ED3103">
      <w:pPr>
        <w:pStyle w:val="NormalWeb"/>
        <w:numPr>
          <w:ilvl w:val="1"/>
          <w:numId w:val="28"/>
        </w:numPr>
        <w:spacing w:line="480" w:lineRule="auto"/>
        <w:jc w:val="both"/>
      </w:pPr>
      <w:r>
        <w:t>User authentication (Login/Signup) and profile management (Address Book).</w:t>
      </w:r>
    </w:p>
    <w:p w14:paraId="60D7037A" w14:textId="77777777" w:rsidR="00520D9B" w:rsidRDefault="001627B5" w:rsidP="00ED3103">
      <w:pPr>
        <w:pStyle w:val="NormalWeb"/>
        <w:numPr>
          <w:ilvl w:val="1"/>
          <w:numId w:val="28"/>
        </w:numPr>
        <w:spacing w:line="480" w:lineRule="auto"/>
        <w:jc w:val="both"/>
      </w:pPr>
      <w:r>
        <w:t>Product listing and search functionalities with advanced filtering options (Brand, Price, Strap Material).</w:t>
      </w:r>
    </w:p>
    <w:p w14:paraId="60D7037B" w14:textId="77777777" w:rsidR="00520D9B" w:rsidRDefault="001627B5" w:rsidP="00ED3103">
      <w:pPr>
        <w:pStyle w:val="NormalWeb"/>
        <w:numPr>
          <w:ilvl w:val="1"/>
          <w:numId w:val="28"/>
        </w:numPr>
        <w:spacing w:line="480" w:lineRule="auto"/>
        <w:jc w:val="both"/>
      </w:pPr>
      <w:r>
        <w:t>"Add to Cart" and "Wishlist" features for customers to manage potential purchases.</w:t>
      </w:r>
    </w:p>
    <w:p w14:paraId="60D7037C" w14:textId="77777777" w:rsidR="00520D9B" w:rsidRDefault="001627B5" w:rsidP="00ED3103">
      <w:pPr>
        <w:pStyle w:val="NormalWeb"/>
        <w:numPr>
          <w:ilvl w:val="1"/>
          <w:numId w:val="28"/>
        </w:numPr>
        <w:spacing w:line="480" w:lineRule="auto"/>
        <w:jc w:val="both"/>
      </w:pPr>
      <w:r>
        <w:t>Order management system for administrators to update shipping status (Pending, Shipped, Delivered).</w:t>
      </w:r>
    </w:p>
    <w:p w14:paraId="60D7037D" w14:textId="77777777" w:rsidR="00520D9B" w:rsidRDefault="001627B5" w:rsidP="00ED3103">
      <w:pPr>
        <w:pStyle w:val="NormalWeb"/>
        <w:numPr>
          <w:ilvl w:val="0"/>
          <w:numId w:val="28"/>
        </w:numPr>
        <w:spacing w:line="480" w:lineRule="auto"/>
        <w:jc w:val="both"/>
      </w:pPr>
      <w:r>
        <w:rPr>
          <w:b/>
          <w:bCs/>
        </w:rPr>
        <w:t>Non-Functional:</w:t>
      </w:r>
    </w:p>
    <w:p w14:paraId="60D7037E" w14:textId="77777777" w:rsidR="00520D9B" w:rsidRDefault="001627B5" w:rsidP="00ED3103">
      <w:pPr>
        <w:pStyle w:val="NormalWeb"/>
        <w:numPr>
          <w:ilvl w:val="1"/>
          <w:numId w:val="28"/>
        </w:numPr>
        <w:spacing w:line="480" w:lineRule="auto"/>
        <w:jc w:val="both"/>
      </w:pPr>
      <w:r>
        <w:rPr>
          <w:b/>
          <w:bCs/>
        </w:rPr>
        <w:t>Scalability:</w:t>
      </w:r>
      <w:r>
        <w:t xml:space="preserve"> The ability to handle a growing inventory and increasing number of concurrent users.</w:t>
      </w:r>
    </w:p>
    <w:p w14:paraId="60D7037F" w14:textId="77777777" w:rsidR="00520D9B" w:rsidRDefault="001627B5" w:rsidP="00ED3103">
      <w:pPr>
        <w:pStyle w:val="NormalWeb"/>
        <w:numPr>
          <w:ilvl w:val="1"/>
          <w:numId w:val="28"/>
        </w:numPr>
        <w:spacing w:line="480" w:lineRule="auto"/>
        <w:jc w:val="both"/>
      </w:pPr>
      <w:r>
        <w:rPr>
          <w:b/>
          <w:bCs/>
        </w:rPr>
        <w:t>Security:</w:t>
      </w:r>
      <w:r>
        <w:t xml:space="preserve"> robust protection of user data, especially sensitive information like passwords, contact details, and transaction history.</w:t>
      </w:r>
    </w:p>
    <w:p w14:paraId="60D70380" w14:textId="77777777" w:rsidR="00520D9B" w:rsidRDefault="001627B5" w:rsidP="00ED3103">
      <w:pPr>
        <w:pStyle w:val="NormalWeb"/>
        <w:numPr>
          <w:ilvl w:val="1"/>
          <w:numId w:val="28"/>
        </w:numPr>
        <w:spacing w:line="480" w:lineRule="auto"/>
        <w:jc w:val="both"/>
      </w:pPr>
      <w:r>
        <w:rPr>
          <w:b/>
          <w:bCs/>
        </w:rPr>
        <w:t>Performance:</w:t>
      </w:r>
      <w:r>
        <w:t xml:space="preserve"> Optimization to ensure fast page load times (especially for image-heavy pages) and smooth navigation.</w:t>
      </w:r>
    </w:p>
    <w:p w14:paraId="60D70381" w14:textId="77777777" w:rsidR="00520D9B" w:rsidRDefault="001627B5" w:rsidP="00ED3103">
      <w:pPr>
        <w:pStyle w:val="NormalWeb"/>
        <w:spacing w:line="480" w:lineRule="auto"/>
        <w:jc w:val="both"/>
      </w:pPr>
      <w:r>
        <w:rPr>
          <w:b/>
          <w:bCs/>
        </w:rPr>
        <w:t>4. System Architecture:</w:t>
      </w:r>
    </w:p>
    <w:p w14:paraId="60D70382" w14:textId="77777777" w:rsidR="00520D9B" w:rsidRDefault="001627B5" w:rsidP="00ED3103">
      <w:pPr>
        <w:pStyle w:val="NormalWeb"/>
        <w:numPr>
          <w:ilvl w:val="0"/>
          <w:numId w:val="29"/>
        </w:numPr>
        <w:spacing w:line="480" w:lineRule="auto"/>
        <w:jc w:val="both"/>
      </w:pPr>
      <w:r>
        <w:t xml:space="preserve">The system is based on a </w:t>
      </w:r>
      <w:r>
        <w:rPr>
          <w:b/>
          <w:bCs/>
        </w:rPr>
        <w:t>Model-View-Controller (MVC)</w:t>
      </w:r>
      <w:r>
        <w:t xml:space="preserve"> architecture, separating the business logic from the user interface for better maintainability and scalability.</w:t>
      </w:r>
    </w:p>
    <w:p w14:paraId="60D70383" w14:textId="77777777" w:rsidR="00520D9B" w:rsidRDefault="001627B5" w:rsidP="00ED3103">
      <w:pPr>
        <w:pStyle w:val="NormalWeb"/>
        <w:numPr>
          <w:ilvl w:val="0"/>
          <w:numId w:val="29"/>
        </w:numPr>
        <w:spacing w:line="480" w:lineRule="auto"/>
        <w:jc w:val="both"/>
      </w:pPr>
      <w:r>
        <w:t xml:space="preserve">The </w:t>
      </w:r>
      <w:r>
        <w:rPr>
          <w:b/>
          <w:bCs/>
        </w:rPr>
        <w:t>Front-end</w:t>
      </w:r>
      <w:r>
        <w:t xml:space="preserve"> is developed using </w:t>
      </w:r>
      <w:r>
        <w:rPr>
          <w:b/>
          <w:bCs/>
        </w:rPr>
        <w:t>HTML5, CSS3, and JavaScript</w:t>
      </w:r>
      <w:r>
        <w:t>, providing a responsive and visually engaging experience across devices.</w:t>
      </w:r>
    </w:p>
    <w:p w14:paraId="60D70384" w14:textId="77777777" w:rsidR="00520D9B" w:rsidRDefault="001627B5" w:rsidP="00ED3103">
      <w:pPr>
        <w:pStyle w:val="NormalWeb"/>
        <w:numPr>
          <w:ilvl w:val="0"/>
          <w:numId w:val="29"/>
        </w:numPr>
        <w:spacing w:line="480" w:lineRule="auto"/>
        <w:jc w:val="both"/>
      </w:pPr>
      <w:r>
        <w:t xml:space="preserve">The </w:t>
      </w:r>
      <w:r>
        <w:rPr>
          <w:b/>
          <w:bCs/>
        </w:rPr>
        <w:t>Back-end</w:t>
      </w:r>
      <w:r>
        <w:t xml:space="preserve"> is developed using </w:t>
      </w:r>
      <w:r>
        <w:rPr>
          <w:b/>
          <w:bCs/>
        </w:rPr>
        <w:t>PHP and MySQL</w:t>
      </w:r>
      <w:r>
        <w:t>, enabling secure data storage, retrieval, and dynamic content management.</w:t>
      </w:r>
    </w:p>
    <w:p w14:paraId="60D70385" w14:textId="77777777" w:rsidR="00520D9B" w:rsidRDefault="001627B5" w:rsidP="00ED3103">
      <w:pPr>
        <w:pStyle w:val="NormalWeb"/>
        <w:spacing w:line="480" w:lineRule="auto"/>
        <w:jc w:val="both"/>
      </w:pPr>
      <w:r>
        <w:rPr>
          <w:b/>
          <w:bCs/>
        </w:rPr>
        <w:lastRenderedPageBreak/>
        <w:t>5. Data Flow:</w:t>
      </w:r>
    </w:p>
    <w:p w14:paraId="60D70386" w14:textId="77777777" w:rsidR="00520D9B" w:rsidRDefault="001627B5" w:rsidP="00ED3103">
      <w:pPr>
        <w:pStyle w:val="NormalWeb"/>
        <w:numPr>
          <w:ilvl w:val="0"/>
          <w:numId w:val="30"/>
        </w:numPr>
        <w:spacing w:line="480" w:lineRule="auto"/>
        <w:jc w:val="both"/>
      </w:pPr>
      <w:r>
        <w:t>The system manages user input (such as product searches, cart additions, or order placements) through secure forms and interfaces, processes the data via PHP, and retrieves or stores the required information in the MySQL database.</w:t>
      </w:r>
    </w:p>
    <w:p w14:paraId="60D70387" w14:textId="77777777" w:rsidR="00520D9B" w:rsidRDefault="001627B5" w:rsidP="00ED3103">
      <w:pPr>
        <w:pStyle w:val="NormalWeb"/>
        <w:numPr>
          <w:ilvl w:val="0"/>
          <w:numId w:val="30"/>
        </w:numPr>
        <w:spacing w:line="480" w:lineRule="auto"/>
        <w:jc w:val="both"/>
      </w:pPr>
      <w:r>
        <w:t>The MVC pattern ensures that data handling is done independently from the user interface, enhancing system modularity and making future updates easier.</w:t>
      </w:r>
    </w:p>
    <w:p w14:paraId="60D70388" w14:textId="77777777" w:rsidR="00520D9B" w:rsidRDefault="001627B5" w:rsidP="00ED3103">
      <w:pPr>
        <w:pStyle w:val="NormalWeb"/>
        <w:spacing w:line="480" w:lineRule="auto"/>
        <w:jc w:val="both"/>
      </w:pPr>
      <w:r>
        <w:rPr>
          <w:b/>
          <w:bCs/>
        </w:rPr>
        <w:t>6. User Interface and Experience:</w:t>
      </w:r>
    </w:p>
    <w:p w14:paraId="60D70389" w14:textId="77777777" w:rsidR="00520D9B" w:rsidRDefault="001627B5" w:rsidP="00ED3103">
      <w:pPr>
        <w:pStyle w:val="NormalWeb"/>
        <w:numPr>
          <w:ilvl w:val="0"/>
          <w:numId w:val="31"/>
        </w:numPr>
        <w:spacing w:line="480" w:lineRule="auto"/>
        <w:jc w:val="both"/>
      </w:pPr>
      <w:r>
        <w:t>The system emphasizes visual appeal and ease of use, with intuitive navigation, clear product categorization, and minimal steps for customers to complete a purchase.</w:t>
      </w:r>
    </w:p>
    <w:p w14:paraId="60D7038A" w14:textId="77777777" w:rsidR="00520D9B" w:rsidRDefault="001627B5" w:rsidP="00ED3103">
      <w:pPr>
        <w:pStyle w:val="NormalWeb"/>
        <w:numPr>
          <w:ilvl w:val="0"/>
          <w:numId w:val="31"/>
        </w:numPr>
        <w:spacing w:line="480" w:lineRule="auto"/>
        <w:jc w:val="both"/>
      </w:pPr>
      <w:r>
        <w:rPr>
          <w:b/>
          <w:bCs/>
        </w:rPr>
        <w:t>AJAX</w:t>
      </w:r>
      <w:r>
        <w:t xml:space="preserve"> is used to update data asynchronously (e.g., updating cart totals or filtering products), providing a smoother user experience without the need for full page reloads.</w:t>
      </w:r>
    </w:p>
    <w:p w14:paraId="60D7038B" w14:textId="77777777" w:rsidR="00520D9B" w:rsidRDefault="001627B5" w:rsidP="00ED3103">
      <w:pPr>
        <w:pStyle w:val="NormalWeb"/>
        <w:spacing w:line="480" w:lineRule="auto"/>
        <w:jc w:val="both"/>
      </w:pPr>
      <w:r>
        <w:rPr>
          <w:b/>
          <w:bCs/>
        </w:rPr>
        <w:t>7. Security Considerations:</w:t>
      </w:r>
    </w:p>
    <w:p w14:paraId="60D7038C" w14:textId="77777777" w:rsidR="00520D9B" w:rsidRDefault="001627B5" w:rsidP="00ED3103">
      <w:pPr>
        <w:pStyle w:val="NormalWeb"/>
        <w:numPr>
          <w:ilvl w:val="0"/>
          <w:numId w:val="32"/>
        </w:numPr>
        <w:spacing w:line="480" w:lineRule="auto"/>
        <w:jc w:val="both"/>
      </w:pPr>
      <w:r>
        <w:t xml:space="preserve">The system is designed to protect user data with </w:t>
      </w:r>
      <w:r>
        <w:rPr>
          <w:b/>
          <w:bCs/>
        </w:rPr>
        <w:t>encrypted passwords</w:t>
      </w:r>
      <w:r>
        <w:t xml:space="preserve"> (hashing) and </w:t>
      </w:r>
      <w:r>
        <w:rPr>
          <w:b/>
          <w:bCs/>
        </w:rPr>
        <w:t>prepared SQL statements</w:t>
      </w:r>
      <w:r>
        <w:t xml:space="preserve"> to prevent SQL injection attacks.</w:t>
      </w:r>
    </w:p>
    <w:p w14:paraId="60D7038D" w14:textId="77777777" w:rsidR="00520D9B" w:rsidRDefault="001627B5" w:rsidP="00ED3103">
      <w:pPr>
        <w:pStyle w:val="NormalWeb"/>
        <w:numPr>
          <w:ilvl w:val="0"/>
          <w:numId w:val="32"/>
        </w:numPr>
        <w:spacing w:line="480" w:lineRule="auto"/>
        <w:jc w:val="both"/>
      </w:pPr>
      <w:r>
        <w:rPr>
          <w:b/>
          <w:bCs/>
        </w:rPr>
        <w:t>SSL (Secure Sockets Layer)</w:t>
      </w:r>
      <w:r>
        <w:t xml:space="preserve"> is recommended for secure data transmission between the user's browser and the server, ensuring trust during transactions.</w:t>
      </w:r>
    </w:p>
    <w:p w14:paraId="60D7038E" w14:textId="77777777" w:rsidR="00520D9B" w:rsidRDefault="001627B5" w:rsidP="00ED3103">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60D7038F" w14:textId="77777777" w:rsidR="00520D9B" w:rsidRDefault="001627B5" w:rsidP="000A7B77">
      <w:pPr>
        <w:pStyle w:val="Heading3"/>
        <w:numPr>
          <w:ilvl w:val="1"/>
          <w:numId w:val="3"/>
        </w:numPr>
        <w:spacing w:line="480" w:lineRule="auto"/>
        <w:jc w:val="center"/>
        <w:rPr>
          <w:sz w:val="32"/>
          <w:u w:val="single"/>
        </w:rPr>
      </w:pPr>
      <w:r>
        <w:rPr>
          <w:sz w:val="32"/>
          <w:u w:val="single"/>
        </w:rPr>
        <w:lastRenderedPageBreak/>
        <w:t>SYSTEM REQUIREMENTS</w:t>
      </w:r>
    </w:p>
    <w:p w14:paraId="60D70390" w14:textId="77777777" w:rsidR="00520D9B" w:rsidRDefault="001627B5" w:rsidP="00ED3103">
      <w:pPr>
        <w:pStyle w:val="NormalWeb"/>
        <w:spacing w:line="480" w:lineRule="auto"/>
        <w:jc w:val="both"/>
      </w:pPr>
      <w:r>
        <w:rPr>
          <w:b/>
          <w:bCs/>
        </w:rPr>
        <w:t>Minimum Hardware Requirements for Development</w:t>
      </w:r>
    </w:p>
    <w:p w14:paraId="60D70391" w14:textId="77777777" w:rsidR="00520D9B" w:rsidRDefault="001627B5" w:rsidP="00ED3103">
      <w:pPr>
        <w:pStyle w:val="NormalWeb"/>
        <w:numPr>
          <w:ilvl w:val="0"/>
          <w:numId w:val="33"/>
        </w:numPr>
        <w:spacing w:line="480" w:lineRule="auto"/>
        <w:jc w:val="both"/>
      </w:pPr>
      <w:r>
        <w:rPr>
          <w:b/>
          <w:bCs/>
        </w:rPr>
        <w:t>CPU:</w:t>
      </w:r>
      <w:r>
        <w:t xml:space="preserve"> Intel Core i3 or equivalent (modern processors provide better performance).</w:t>
      </w:r>
    </w:p>
    <w:p w14:paraId="60D70392" w14:textId="77777777" w:rsidR="00520D9B" w:rsidRDefault="001627B5" w:rsidP="00ED3103">
      <w:pPr>
        <w:pStyle w:val="NormalWeb"/>
        <w:numPr>
          <w:ilvl w:val="0"/>
          <w:numId w:val="33"/>
        </w:numPr>
        <w:spacing w:line="480" w:lineRule="auto"/>
        <w:jc w:val="both"/>
      </w:pPr>
      <w:r>
        <w:rPr>
          <w:b/>
          <w:bCs/>
        </w:rPr>
        <w:t>Memory (RAM):</w:t>
      </w:r>
      <w:r>
        <w:t xml:space="preserve"> 4 GB (2 GB is minimal and may not be sufficient for multitasking during development).</w:t>
      </w:r>
    </w:p>
    <w:p w14:paraId="60D70393" w14:textId="77777777" w:rsidR="00520D9B" w:rsidRDefault="001627B5" w:rsidP="00ED3103">
      <w:pPr>
        <w:pStyle w:val="NormalWeb"/>
        <w:numPr>
          <w:ilvl w:val="0"/>
          <w:numId w:val="33"/>
        </w:numPr>
        <w:spacing w:line="480" w:lineRule="auto"/>
        <w:jc w:val="both"/>
      </w:pPr>
      <w:r>
        <w:rPr>
          <w:b/>
          <w:bCs/>
        </w:rPr>
        <w:t>Hard Disk:</w:t>
      </w:r>
      <w:r>
        <w:t xml:space="preserve"> 512 GB (256 GB is minimal; additional storage is recommended for development flexibility).</w:t>
      </w:r>
    </w:p>
    <w:p w14:paraId="60D70394" w14:textId="77777777" w:rsidR="00520D9B" w:rsidRDefault="001627B5" w:rsidP="00ED3103">
      <w:pPr>
        <w:pStyle w:val="NormalWeb"/>
        <w:numPr>
          <w:ilvl w:val="0"/>
          <w:numId w:val="33"/>
        </w:numPr>
        <w:spacing w:line="480" w:lineRule="auto"/>
        <w:jc w:val="both"/>
      </w:pPr>
      <w:r>
        <w:rPr>
          <w:b/>
          <w:bCs/>
        </w:rPr>
        <w:t>System Type:</w:t>
      </w:r>
      <w:r>
        <w:t xml:space="preserve"> 32-bit or 64-bit Operating System (64-bit is preferred for handling more memory and compatibility with modern tools).</w:t>
      </w:r>
    </w:p>
    <w:p w14:paraId="60D70395" w14:textId="77777777" w:rsidR="00520D9B" w:rsidRDefault="001627B5" w:rsidP="00ED3103">
      <w:pPr>
        <w:pStyle w:val="NormalWeb"/>
        <w:spacing w:line="480" w:lineRule="auto"/>
        <w:jc w:val="both"/>
      </w:pPr>
      <w:r>
        <w:rPr>
          <w:b/>
          <w:bCs/>
        </w:rPr>
        <w:t>Minimum Software Requirements for Development</w:t>
      </w:r>
    </w:p>
    <w:p w14:paraId="60D70396" w14:textId="77777777" w:rsidR="00520D9B" w:rsidRDefault="001627B5" w:rsidP="00ED3103">
      <w:pPr>
        <w:pStyle w:val="NormalWeb"/>
        <w:numPr>
          <w:ilvl w:val="0"/>
          <w:numId w:val="34"/>
        </w:numPr>
        <w:spacing w:line="480" w:lineRule="auto"/>
        <w:jc w:val="both"/>
      </w:pPr>
      <w:r>
        <w:rPr>
          <w:b/>
          <w:bCs/>
        </w:rPr>
        <w:t>Operating System:</w:t>
      </w:r>
    </w:p>
    <w:p w14:paraId="60D70397" w14:textId="77777777" w:rsidR="00520D9B" w:rsidRDefault="001627B5" w:rsidP="00ED3103">
      <w:pPr>
        <w:pStyle w:val="NormalWeb"/>
        <w:numPr>
          <w:ilvl w:val="1"/>
          <w:numId w:val="34"/>
        </w:numPr>
        <w:spacing w:line="480" w:lineRule="auto"/>
        <w:jc w:val="both"/>
      </w:pPr>
      <w:r>
        <w:rPr>
          <w:b/>
          <w:bCs/>
        </w:rPr>
        <w:t>Windows:</w:t>
      </w:r>
      <w:r>
        <w:t xml:space="preserve"> Windows 10 or 11.</w:t>
      </w:r>
    </w:p>
    <w:p w14:paraId="60D70398" w14:textId="77777777" w:rsidR="00520D9B" w:rsidRDefault="001627B5" w:rsidP="00ED3103">
      <w:pPr>
        <w:pStyle w:val="NormalWeb"/>
        <w:numPr>
          <w:ilvl w:val="1"/>
          <w:numId w:val="34"/>
        </w:numPr>
        <w:spacing w:line="480" w:lineRule="auto"/>
        <w:jc w:val="both"/>
      </w:pPr>
      <w:r>
        <w:rPr>
          <w:b/>
          <w:bCs/>
        </w:rPr>
        <w:t>Linux:</w:t>
      </w:r>
      <w:r>
        <w:t xml:space="preserve"> A recent version (e.g., Ubuntu 20.04 LTS or later).</w:t>
      </w:r>
    </w:p>
    <w:p w14:paraId="60D70399" w14:textId="77777777" w:rsidR="00520D9B" w:rsidRDefault="001627B5" w:rsidP="00ED3103">
      <w:pPr>
        <w:pStyle w:val="NormalWeb"/>
        <w:numPr>
          <w:ilvl w:val="0"/>
          <w:numId w:val="34"/>
        </w:numPr>
        <w:spacing w:line="480" w:lineRule="auto"/>
        <w:jc w:val="both"/>
      </w:pPr>
      <w:r>
        <w:rPr>
          <w:b/>
          <w:bCs/>
        </w:rPr>
        <w:t>Database:</w:t>
      </w:r>
      <w:r>
        <w:t xml:space="preserve"> MySQL 5.7 or later.</w:t>
      </w:r>
    </w:p>
    <w:p w14:paraId="60D7039A" w14:textId="77777777" w:rsidR="00520D9B" w:rsidRDefault="001627B5" w:rsidP="00ED3103">
      <w:pPr>
        <w:pStyle w:val="NormalWeb"/>
        <w:numPr>
          <w:ilvl w:val="0"/>
          <w:numId w:val="34"/>
        </w:numPr>
        <w:spacing w:line="480" w:lineRule="auto"/>
        <w:jc w:val="both"/>
      </w:pPr>
      <w:r>
        <w:rPr>
          <w:b/>
          <w:bCs/>
        </w:rPr>
        <w:t>Server:</w:t>
      </w:r>
      <w:r>
        <w:t xml:space="preserve"> Apache (using XAMPP or a similar package for local development).</w:t>
      </w:r>
    </w:p>
    <w:p w14:paraId="60D7039B" w14:textId="77777777" w:rsidR="00520D9B" w:rsidRDefault="001627B5" w:rsidP="00ED3103">
      <w:pPr>
        <w:pStyle w:val="NormalWeb"/>
        <w:numPr>
          <w:ilvl w:val="0"/>
          <w:numId w:val="34"/>
        </w:numPr>
        <w:spacing w:line="480" w:lineRule="auto"/>
        <w:jc w:val="both"/>
      </w:pPr>
      <w:r>
        <w:rPr>
          <w:b/>
          <w:bCs/>
        </w:rPr>
        <w:t>Scripting Language:</w:t>
      </w:r>
      <w:r>
        <w:t xml:space="preserve"> PHP 7.4 or later.</w:t>
      </w:r>
    </w:p>
    <w:p w14:paraId="60D7039C" w14:textId="77777777" w:rsidR="00520D9B" w:rsidRDefault="001627B5" w:rsidP="00ED3103">
      <w:pPr>
        <w:pStyle w:val="NormalWeb"/>
        <w:numPr>
          <w:ilvl w:val="0"/>
          <w:numId w:val="34"/>
        </w:numPr>
        <w:spacing w:line="480" w:lineRule="auto"/>
        <w:jc w:val="both"/>
      </w:pPr>
      <w:r>
        <w:rPr>
          <w:b/>
          <w:bCs/>
        </w:rPr>
        <w:t>Frontend Technologies:</w:t>
      </w:r>
      <w:r>
        <w:t xml:space="preserve"> HTML5, CSS3, JavaScript (including jQuery and AJAX).</w:t>
      </w:r>
    </w:p>
    <w:p w14:paraId="60D7039D" w14:textId="77777777" w:rsidR="00520D9B" w:rsidRDefault="001627B5" w:rsidP="00ED3103">
      <w:pPr>
        <w:pStyle w:val="NormalWeb"/>
        <w:numPr>
          <w:ilvl w:val="0"/>
          <w:numId w:val="34"/>
        </w:numPr>
        <w:spacing w:line="480" w:lineRule="auto"/>
        <w:jc w:val="both"/>
      </w:pPr>
      <w:r>
        <w:rPr>
          <w:b/>
          <w:bCs/>
        </w:rPr>
        <w:t>IDE:</w:t>
      </w:r>
      <w:r>
        <w:t xml:space="preserve"> Visual Studio Code or PHPStorm.</w:t>
      </w:r>
    </w:p>
    <w:p w14:paraId="60D7039E" w14:textId="77777777" w:rsidR="00520D9B" w:rsidRDefault="001627B5" w:rsidP="00ED3103">
      <w:pPr>
        <w:pStyle w:val="NormalWeb"/>
        <w:numPr>
          <w:ilvl w:val="0"/>
          <w:numId w:val="34"/>
        </w:numPr>
        <w:spacing w:line="480" w:lineRule="auto"/>
        <w:jc w:val="both"/>
      </w:pPr>
      <w:r>
        <w:rPr>
          <w:b/>
          <w:bCs/>
        </w:rPr>
        <w:t>Screen Resolution:</w:t>
      </w:r>
      <w:r>
        <w:t xml:space="preserve"> 1920x1080 or higher (for better visibility and ease of development; 1024x768 is minimal).</w:t>
      </w:r>
    </w:p>
    <w:p w14:paraId="60D7039F" w14:textId="77777777" w:rsidR="00520D9B" w:rsidRDefault="001627B5" w:rsidP="00ED3103">
      <w:pPr>
        <w:pStyle w:val="NormalWeb"/>
        <w:spacing w:line="480" w:lineRule="auto"/>
        <w:jc w:val="both"/>
      </w:pPr>
      <w:r>
        <w:rPr>
          <w:b/>
          <w:bCs/>
        </w:rPr>
        <w:t>Minimum Hardware and Software Requirements for Running the Website</w:t>
      </w:r>
    </w:p>
    <w:p w14:paraId="60D703A0" w14:textId="77777777" w:rsidR="00520D9B" w:rsidRDefault="001627B5" w:rsidP="00ED3103">
      <w:pPr>
        <w:pStyle w:val="NormalWeb"/>
        <w:spacing w:line="480" w:lineRule="auto"/>
        <w:jc w:val="both"/>
      </w:pPr>
      <w:r>
        <w:rPr>
          <w:b/>
          <w:bCs/>
        </w:rPr>
        <w:lastRenderedPageBreak/>
        <w:t>On PCs (Desktops and Laptops)</w:t>
      </w:r>
    </w:p>
    <w:p w14:paraId="60D703A1" w14:textId="77777777" w:rsidR="00520D9B" w:rsidRDefault="001627B5" w:rsidP="00ED3103">
      <w:pPr>
        <w:pStyle w:val="NormalWeb"/>
        <w:numPr>
          <w:ilvl w:val="0"/>
          <w:numId w:val="35"/>
        </w:numPr>
        <w:spacing w:line="480" w:lineRule="auto"/>
        <w:jc w:val="both"/>
      </w:pPr>
      <w:r>
        <w:rPr>
          <w:b/>
          <w:bCs/>
        </w:rPr>
        <w:t>CPU:</w:t>
      </w:r>
      <w:r>
        <w:t xml:space="preserve"> Intel Core i3 or equivalent (sufficient for running typical web applications).</w:t>
      </w:r>
    </w:p>
    <w:p w14:paraId="60D703A2" w14:textId="77777777" w:rsidR="00520D9B" w:rsidRDefault="001627B5" w:rsidP="00ED3103">
      <w:pPr>
        <w:pStyle w:val="NormalWeb"/>
        <w:numPr>
          <w:ilvl w:val="0"/>
          <w:numId w:val="35"/>
        </w:numPr>
        <w:spacing w:line="480" w:lineRule="auto"/>
        <w:jc w:val="both"/>
      </w:pPr>
      <w:r>
        <w:rPr>
          <w:b/>
          <w:bCs/>
        </w:rPr>
        <w:t>Memory (RAM):</w:t>
      </w:r>
      <w:r>
        <w:t xml:space="preserve"> 4 GB or higher (more memory will improve performance, especially with higher traffic).</w:t>
      </w:r>
    </w:p>
    <w:p w14:paraId="60D703A3" w14:textId="77777777" w:rsidR="00520D9B" w:rsidRDefault="001627B5" w:rsidP="00ED3103">
      <w:pPr>
        <w:pStyle w:val="NormalWeb"/>
        <w:numPr>
          <w:ilvl w:val="0"/>
          <w:numId w:val="35"/>
        </w:numPr>
        <w:spacing w:line="480" w:lineRule="auto"/>
        <w:jc w:val="both"/>
      </w:pPr>
      <w:r>
        <w:rPr>
          <w:b/>
          <w:bCs/>
        </w:rPr>
        <w:t>Hard Disk:</w:t>
      </w:r>
      <w:r>
        <w:t xml:space="preserve"> 256 GB or higher (adequate for website caching and data storage).</w:t>
      </w:r>
    </w:p>
    <w:p w14:paraId="60D703A4" w14:textId="77777777" w:rsidR="00520D9B" w:rsidRDefault="001627B5" w:rsidP="00ED3103">
      <w:pPr>
        <w:pStyle w:val="NormalWeb"/>
        <w:numPr>
          <w:ilvl w:val="0"/>
          <w:numId w:val="35"/>
        </w:numPr>
        <w:spacing w:line="480" w:lineRule="auto"/>
        <w:jc w:val="both"/>
      </w:pPr>
      <w:r>
        <w:rPr>
          <w:b/>
          <w:bCs/>
        </w:rPr>
        <w:t>System Type:</w:t>
      </w:r>
      <w:r>
        <w:t xml:space="preserve"> 32-bit or 64-bit Operating System (64-bit is preferred for modern software compatibility and better performance).</w:t>
      </w:r>
    </w:p>
    <w:p w14:paraId="60D703A5" w14:textId="77777777" w:rsidR="00520D9B" w:rsidRDefault="001627B5" w:rsidP="00ED3103">
      <w:pPr>
        <w:pStyle w:val="NormalWeb"/>
        <w:numPr>
          <w:ilvl w:val="0"/>
          <w:numId w:val="35"/>
        </w:numPr>
        <w:spacing w:line="480" w:lineRule="auto"/>
        <w:jc w:val="both"/>
      </w:pPr>
      <w:r>
        <w:rPr>
          <w:b/>
          <w:bCs/>
        </w:rPr>
        <w:t>Operating System:</w:t>
      </w:r>
    </w:p>
    <w:p w14:paraId="60D703A6" w14:textId="77777777" w:rsidR="00520D9B" w:rsidRDefault="001627B5" w:rsidP="00ED3103">
      <w:pPr>
        <w:pStyle w:val="NormalWeb"/>
        <w:numPr>
          <w:ilvl w:val="1"/>
          <w:numId w:val="35"/>
        </w:numPr>
        <w:spacing w:line="480" w:lineRule="auto"/>
        <w:jc w:val="both"/>
      </w:pPr>
      <w:r>
        <w:rPr>
          <w:b/>
          <w:bCs/>
        </w:rPr>
        <w:t>Windows:</w:t>
      </w:r>
      <w:r>
        <w:t xml:space="preserve"> Windows 7 or later (Windows 10 or 11 preferred).</w:t>
      </w:r>
    </w:p>
    <w:p w14:paraId="60D703A7" w14:textId="77777777" w:rsidR="00520D9B" w:rsidRDefault="001627B5" w:rsidP="00ED3103">
      <w:pPr>
        <w:pStyle w:val="NormalWeb"/>
        <w:numPr>
          <w:ilvl w:val="1"/>
          <w:numId w:val="35"/>
        </w:numPr>
        <w:spacing w:line="480" w:lineRule="auto"/>
        <w:jc w:val="both"/>
      </w:pPr>
      <w:r>
        <w:rPr>
          <w:b/>
          <w:bCs/>
        </w:rPr>
        <w:t>Linux:</w:t>
      </w:r>
      <w:r>
        <w:t xml:space="preserve"> Ubuntu 16.04 LTS or later (e.g., Ubuntu 20.04 LTS or later).</w:t>
      </w:r>
    </w:p>
    <w:p w14:paraId="60D703A8" w14:textId="77777777" w:rsidR="00520D9B" w:rsidRDefault="001627B5" w:rsidP="00ED3103">
      <w:pPr>
        <w:pStyle w:val="NormalWeb"/>
        <w:numPr>
          <w:ilvl w:val="0"/>
          <w:numId w:val="35"/>
        </w:numPr>
        <w:spacing w:line="480" w:lineRule="auto"/>
        <w:jc w:val="both"/>
      </w:pPr>
      <w:r>
        <w:rPr>
          <w:b/>
          <w:bCs/>
        </w:rPr>
        <w:t>Web Browser:</w:t>
      </w:r>
      <w:r>
        <w:t xml:space="preserve"> Modern browsers supporting HTML5, CSS3, and JavaScript (e.g., Google Chrome, Mozilla Firefox, Microsoft Edge, Safari).</w:t>
      </w:r>
    </w:p>
    <w:p w14:paraId="60D703A9" w14:textId="77777777" w:rsidR="00520D9B" w:rsidRDefault="001627B5" w:rsidP="00ED3103">
      <w:pPr>
        <w:pStyle w:val="NormalWeb"/>
        <w:spacing w:line="480" w:lineRule="auto"/>
        <w:jc w:val="both"/>
      </w:pPr>
      <w:r>
        <w:rPr>
          <w:b/>
          <w:bCs/>
        </w:rPr>
        <w:t>On Mobile Devices (Phones and Tablets)</w:t>
      </w:r>
    </w:p>
    <w:p w14:paraId="60D703AA" w14:textId="77777777" w:rsidR="00520D9B" w:rsidRDefault="001627B5" w:rsidP="00ED3103">
      <w:pPr>
        <w:pStyle w:val="NormalWeb"/>
        <w:numPr>
          <w:ilvl w:val="0"/>
          <w:numId w:val="36"/>
        </w:numPr>
        <w:spacing w:line="480" w:lineRule="auto"/>
        <w:jc w:val="both"/>
      </w:pPr>
      <w:r>
        <w:rPr>
          <w:b/>
          <w:bCs/>
        </w:rPr>
        <w:t>CPU:</w:t>
      </w:r>
      <w:r>
        <w:t xml:space="preserve"> Quad-core processor (e.g., Snapdragon 425 or equivalent) for smoother performance.</w:t>
      </w:r>
    </w:p>
    <w:p w14:paraId="60D703AB" w14:textId="77777777" w:rsidR="00520D9B" w:rsidRDefault="001627B5" w:rsidP="00ED3103">
      <w:pPr>
        <w:pStyle w:val="NormalWeb"/>
        <w:numPr>
          <w:ilvl w:val="0"/>
          <w:numId w:val="36"/>
        </w:numPr>
        <w:spacing w:line="480" w:lineRule="auto"/>
        <w:jc w:val="both"/>
      </w:pPr>
      <w:r>
        <w:rPr>
          <w:b/>
          <w:bCs/>
        </w:rPr>
        <w:t>Memory (RAM):</w:t>
      </w:r>
      <w:r>
        <w:t xml:space="preserve"> 2 GB or higher (1 GB might be too limited for modern e-commerce interfaces).</w:t>
      </w:r>
    </w:p>
    <w:p w14:paraId="60D703AC" w14:textId="77777777" w:rsidR="00520D9B" w:rsidRDefault="00520D9B" w:rsidP="00ED3103">
      <w:pPr>
        <w:pStyle w:val="NormalWeb"/>
        <w:spacing w:line="480" w:lineRule="auto"/>
        <w:ind w:left="720"/>
        <w:jc w:val="both"/>
      </w:pPr>
    </w:p>
    <w:p w14:paraId="60D703AD" w14:textId="77777777" w:rsidR="00520D9B" w:rsidRDefault="001627B5" w:rsidP="00ED3103">
      <w:pPr>
        <w:pStyle w:val="NormalWeb"/>
        <w:numPr>
          <w:ilvl w:val="0"/>
          <w:numId w:val="36"/>
        </w:numPr>
        <w:spacing w:line="480" w:lineRule="auto"/>
        <w:jc w:val="both"/>
      </w:pPr>
      <w:r>
        <w:rPr>
          <w:b/>
          <w:bCs/>
        </w:rPr>
        <w:t>Storage:</w:t>
      </w:r>
      <w:r>
        <w:t xml:space="preserve"> 16 GB or higher (for storing app data and caching content).</w:t>
      </w:r>
    </w:p>
    <w:p w14:paraId="60D703AE" w14:textId="77777777" w:rsidR="00520D9B" w:rsidRDefault="001627B5" w:rsidP="00ED3103">
      <w:pPr>
        <w:pStyle w:val="NormalWeb"/>
        <w:numPr>
          <w:ilvl w:val="0"/>
          <w:numId w:val="36"/>
        </w:numPr>
        <w:spacing w:line="480" w:lineRule="auto"/>
        <w:jc w:val="both"/>
      </w:pPr>
      <w:r>
        <w:rPr>
          <w:b/>
          <w:bCs/>
        </w:rPr>
        <w:t>Operating System:</w:t>
      </w:r>
    </w:p>
    <w:p w14:paraId="60D703AF" w14:textId="77777777" w:rsidR="00520D9B" w:rsidRDefault="001627B5" w:rsidP="00ED3103">
      <w:pPr>
        <w:pStyle w:val="NormalWeb"/>
        <w:numPr>
          <w:ilvl w:val="1"/>
          <w:numId w:val="36"/>
        </w:numPr>
        <w:spacing w:line="480" w:lineRule="auto"/>
        <w:jc w:val="both"/>
      </w:pPr>
      <w:r>
        <w:rPr>
          <w:b/>
          <w:bCs/>
        </w:rPr>
        <w:t>Android:</w:t>
      </w:r>
      <w:r>
        <w:t xml:space="preserve"> Version 8.0 (Oreo) or later.</w:t>
      </w:r>
    </w:p>
    <w:p w14:paraId="60D703B0" w14:textId="77777777" w:rsidR="00520D9B" w:rsidRDefault="001627B5" w:rsidP="00ED3103">
      <w:pPr>
        <w:pStyle w:val="NormalWeb"/>
        <w:numPr>
          <w:ilvl w:val="1"/>
          <w:numId w:val="36"/>
        </w:numPr>
        <w:spacing w:line="480" w:lineRule="auto"/>
        <w:jc w:val="both"/>
      </w:pPr>
      <w:r>
        <w:rPr>
          <w:b/>
          <w:bCs/>
        </w:rPr>
        <w:t>iOS:</w:t>
      </w:r>
      <w:r>
        <w:t xml:space="preserve"> Version 13 or later.</w:t>
      </w:r>
    </w:p>
    <w:p w14:paraId="60D703B1" w14:textId="77777777" w:rsidR="00520D9B" w:rsidRDefault="001627B5" w:rsidP="00ED3103">
      <w:pPr>
        <w:pStyle w:val="NormalWeb"/>
        <w:numPr>
          <w:ilvl w:val="0"/>
          <w:numId w:val="36"/>
        </w:numPr>
        <w:spacing w:line="480" w:lineRule="auto"/>
        <w:jc w:val="both"/>
      </w:pPr>
      <w:r>
        <w:rPr>
          <w:b/>
          <w:bCs/>
        </w:rPr>
        <w:t>Browser:</w:t>
      </w:r>
    </w:p>
    <w:p w14:paraId="60D703B2" w14:textId="77777777" w:rsidR="00520D9B" w:rsidRDefault="001627B5" w:rsidP="00ED3103">
      <w:pPr>
        <w:pStyle w:val="NormalWeb"/>
        <w:numPr>
          <w:ilvl w:val="1"/>
          <w:numId w:val="36"/>
        </w:numPr>
        <w:spacing w:line="480" w:lineRule="auto"/>
        <w:jc w:val="both"/>
      </w:pPr>
      <w:r>
        <w:rPr>
          <w:b/>
          <w:bCs/>
        </w:rPr>
        <w:lastRenderedPageBreak/>
        <w:t>Android:</w:t>
      </w:r>
      <w:r>
        <w:t xml:space="preserve"> Google Chrome or Mozilla Firefox (latest versions).</w:t>
      </w:r>
    </w:p>
    <w:p w14:paraId="60D703B3" w14:textId="77777777" w:rsidR="00520D9B" w:rsidRDefault="001627B5" w:rsidP="00ED3103">
      <w:pPr>
        <w:pStyle w:val="NormalWeb"/>
        <w:numPr>
          <w:ilvl w:val="1"/>
          <w:numId w:val="36"/>
        </w:numPr>
        <w:spacing w:line="480" w:lineRule="auto"/>
        <w:jc w:val="both"/>
      </w:pPr>
      <w:r>
        <w:rPr>
          <w:b/>
          <w:bCs/>
        </w:rPr>
        <w:t>iOS:</w:t>
      </w:r>
      <w:r>
        <w:t xml:space="preserve"> Safari (latest version) or Google Chrome (latest version).</w:t>
      </w:r>
    </w:p>
    <w:p w14:paraId="60D703B4" w14:textId="77777777" w:rsidR="00520D9B" w:rsidRDefault="001627B5" w:rsidP="00ED3103">
      <w:pPr>
        <w:pStyle w:val="NormalWeb"/>
        <w:numPr>
          <w:ilvl w:val="0"/>
          <w:numId w:val="36"/>
        </w:numPr>
        <w:spacing w:line="480" w:lineRule="auto"/>
        <w:jc w:val="both"/>
      </w:pPr>
      <w:r>
        <w:rPr>
          <w:b/>
          <w:bCs/>
        </w:rPr>
        <w:t>Screen Resolution:</w:t>
      </w:r>
      <w:r>
        <w:t xml:space="preserve"> 720x1280 pixels or higher (HD resolution for adequate display of product images and content).</w:t>
      </w:r>
    </w:p>
    <w:p w14:paraId="60D703B5" w14:textId="77777777" w:rsidR="00520D9B" w:rsidRDefault="001627B5" w:rsidP="00ED3103">
      <w:pPr>
        <w:pStyle w:val="NormalWeb"/>
        <w:numPr>
          <w:ilvl w:val="0"/>
          <w:numId w:val="36"/>
        </w:numPr>
        <w:spacing w:line="480" w:lineRule="auto"/>
        <w:jc w:val="both"/>
      </w:pPr>
      <w:r>
        <w:rPr>
          <w:b/>
          <w:bCs/>
        </w:rPr>
        <w:t>Internet Connection:</w:t>
      </w:r>
      <w:r>
        <w:t xml:space="preserve"> Reliable 4G or higher network speed (to ensure smooth access, image loading, and interaction with the website).</w:t>
      </w:r>
      <w:r>
        <w:br w:type="page"/>
      </w:r>
    </w:p>
    <w:p w14:paraId="60D703B6" w14:textId="77777777" w:rsidR="00520D9B" w:rsidRDefault="001627B5" w:rsidP="000A7B77">
      <w:pPr>
        <w:pStyle w:val="Heading3"/>
        <w:numPr>
          <w:ilvl w:val="1"/>
          <w:numId w:val="3"/>
        </w:numPr>
        <w:spacing w:line="480" w:lineRule="auto"/>
        <w:jc w:val="center"/>
        <w:rPr>
          <w:sz w:val="32"/>
          <w:u w:val="single"/>
        </w:rPr>
      </w:pPr>
      <w:r>
        <w:rPr>
          <w:sz w:val="32"/>
          <w:u w:val="single"/>
        </w:rPr>
        <w:lastRenderedPageBreak/>
        <w:t>SYSTEM DESIGN AND CODING</w:t>
      </w:r>
    </w:p>
    <w:p w14:paraId="60D703B7" w14:textId="77777777" w:rsidR="00520D9B" w:rsidRDefault="001627B5" w:rsidP="00ED3103">
      <w:pPr>
        <w:pStyle w:val="NormalWeb"/>
        <w:spacing w:line="480" w:lineRule="auto"/>
        <w:jc w:val="both"/>
        <w:rPr>
          <w:b/>
        </w:rPr>
      </w:pPr>
      <w:r>
        <w:rPr>
          <w:b/>
          <w:bCs/>
        </w:rPr>
        <w:t>INTRODUCTION:</w:t>
      </w:r>
    </w:p>
    <w:p w14:paraId="60D703B8" w14:textId="77777777" w:rsidR="00520D9B" w:rsidRDefault="001627B5" w:rsidP="00ED3103">
      <w:pPr>
        <w:pStyle w:val="NormalWeb"/>
        <w:spacing w:line="480" w:lineRule="auto"/>
        <w:jc w:val="both"/>
      </w:pPr>
      <w:r>
        <w:t xml:space="preserve">Software design is a critical phase in the software engineering process for </w:t>
      </w:r>
      <w:r>
        <w:rPr>
          <w:b/>
          <w:bCs/>
        </w:rPr>
        <w:t>LuxAura Watch Store</w:t>
      </w:r>
      <w:r>
        <w:t>, laying the foundation for all subsequent development activities. It transcends development paradigms and application areas, serving as a common thread in the creation of every engineered system. Design is initiated after the specific requirements for the watch e-commerce platform have been specified and analyzed. This step forms the core of the development phase and precedes coding and testing. The primary goal of software design is to create a model or representation of the system that will eventually be implemented as a functional online store.</w:t>
      </w:r>
    </w:p>
    <w:p w14:paraId="60D703B9" w14:textId="77777777" w:rsidR="00520D9B" w:rsidRDefault="001627B5" w:rsidP="00ED3103">
      <w:pPr>
        <w:pStyle w:val="NormalWeb"/>
        <w:spacing w:line="480" w:lineRule="auto"/>
        <w:jc w:val="both"/>
      </w:pPr>
      <w:r>
        <w:t xml:space="preserve">The central focus of the design is quality. Through the design process, the quality of </w:t>
      </w:r>
      <w:r>
        <w:rPr>
          <w:b/>
          <w:bCs/>
        </w:rPr>
        <w:t>LuxAura Watch Store</w:t>
      </w:r>
      <w:r>
        <w:t xml:space="preserve"> is ensured by translating customer and administrator requirements into a structured framework that can be translated into code (PHP/MySQL). A robust design minimizes the risk of building unstable systems, ensuring the platform does not collapse under high traffic, remains easy to test, and meets the quality standards required for secure financial transactions.</w:t>
      </w:r>
    </w:p>
    <w:p w14:paraId="60D703BA" w14:textId="77777777" w:rsidR="00520D9B" w:rsidRDefault="001627B5" w:rsidP="00ED3103">
      <w:pPr>
        <w:pStyle w:val="NormalWeb"/>
        <w:spacing w:line="480" w:lineRule="auto"/>
        <w:jc w:val="both"/>
      </w:pPr>
      <w:r>
        <w:t>In the design phase, detailed representations of data structures (such as product inventories and user profiles), program structures, and procedural steps are refined, reviewed, and documented. From both technical and project management perspectives, system design plays a pivotal role in guiding the engineering process toward the successful launch of the website.</w:t>
      </w:r>
    </w:p>
    <w:p w14:paraId="60D703BB" w14:textId="77777777" w:rsidR="00520D9B" w:rsidRDefault="001627B5" w:rsidP="00ED3103">
      <w:pPr>
        <w:pStyle w:val="NormalWeb"/>
        <w:spacing w:line="480" w:lineRule="auto"/>
        <w:jc w:val="both"/>
        <w:rPr>
          <w:b/>
        </w:rPr>
      </w:pPr>
      <w:r>
        <w:rPr>
          <w:b/>
          <w:bCs/>
        </w:rPr>
        <w:t>INPUT DESIGN:</w:t>
      </w:r>
    </w:p>
    <w:p w14:paraId="60D703BC" w14:textId="77777777" w:rsidR="00520D9B" w:rsidRDefault="001627B5" w:rsidP="00ED3103">
      <w:pPr>
        <w:pStyle w:val="NormalWeb"/>
        <w:spacing w:line="480" w:lineRule="auto"/>
        <w:jc w:val="both"/>
      </w:pPr>
      <w:r>
        <w:lastRenderedPageBreak/>
        <w:t xml:space="preserve">Input design is the process of converting user-oriented input into a computer-readable format. For </w:t>
      </w:r>
      <w:r>
        <w:rPr>
          <w:b/>
          <w:bCs/>
        </w:rPr>
        <w:t>LuxAura Watch Store</w:t>
      </w:r>
      <w:r>
        <w:t>, input design must be executed with meticulous attention to detail, as it involves capturing sensitive customer data and critical product information. The collection of input data often represents one of the most resource-intensive aspects of the system development process. Effective input design focuses on optimizing the methods of input collection—such as registration forms, checkout pages, and search bars—while ensuring the highest possible level of accuracy and usability.</w:t>
      </w:r>
    </w:p>
    <w:p w14:paraId="60D703BD" w14:textId="77777777" w:rsidR="00520D9B" w:rsidRDefault="001627B5" w:rsidP="00ED3103">
      <w:pPr>
        <w:pStyle w:val="NormalWeb"/>
        <w:spacing w:line="480" w:lineRule="auto"/>
        <w:jc w:val="both"/>
      </w:pPr>
      <w:r>
        <w:t>The primary objectives of input design for the store are as follows:</w:t>
      </w:r>
    </w:p>
    <w:p w14:paraId="60D703BE" w14:textId="77777777" w:rsidR="00520D9B" w:rsidRDefault="001627B5" w:rsidP="00ED3103">
      <w:pPr>
        <w:pStyle w:val="NormalWeb"/>
        <w:numPr>
          <w:ilvl w:val="0"/>
          <w:numId w:val="37"/>
        </w:numPr>
        <w:spacing w:line="480" w:lineRule="auto"/>
        <w:jc w:val="both"/>
      </w:pPr>
      <w:r>
        <w:rPr>
          <w:b/>
          <w:bCs/>
        </w:rPr>
        <w:t>Cost-Effectiveness:</w:t>
      </w:r>
      <w:r>
        <w:t xml:space="preserve"> Create an input process that is efficient, reducing the time users spend filling out forms during checkout.</w:t>
      </w:r>
    </w:p>
    <w:p w14:paraId="60D703BF" w14:textId="77777777" w:rsidR="00520D9B" w:rsidRDefault="001627B5" w:rsidP="00ED3103">
      <w:pPr>
        <w:pStyle w:val="NormalWeb"/>
        <w:numPr>
          <w:ilvl w:val="0"/>
          <w:numId w:val="37"/>
        </w:numPr>
        <w:spacing w:line="480" w:lineRule="auto"/>
        <w:jc w:val="both"/>
      </w:pPr>
      <w:r>
        <w:rPr>
          <w:b/>
          <w:bCs/>
        </w:rPr>
        <w:t>Accuracy:</w:t>
      </w:r>
      <w:r>
        <w:t xml:space="preserve"> Achieve the highest possible accuracy in input data (e.g., validating shipping addresses and payment details) to minimize errors and delivery failures.</w:t>
      </w:r>
    </w:p>
    <w:p w14:paraId="60D703C0" w14:textId="77777777" w:rsidR="00520D9B" w:rsidRDefault="001627B5" w:rsidP="00ED3103">
      <w:pPr>
        <w:pStyle w:val="NormalWeb"/>
        <w:numPr>
          <w:ilvl w:val="0"/>
          <w:numId w:val="37"/>
        </w:numPr>
        <w:spacing w:line="480" w:lineRule="auto"/>
        <w:jc w:val="both"/>
      </w:pPr>
      <w:r>
        <w:rPr>
          <w:b/>
          <w:bCs/>
        </w:rPr>
        <w:t>User-Friendliness:</w:t>
      </w:r>
      <w:r>
        <w:t xml:space="preserve"> Ensure that the input process is intuitive, understandable, and straightforward for customers, facilitating seamless interaction with the website.</w:t>
      </w:r>
    </w:p>
    <w:p w14:paraId="60D703C1" w14:textId="77777777" w:rsidR="00520D9B" w:rsidRDefault="001627B5" w:rsidP="00ED3103">
      <w:pPr>
        <w:pStyle w:val="NormalWeb"/>
        <w:spacing w:line="480" w:lineRule="auto"/>
        <w:jc w:val="both"/>
      </w:pPr>
      <w:r>
        <w:rPr>
          <w:b/>
          <w:bCs/>
        </w:rPr>
        <w:t>Input Data Considerations</w:t>
      </w:r>
    </w:p>
    <w:p w14:paraId="60D703C2" w14:textId="77777777" w:rsidR="00520D9B" w:rsidRDefault="001627B5" w:rsidP="00ED3103">
      <w:pPr>
        <w:pStyle w:val="NormalWeb"/>
        <w:spacing w:line="480" w:lineRule="auto"/>
        <w:jc w:val="both"/>
      </w:pPr>
      <w:r>
        <w:t xml:space="preserve">When designing input data for </w:t>
      </w:r>
      <w:r>
        <w:rPr>
          <w:b/>
          <w:bCs/>
        </w:rPr>
        <w:t>LuxAura Watch Store</w:t>
      </w:r>
      <w:r>
        <w:t xml:space="preserve">, the goal is to create a process that is easy, logical, and error-free. The data entry operators (administrators adding watches) and end-users (customers) must be clear on the allocated space for each field, the correct sequence of </w:t>
      </w:r>
    </w:p>
    <w:p w14:paraId="60D703C3" w14:textId="77777777" w:rsidR="00520D9B" w:rsidRDefault="00520D9B" w:rsidP="00ED3103">
      <w:pPr>
        <w:pStyle w:val="NormalWeb"/>
        <w:spacing w:line="480" w:lineRule="auto"/>
        <w:jc w:val="both"/>
      </w:pPr>
    </w:p>
    <w:p w14:paraId="60D703C4" w14:textId="77777777" w:rsidR="00520D9B" w:rsidRDefault="001627B5" w:rsidP="00ED3103">
      <w:pPr>
        <w:pStyle w:val="NormalWeb"/>
        <w:spacing w:line="480" w:lineRule="auto"/>
        <w:jc w:val="both"/>
      </w:pPr>
      <w:r>
        <w:t>fields, and any required formatting. A well-designed input form provides these instructions explicitly to avoid ambiguity.</w:t>
      </w:r>
    </w:p>
    <w:p w14:paraId="60D703C5" w14:textId="77777777" w:rsidR="00520D9B" w:rsidRDefault="001627B5" w:rsidP="00ED3103">
      <w:pPr>
        <w:pStyle w:val="NormalWeb"/>
        <w:spacing w:line="480" w:lineRule="auto"/>
        <w:jc w:val="both"/>
      </w:pPr>
      <w:r>
        <w:lastRenderedPageBreak/>
        <w:t>The input process typically involves the following stages:</w:t>
      </w:r>
    </w:p>
    <w:p w14:paraId="60D703C6" w14:textId="77777777" w:rsidR="00520D9B" w:rsidRDefault="001627B5" w:rsidP="00ED3103">
      <w:pPr>
        <w:pStyle w:val="NormalWeb"/>
        <w:numPr>
          <w:ilvl w:val="0"/>
          <w:numId w:val="38"/>
        </w:numPr>
        <w:spacing w:line="480" w:lineRule="auto"/>
        <w:jc w:val="both"/>
      </w:pPr>
      <w:r>
        <w:rPr>
          <w:b/>
          <w:bCs/>
        </w:rPr>
        <w:t>Data Recording:</w:t>
      </w:r>
      <w:r>
        <w:t xml:space="preserve"> Capturing raw data from users (e.g., a customer entering their name and address during signup).</w:t>
      </w:r>
    </w:p>
    <w:p w14:paraId="60D703C7" w14:textId="77777777" w:rsidR="00520D9B" w:rsidRDefault="001627B5" w:rsidP="00ED3103">
      <w:pPr>
        <w:pStyle w:val="NormalWeb"/>
        <w:numPr>
          <w:ilvl w:val="0"/>
          <w:numId w:val="38"/>
        </w:numPr>
        <w:spacing w:line="480" w:lineRule="auto"/>
        <w:jc w:val="both"/>
      </w:pPr>
      <w:r>
        <w:rPr>
          <w:b/>
          <w:bCs/>
        </w:rPr>
        <w:t>Data Transcription:</w:t>
      </w:r>
      <w:r>
        <w:t xml:space="preserve"> Not applicable in this direct digital entry system.</w:t>
      </w:r>
    </w:p>
    <w:p w14:paraId="60D703C8" w14:textId="77777777" w:rsidR="00520D9B" w:rsidRDefault="001627B5" w:rsidP="00ED3103">
      <w:pPr>
        <w:pStyle w:val="NormalWeb"/>
        <w:numPr>
          <w:ilvl w:val="0"/>
          <w:numId w:val="38"/>
        </w:numPr>
        <w:spacing w:line="480" w:lineRule="auto"/>
        <w:jc w:val="both"/>
      </w:pPr>
      <w:r>
        <w:rPr>
          <w:b/>
          <w:bCs/>
        </w:rPr>
        <w:t>Data Conversion:</w:t>
      </w:r>
      <w:r>
        <w:t xml:space="preserve"> Converting user inputs into a format that the PHP backend can process.</w:t>
      </w:r>
    </w:p>
    <w:p w14:paraId="60D703C9" w14:textId="77777777" w:rsidR="00520D9B" w:rsidRDefault="001627B5" w:rsidP="00ED3103">
      <w:pPr>
        <w:pStyle w:val="NormalWeb"/>
        <w:numPr>
          <w:ilvl w:val="0"/>
          <w:numId w:val="38"/>
        </w:numPr>
        <w:spacing w:line="480" w:lineRule="auto"/>
        <w:jc w:val="both"/>
      </w:pPr>
      <w:r>
        <w:rPr>
          <w:b/>
          <w:bCs/>
        </w:rPr>
        <w:t>Data Verification:</w:t>
      </w:r>
      <w:r>
        <w:t xml:space="preserve"> Checking the accuracy of input data against predefined criteria (e.g., ensuring email formats are valid).</w:t>
      </w:r>
    </w:p>
    <w:p w14:paraId="60D703CA" w14:textId="77777777" w:rsidR="00520D9B" w:rsidRDefault="001627B5" w:rsidP="00ED3103">
      <w:pPr>
        <w:pStyle w:val="NormalWeb"/>
        <w:numPr>
          <w:ilvl w:val="0"/>
          <w:numId w:val="38"/>
        </w:numPr>
        <w:spacing w:line="480" w:lineRule="auto"/>
        <w:jc w:val="both"/>
      </w:pPr>
      <w:r>
        <w:rPr>
          <w:b/>
          <w:bCs/>
        </w:rPr>
        <w:t>Data Control:</w:t>
      </w:r>
      <w:r>
        <w:t xml:space="preserve"> Ensuring the integrity and security of the data throughout the process (e.g., sanitizing inputs to prevent SQL injection).</w:t>
      </w:r>
    </w:p>
    <w:p w14:paraId="60D703CB" w14:textId="77777777" w:rsidR="00520D9B" w:rsidRDefault="001627B5" w:rsidP="00ED3103">
      <w:pPr>
        <w:pStyle w:val="NormalWeb"/>
        <w:numPr>
          <w:ilvl w:val="0"/>
          <w:numId w:val="38"/>
        </w:numPr>
        <w:spacing w:line="480" w:lineRule="auto"/>
        <w:jc w:val="both"/>
      </w:pPr>
      <w:r>
        <w:rPr>
          <w:b/>
          <w:bCs/>
        </w:rPr>
        <w:t>Data Transmission:</w:t>
      </w:r>
      <w:r>
        <w:t xml:space="preserve"> Transmitting data securely to the server for processing via SSL.</w:t>
      </w:r>
    </w:p>
    <w:p w14:paraId="60D703CC" w14:textId="77777777" w:rsidR="00520D9B" w:rsidRDefault="001627B5" w:rsidP="00ED3103">
      <w:pPr>
        <w:pStyle w:val="NormalWeb"/>
        <w:numPr>
          <w:ilvl w:val="0"/>
          <w:numId w:val="38"/>
        </w:numPr>
        <w:spacing w:line="480" w:lineRule="auto"/>
        <w:jc w:val="both"/>
      </w:pPr>
      <w:r>
        <w:rPr>
          <w:b/>
          <w:bCs/>
        </w:rPr>
        <w:t>Data Correction:</w:t>
      </w:r>
      <w:r>
        <w:t xml:space="preserve"> Allowing users to correct errors in the input data (e.g., editing a shipping address before final payment).</w:t>
      </w:r>
    </w:p>
    <w:p w14:paraId="60D703CD" w14:textId="77777777" w:rsidR="00520D9B" w:rsidRDefault="001627B5" w:rsidP="00ED3103">
      <w:pPr>
        <w:pStyle w:val="NormalWeb"/>
        <w:spacing w:line="480" w:lineRule="auto"/>
        <w:jc w:val="both"/>
      </w:pPr>
      <w:r>
        <w:t>A fundamental aspect of input design is to select data capture methods that reduce the number of stages, thereby decreasing the chances of errors. Input types for the watch store can be classified as:</w:t>
      </w:r>
    </w:p>
    <w:p w14:paraId="60D703CE" w14:textId="77777777" w:rsidR="00520D9B" w:rsidRDefault="001627B5" w:rsidP="00ED3103">
      <w:pPr>
        <w:pStyle w:val="NormalWeb"/>
        <w:numPr>
          <w:ilvl w:val="0"/>
          <w:numId w:val="39"/>
        </w:numPr>
        <w:spacing w:line="480" w:lineRule="auto"/>
        <w:jc w:val="both"/>
      </w:pPr>
      <w:r>
        <w:rPr>
          <w:b/>
          <w:bCs/>
        </w:rPr>
        <w:t>External Input:</w:t>
      </w:r>
      <w:r>
        <w:t xml:space="preserve"> Data sourced from external entities, such as customers entering credit card details or search queries.</w:t>
      </w:r>
    </w:p>
    <w:p w14:paraId="60D703CF" w14:textId="77777777" w:rsidR="00520D9B" w:rsidRDefault="001627B5" w:rsidP="00ED3103">
      <w:pPr>
        <w:pStyle w:val="NormalWeb"/>
        <w:numPr>
          <w:ilvl w:val="0"/>
          <w:numId w:val="39"/>
        </w:numPr>
        <w:spacing w:line="480" w:lineRule="auto"/>
        <w:jc w:val="both"/>
      </w:pPr>
      <w:r>
        <w:rPr>
          <w:b/>
          <w:bCs/>
        </w:rPr>
        <w:t>Internal Input:</w:t>
      </w:r>
      <w:r>
        <w:t xml:space="preserve"> Data generated internally, such as Order IDs or transaction timestamps.</w:t>
      </w:r>
    </w:p>
    <w:p w14:paraId="60D703D0" w14:textId="77777777" w:rsidR="00520D9B" w:rsidRDefault="001627B5" w:rsidP="00ED3103">
      <w:pPr>
        <w:pStyle w:val="NormalWeb"/>
        <w:numPr>
          <w:ilvl w:val="0"/>
          <w:numId w:val="39"/>
        </w:numPr>
        <w:spacing w:line="480" w:lineRule="auto"/>
        <w:jc w:val="both"/>
      </w:pPr>
      <w:r>
        <w:rPr>
          <w:b/>
          <w:bCs/>
        </w:rPr>
        <w:t>Operational Input:</w:t>
      </w:r>
      <w:r>
        <w:t xml:space="preserve"> Data required for system operations, such as admin credentials for logging in.</w:t>
      </w:r>
    </w:p>
    <w:p w14:paraId="60D703D1" w14:textId="77777777" w:rsidR="00520D9B" w:rsidRDefault="001627B5" w:rsidP="00ED3103">
      <w:pPr>
        <w:pStyle w:val="NormalWeb"/>
        <w:numPr>
          <w:ilvl w:val="0"/>
          <w:numId w:val="39"/>
        </w:numPr>
        <w:spacing w:line="480" w:lineRule="auto"/>
        <w:jc w:val="both"/>
      </w:pPr>
      <w:r>
        <w:rPr>
          <w:b/>
          <w:bCs/>
        </w:rPr>
        <w:lastRenderedPageBreak/>
        <w:t>Computerized Input:</w:t>
      </w:r>
      <w:r>
        <w:t xml:space="preserve"> Input processed by the system automatically, such as calculating total cart value based on selected items.</w:t>
      </w:r>
    </w:p>
    <w:p w14:paraId="60D703D2" w14:textId="77777777" w:rsidR="00520D9B" w:rsidRDefault="001627B5" w:rsidP="00ED3103">
      <w:pPr>
        <w:pStyle w:val="NormalWeb"/>
        <w:numPr>
          <w:ilvl w:val="0"/>
          <w:numId w:val="39"/>
        </w:numPr>
        <w:spacing w:line="480" w:lineRule="auto"/>
        <w:jc w:val="both"/>
      </w:pPr>
      <w:r>
        <w:rPr>
          <w:b/>
          <w:bCs/>
        </w:rPr>
        <w:t>Interactive Input:</w:t>
      </w:r>
      <w:r>
        <w:t xml:space="preserve"> Input provided by users in real-time, such as selecting filters (e.g., "Analog Watches" or "Price: Low to High") to refine product views.</w:t>
      </w:r>
    </w:p>
    <w:p w14:paraId="60D703D3" w14:textId="77777777" w:rsidR="00520D9B" w:rsidRDefault="001627B5" w:rsidP="00ED3103">
      <w:pPr>
        <w:pStyle w:val="NormalWeb"/>
        <w:spacing w:line="480" w:lineRule="auto"/>
        <w:jc w:val="both"/>
        <w:rPr>
          <w:b/>
        </w:rPr>
      </w:pPr>
      <w:r>
        <w:rPr>
          <w:b/>
          <w:bCs/>
        </w:rPr>
        <w:t>OUTPUT DESIGN:</w:t>
      </w:r>
    </w:p>
    <w:p w14:paraId="60D703D4" w14:textId="77777777" w:rsidR="00520D9B" w:rsidRDefault="001627B5" w:rsidP="00ED3103">
      <w:pPr>
        <w:pStyle w:val="NormalWeb"/>
        <w:spacing w:line="480" w:lineRule="auto"/>
        <w:jc w:val="both"/>
      </w:pPr>
      <w:r>
        <w:t xml:space="preserve">Output design refers to the process of determining how the results of processing will be communicated to the users. For </w:t>
      </w:r>
      <w:r>
        <w:rPr>
          <w:b/>
          <w:bCs/>
        </w:rPr>
        <w:t>LuxAura Watch Store</w:t>
      </w:r>
      <w:r>
        <w:t>, outputs play a crucial role in conveying meaningful information, whether it represents a product catalog for customers or sales reports for administrators. Designing effective output involves organizing the presentation of watch specifications, images, and pricing in a manner that is clear, actionable, and accessible.</w:t>
      </w:r>
    </w:p>
    <w:p w14:paraId="60D703D5" w14:textId="77777777" w:rsidR="00520D9B" w:rsidRDefault="001627B5" w:rsidP="00ED3103">
      <w:pPr>
        <w:pStyle w:val="NormalWeb"/>
        <w:spacing w:line="480" w:lineRule="auto"/>
        <w:jc w:val="both"/>
      </w:pPr>
      <w:r>
        <w:t>The outputs of the system are typically categorized as follows:</w:t>
      </w:r>
    </w:p>
    <w:p w14:paraId="60D703D6" w14:textId="77777777" w:rsidR="00520D9B" w:rsidRDefault="001627B5" w:rsidP="00ED3103">
      <w:pPr>
        <w:pStyle w:val="NormalWeb"/>
        <w:numPr>
          <w:ilvl w:val="0"/>
          <w:numId w:val="40"/>
        </w:numPr>
        <w:spacing w:line="480" w:lineRule="auto"/>
        <w:jc w:val="both"/>
      </w:pPr>
      <w:r>
        <w:rPr>
          <w:b/>
          <w:bCs/>
        </w:rPr>
        <w:t>External Outputs:</w:t>
      </w:r>
      <w:r>
        <w:t xml:space="preserve"> Information sent outside the system to users, such as Order Confirmation Emails, Digital Invoices, and Shipping Notifications.</w:t>
      </w:r>
    </w:p>
    <w:p w14:paraId="60D703D7" w14:textId="77777777" w:rsidR="00520D9B" w:rsidRDefault="001627B5" w:rsidP="00ED3103">
      <w:pPr>
        <w:pStyle w:val="NormalWeb"/>
        <w:numPr>
          <w:ilvl w:val="0"/>
          <w:numId w:val="40"/>
        </w:numPr>
        <w:spacing w:line="480" w:lineRule="auto"/>
        <w:jc w:val="both"/>
      </w:pPr>
      <w:r>
        <w:rPr>
          <w:b/>
          <w:bCs/>
        </w:rPr>
        <w:t>Internal Outputs:</w:t>
      </w:r>
      <w:r>
        <w:t xml:space="preserve"> Information generated within the system for internal use, such as Inventory Status Reports and Sales Analytics for the admin.</w:t>
      </w:r>
    </w:p>
    <w:p w14:paraId="60D703D8" w14:textId="77777777" w:rsidR="00520D9B" w:rsidRDefault="001627B5" w:rsidP="00ED3103">
      <w:pPr>
        <w:pStyle w:val="NormalWeb"/>
        <w:numPr>
          <w:ilvl w:val="0"/>
          <w:numId w:val="40"/>
        </w:numPr>
        <w:spacing w:line="480" w:lineRule="auto"/>
        <w:jc w:val="both"/>
      </w:pPr>
      <w:r>
        <w:rPr>
          <w:b/>
          <w:bCs/>
        </w:rPr>
        <w:t>Operational Outputs:</w:t>
      </w:r>
      <w:r>
        <w:t xml:space="preserve"> Outputs produced as part of routine system operations, such as error messages during failed logins or payment gateway status codes.</w:t>
      </w:r>
    </w:p>
    <w:p w14:paraId="60D703D9" w14:textId="77777777" w:rsidR="00520D9B" w:rsidRDefault="00520D9B" w:rsidP="00ED3103">
      <w:pPr>
        <w:pStyle w:val="NormalWeb"/>
        <w:spacing w:line="480" w:lineRule="auto"/>
        <w:ind w:left="720"/>
        <w:jc w:val="both"/>
      </w:pPr>
    </w:p>
    <w:p w14:paraId="60D703DA" w14:textId="77777777" w:rsidR="00520D9B" w:rsidRDefault="001627B5" w:rsidP="00ED3103">
      <w:pPr>
        <w:pStyle w:val="NormalWeb"/>
        <w:numPr>
          <w:ilvl w:val="0"/>
          <w:numId w:val="40"/>
        </w:numPr>
        <w:spacing w:line="480" w:lineRule="auto"/>
        <w:jc w:val="both"/>
      </w:pPr>
      <w:r>
        <w:rPr>
          <w:b/>
          <w:bCs/>
        </w:rPr>
        <w:t>Interactive Outputs:</w:t>
      </w:r>
      <w:r>
        <w:t xml:space="preserve"> Outputs that respond dynamically to user queries, such as search results displaying specific watch models or real-time stock availability (e.g., "Only 2 left in stock").</w:t>
      </w:r>
    </w:p>
    <w:p w14:paraId="60D703DB" w14:textId="77777777" w:rsidR="00520D9B" w:rsidRDefault="001627B5" w:rsidP="00ED3103">
      <w:pPr>
        <w:pStyle w:val="NormalWeb"/>
        <w:numPr>
          <w:ilvl w:val="0"/>
          <w:numId w:val="40"/>
        </w:numPr>
        <w:spacing w:line="480" w:lineRule="auto"/>
        <w:jc w:val="both"/>
      </w:pPr>
      <w:r>
        <w:rPr>
          <w:b/>
          <w:bCs/>
        </w:rPr>
        <w:lastRenderedPageBreak/>
        <w:t>Turnaround Outputs:</w:t>
      </w:r>
      <w:r>
        <w:t xml:space="preserve"> Outputs used by the system for processing and returned for further action, such as a "Review your Order" page before final submission.</w:t>
      </w:r>
    </w:p>
    <w:p w14:paraId="60D703DC" w14:textId="77777777" w:rsidR="00520D9B" w:rsidRDefault="001627B5" w:rsidP="00ED3103">
      <w:pPr>
        <w:pStyle w:val="NormalWeb"/>
        <w:spacing w:line="480" w:lineRule="auto"/>
        <w:jc w:val="both"/>
      </w:pPr>
      <w:r>
        <w:t xml:space="preserve">The key to designing effective outputs for </w:t>
      </w:r>
      <w:r>
        <w:rPr>
          <w:b/>
          <w:bCs/>
        </w:rPr>
        <w:t>LuxAura Watch Store</w:t>
      </w:r>
      <w:r>
        <w:t xml:space="preserve"> is ensuring that the right information is presented to the appropriate users in the right format. Outputs should be structured to provide clear communication that facilitates purchase decisions (for customers) and business management (for admins).</w:t>
      </w:r>
    </w:p>
    <w:p w14:paraId="60D703DD" w14:textId="77777777" w:rsidR="00520D9B" w:rsidRDefault="001627B5" w:rsidP="00ED3103">
      <w:pPr>
        <w:pStyle w:val="NormalWeb"/>
        <w:spacing w:line="480" w:lineRule="auto"/>
        <w:jc w:val="both"/>
      </w:pPr>
      <w:r>
        <w:t>The design of screens and interfaces plays a critical role in making the outputs not only informative but also interactive. Users should be able to navigate through the watch collections, request detailed product views, and fulfill their needs by querying the system effectively. This process is vital for ensuring that users can access the data they require in an intuitive and seamless manner.</w:t>
      </w:r>
    </w:p>
    <w:p w14:paraId="60D703DE" w14:textId="77777777" w:rsidR="00520D9B" w:rsidRDefault="001627B5" w:rsidP="00ED3103">
      <w:pPr>
        <w:spacing w:line="480" w:lineRule="auto"/>
        <w:jc w:val="both"/>
        <w:rPr>
          <w:rFonts w:ascii="Times New Roman" w:eastAsia="Times New Roman" w:hAnsi="Times New Roman" w:cs="Times New Roman"/>
          <w:sz w:val="24"/>
          <w:szCs w:val="24"/>
          <w:lang w:eastAsia="en-IN"/>
        </w:rPr>
      </w:pPr>
      <w:r>
        <w:br w:type="page"/>
      </w:r>
    </w:p>
    <w:p w14:paraId="60D703DF" w14:textId="77777777" w:rsidR="00520D9B" w:rsidRDefault="001627B5" w:rsidP="00ED3103">
      <w:pPr>
        <w:pStyle w:val="NormalWeb"/>
        <w:spacing w:line="480" w:lineRule="auto"/>
        <w:jc w:val="both"/>
      </w:pPr>
      <w:r>
        <w:rPr>
          <w:b/>
          <w:bCs/>
        </w:rPr>
        <w:lastRenderedPageBreak/>
        <w:t>CONCLUSION</w:t>
      </w:r>
    </w:p>
    <w:p w14:paraId="60D703E0" w14:textId="77777777" w:rsidR="00520D9B" w:rsidRDefault="001627B5" w:rsidP="00ED3103">
      <w:pPr>
        <w:pStyle w:val="NormalWeb"/>
        <w:spacing w:line="480" w:lineRule="auto"/>
        <w:jc w:val="both"/>
      </w:pPr>
      <w:r>
        <w:t xml:space="preserve">In the software engineering process for </w:t>
      </w:r>
      <w:r>
        <w:rPr>
          <w:b/>
          <w:bCs/>
        </w:rPr>
        <w:t>LuxAura Watch Store</w:t>
      </w:r>
      <w:r>
        <w:t xml:space="preserve">, system design, including both input and output design, is foundational for building a quality, reliable, and user-friendly e-commerce platform. Input design ensures that customer and product data is captured accurately and efficiently, while output design guarantees that users receive product details and order information in a well-structured and understandable manner. These steps are critical for the success of the online store, as they directly impact both the functionality and usability of the final product. By focusing on these design principles, developers can ensure that </w:t>
      </w:r>
      <w:r>
        <w:rPr>
          <w:b/>
          <w:bCs/>
        </w:rPr>
        <w:t>LuxAura Watch Store</w:t>
      </w:r>
      <w:r>
        <w:t xml:space="preserve"> meets user needs, operates efficiently, and remains scalable for future growth</w:t>
      </w:r>
    </w:p>
    <w:p w14:paraId="60D703E1" w14:textId="77777777" w:rsidR="00520D9B" w:rsidRDefault="001627B5" w:rsidP="00ED3103">
      <w:pPr>
        <w:jc w:val="both"/>
        <w:rPr>
          <w:rFonts w:ascii="Times New Roman" w:eastAsia="Times New Roman" w:hAnsi="Times New Roman" w:cs="Times New Roman"/>
          <w:sz w:val="24"/>
          <w:szCs w:val="24"/>
          <w:lang w:eastAsia="en-IN"/>
        </w:rPr>
      </w:pPr>
      <w:r>
        <w:br w:type="page"/>
      </w:r>
    </w:p>
    <w:p w14:paraId="60D703E2" w14:textId="77777777" w:rsidR="00520D9B" w:rsidRDefault="001627B5" w:rsidP="000A7B77">
      <w:pPr>
        <w:pStyle w:val="ListParagraph"/>
        <w:numPr>
          <w:ilvl w:val="1"/>
          <w:numId w:val="3"/>
        </w:numPr>
        <w:spacing w:before="319" w:line="480" w:lineRule="auto"/>
        <w:ind w:right="2800"/>
        <w:jc w:val="center"/>
        <w:rPr>
          <w:rFonts w:ascii="Times New Roman" w:eastAsia="Times New Roman" w:hAnsi="Times New Roman" w:cs="Times New Roman"/>
          <w:b/>
          <w:bCs/>
          <w:color w:val="000000"/>
          <w:spacing w:val="-48"/>
          <w:sz w:val="32"/>
          <w:szCs w:val="32"/>
          <w:u w:val="single" w:color="000000"/>
        </w:rPr>
      </w:pPr>
      <w:r>
        <w:rPr>
          <w:rFonts w:ascii="Times New Roman" w:eastAsia="Times New Roman" w:hAnsi="Times New Roman" w:cs="Times New Roman"/>
          <w:b/>
          <w:bCs/>
          <w:color w:val="000000"/>
          <w:spacing w:val="-4"/>
          <w:sz w:val="32"/>
          <w:szCs w:val="32"/>
          <w:u w:val="single" w:color="000000"/>
        </w:rPr>
        <w:lastRenderedPageBreak/>
        <w:t>DATABASE DESIGN</w:t>
      </w:r>
    </w:p>
    <w:p w14:paraId="60D703E3" w14:textId="77777777" w:rsidR="00520D9B" w:rsidRDefault="001627B5">
      <w:pPr>
        <w:spacing w:before="281" w:line="480" w:lineRule="auto"/>
        <w:jc w:val="both"/>
        <w:rPr>
          <w:rFonts w:ascii="Times New Roman" w:eastAsia="Times New Roman" w:hAnsi="Times New Roman" w:cs="Times New Roman"/>
          <w:b/>
          <w:bCs/>
          <w:color w:val="000000"/>
          <w:spacing w:val="-2"/>
          <w:sz w:val="28"/>
          <w:szCs w:val="28"/>
          <w:u w:val="single" w:color="000000"/>
        </w:rPr>
        <w:pPrChange w:id="21" w:author="CHETAN SONI" w:date="2026-02-16T23:09:00Z">
          <w:pPr>
            <w:spacing w:before="281" w:line="480" w:lineRule="auto"/>
            <w:ind w:left="720" w:firstLine="1"/>
          </w:pPr>
        </w:pPrChange>
      </w:pPr>
      <w:r>
        <w:rPr>
          <w:noProof/>
          <w:lang w:eastAsia="en-IN"/>
        </w:rPr>
        <w:drawing>
          <wp:anchor distT="0" distB="0" distL="114300" distR="114300" simplePos="0" relativeHeight="251688960" behindDoc="0" locked="0" layoutInCell="1" allowOverlap="1" wp14:anchorId="60D70C8B" wp14:editId="60D70C8C">
            <wp:simplePos x="0" y="0"/>
            <wp:positionH relativeFrom="column">
              <wp:posOffset>1032510</wp:posOffset>
            </wp:positionH>
            <wp:positionV relativeFrom="page">
              <wp:posOffset>2133600</wp:posOffset>
            </wp:positionV>
            <wp:extent cx="3886200" cy="1733550"/>
            <wp:effectExtent l="19050" t="19050" r="19050" b="1905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886200" cy="1733550"/>
                    </a:xfrm>
                    <a:prstGeom prst="rect">
                      <a:avLst/>
                    </a:prstGeom>
                    <a:ln w="12700">
                      <a:solidFill>
                        <a:schemeClr val="tx1"/>
                      </a:solidFill>
                    </a:ln>
                  </pic:spPr>
                </pic:pic>
              </a:graphicData>
            </a:graphic>
          </wp:anchor>
        </w:drawing>
      </w:r>
      <w:r>
        <w:rPr>
          <w:rFonts w:ascii="Times New Roman" w:eastAsia="Times New Roman" w:hAnsi="Times New Roman" w:cs="Times New Roman"/>
          <w:b/>
          <w:bCs/>
          <w:color w:val="000000"/>
          <w:spacing w:val="-2"/>
          <w:sz w:val="28"/>
          <w:szCs w:val="28"/>
          <w:u w:val="single" w:color="000000"/>
        </w:rPr>
        <w:t>TABLE 1: Address</w:t>
      </w:r>
    </w:p>
    <w:p w14:paraId="60D703E4" w14:textId="77777777" w:rsidR="00520D9B" w:rsidRDefault="00520D9B" w:rsidP="00ED3103">
      <w:pPr>
        <w:spacing w:before="281" w:line="480" w:lineRule="auto"/>
        <w:ind w:left="720" w:firstLine="1"/>
        <w:jc w:val="both"/>
        <w:rPr>
          <w:del w:id="22" w:author="CHETAN SONI" w:date="2026-02-16T23:09:00Z"/>
          <w:rFonts w:ascii="Times New Roman" w:eastAsia="Times New Roman" w:hAnsi="Times New Roman" w:cs="Times New Roman"/>
          <w:b/>
          <w:bCs/>
          <w:color w:val="000000"/>
          <w:spacing w:val="-20"/>
          <w:sz w:val="28"/>
          <w:szCs w:val="28"/>
          <w:u w:val="single" w:color="000000"/>
        </w:rPr>
      </w:pPr>
    </w:p>
    <w:p w14:paraId="60D703E5" w14:textId="77777777" w:rsidR="00520D9B" w:rsidRDefault="00520D9B">
      <w:pPr>
        <w:spacing w:before="281" w:line="480" w:lineRule="auto"/>
        <w:ind w:left="720" w:firstLine="1"/>
        <w:jc w:val="both"/>
        <w:rPr>
          <w:del w:id="23" w:author="CHETAN SONI" w:date="2026-02-16T23:09:00Z"/>
        </w:rPr>
        <w:pPrChange w:id="24" w:author="CHETAN SONI" w:date="2026-02-16T23:09:00Z">
          <w:pPr>
            <w:pStyle w:val="NormalWeb"/>
            <w:spacing w:line="480" w:lineRule="auto"/>
          </w:pPr>
        </w:pPrChange>
      </w:pPr>
    </w:p>
    <w:p w14:paraId="60D703E6" w14:textId="77777777" w:rsidR="00520D9B" w:rsidRDefault="00520D9B">
      <w:pPr>
        <w:spacing w:before="281" w:line="480" w:lineRule="auto"/>
        <w:jc w:val="both"/>
        <w:rPr>
          <w:ins w:id="25" w:author="CHETAN SONI" w:date="2026-02-16T23:09:00Z"/>
          <w:rFonts w:ascii="Times New Roman" w:eastAsia="Times New Roman" w:hAnsi="Times New Roman" w:cs="Times New Roman"/>
          <w:b/>
          <w:bCs/>
          <w:color w:val="000000"/>
          <w:spacing w:val="-2"/>
          <w:sz w:val="28"/>
          <w:szCs w:val="28"/>
          <w:u w:val="single" w:color="000000"/>
        </w:rPr>
        <w:pPrChange w:id="26" w:author="CHETAN SONI" w:date="2026-02-16T23:09:00Z">
          <w:pPr>
            <w:spacing w:before="281" w:line="480" w:lineRule="auto"/>
            <w:ind w:left="720" w:firstLine="1"/>
          </w:pPr>
        </w:pPrChange>
      </w:pPr>
    </w:p>
    <w:p w14:paraId="60D703E7" w14:textId="77777777" w:rsidR="00520D9B" w:rsidRDefault="001627B5">
      <w:pPr>
        <w:spacing w:before="281" w:line="480" w:lineRule="auto"/>
        <w:jc w:val="both"/>
        <w:rPr>
          <w:rFonts w:ascii="Times New Roman" w:eastAsia="Times New Roman" w:hAnsi="Times New Roman" w:cs="Times New Roman"/>
          <w:b/>
          <w:bCs/>
          <w:color w:val="000000"/>
          <w:spacing w:val="-20"/>
          <w:sz w:val="28"/>
          <w:szCs w:val="28"/>
          <w:u w:val="single" w:color="000000"/>
        </w:rPr>
        <w:pPrChange w:id="27" w:author="CHETAN SONI" w:date="2026-02-16T23:09:00Z">
          <w:pPr>
            <w:spacing w:before="281" w:line="480" w:lineRule="auto"/>
            <w:ind w:left="720" w:firstLine="1"/>
          </w:pPr>
        </w:pPrChange>
      </w:pPr>
      <w:r>
        <w:rPr>
          <w:noProof/>
          <w:lang w:eastAsia="en-IN"/>
        </w:rPr>
        <w:drawing>
          <wp:anchor distT="0" distB="0" distL="114300" distR="114300" simplePos="0" relativeHeight="251882496" behindDoc="1" locked="0" layoutInCell="1" allowOverlap="1" wp14:anchorId="60D70C8D" wp14:editId="60D70C8E">
            <wp:simplePos x="0" y="0"/>
            <wp:positionH relativeFrom="column">
              <wp:posOffset>1252855</wp:posOffset>
            </wp:positionH>
            <wp:positionV relativeFrom="page">
              <wp:posOffset>5215255</wp:posOffset>
            </wp:positionV>
            <wp:extent cx="3886200" cy="971550"/>
            <wp:effectExtent l="19050" t="19050" r="19050" b="1905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886200" cy="971550"/>
                    </a:xfrm>
                    <a:prstGeom prst="rect">
                      <a:avLst/>
                    </a:prstGeom>
                    <a:ln w="12700">
                      <a:solidFill>
                        <a:schemeClr val="tx1"/>
                      </a:solidFill>
                    </a:ln>
                  </pic:spPr>
                </pic:pic>
              </a:graphicData>
            </a:graphic>
          </wp:anchor>
        </w:drawing>
      </w:r>
      <w:r>
        <w:rPr>
          <w:rFonts w:ascii="Times New Roman" w:eastAsia="Times New Roman" w:hAnsi="Times New Roman" w:cs="Times New Roman"/>
          <w:b/>
          <w:bCs/>
          <w:color w:val="000000"/>
          <w:spacing w:val="-2"/>
          <w:sz w:val="28"/>
          <w:szCs w:val="28"/>
          <w:u w:val="single" w:color="000000"/>
        </w:rPr>
        <w:t>TABLE 2: Admin</w:t>
      </w:r>
    </w:p>
    <w:p w14:paraId="60D703E8" w14:textId="77777777" w:rsidR="00520D9B" w:rsidRDefault="00520D9B" w:rsidP="00ED3103">
      <w:pPr>
        <w:pStyle w:val="NormalWeb"/>
        <w:spacing w:line="480" w:lineRule="auto"/>
        <w:jc w:val="both"/>
        <w:rPr>
          <w:del w:id="28" w:author="CHETAN SONI" w:date="2026-02-16T23:09:00Z"/>
        </w:rPr>
      </w:pPr>
    </w:p>
    <w:p w14:paraId="60D703E9" w14:textId="77777777" w:rsidR="00520D9B" w:rsidRDefault="00520D9B">
      <w:pPr>
        <w:pStyle w:val="NormalWeb"/>
        <w:spacing w:line="480" w:lineRule="auto"/>
        <w:jc w:val="both"/>
        <w:pPrChange w:id="29" w:author="CHETAN SONI" w:date="2026-02-16T23:09:00Z">
          <w:pPr>
            <w:pStyle w:val="NormalWeb"/>
            <w:spacing w:line="480" w:lineRule="auto"/>
          </w:pPr>
        </w:pPrChange>
      </w:pPr>
    </w:p>
    <w:p w14:paraId="60D703EA" w14:textId="77777777" w:rsidR="00520D9B" w:rsidRDefault="001627B5">
      <w:pPr>
        <w:spacing w:before="281" w:line="480" w:lineRule="auto"/>
        <w:jc w:val="both"/>
        <w:rPr>
          <w:rFonts w:ascii="Times New Roman" w:eastAsia="Times New Roman" w:hAnsi="Times New Roman" w:cs="Times New Roman"/>
          <w:b/>
          <w:bCs/>
          <w:color w:val="000000"/>
          <w:spacing w:val="-2"/>
          <w:sz w:val="28"/>
          <w:szCs w:val="28"/>
          <w:u w:val="single" w:color="000000"/>
        </w:rPr>
        <w:pPrChange w:id="30" w:author="CHETAN SONI" w:date="2026-02-16T23:09:00Z">
          <w:pPr>
            <w:spacing w:before="281" w:line="480" w:lineRule="auto"/>
            <w:ind w:left="720" w:firstLine="1"/>
          </w:pPr>
        </w:pPrChange>
      </w:pPr>
      <w:r>
        <w:rPr>
          <w:noProof/>
          <w:lang w:eastAsia="en-IN"/>
        </w:rPr>
        <w:drawing>
          <wp:anchor distT="0" distB="0" distL="114300" distR="114300" simplePos="0" relativeHeight="251517952" behindDoc="0" locked="0" layoutInCell="1" allowOverlap="1" wp14:anchorId="60D70C8F" wp14:editId="60D70C90">
            <wp:simplePos x="0" y="0"/>
            <wp:positionH relativeFrom="column">
              <wp:posOffset>1032510</wp:posOffset>
            </wp:positionH>
            <wp:positionV relativeFrom="page">
              <wp:posOffset>7450455</wp:posOffset>
            </wp:positionV>
            <wp:extent cx="4896485" cy="1257300"/>
            <wp:effectExtent l="19050" t="19050" r="18415" b="1905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896485" cy="1257300"/>
                    </a:xfrm>
                    <a:prstGeom prst="rect">
                      <a:avLst/>
                    </a:prstGeom>
                    <a:ln w="12700">
                      <a:solidFill>
                        <a:schemeClr val="tx1"/>
                      </a:solidFill>
                    </a:ln>
                  </pic:spPr>
                </pic:pic>
              </a:graphicData>
            </a:graphic>
          </wp:anchor>
        </w:drawing>
      </w:r>
      <w:r>
        <w:rPr>
          <w:rFonts w:ascii="Times New Roman" w:eastAsia="Times New Roman" w:hAnsi="Times New Roman" w:cs="Times New Roman"/>
          <w:b/>
          <w:bCs/>
          <w:color w:val="000000"/>
          <w:spacing w:val="-2"/>
          <w:sz w:val="28"/>
          <w:szCs w:val="28"/>
          <w:u w:val="single" w:color="000000"/>
        </w:rPr>
        <w:t>TABLE 3: Cart</w:t>
      </w:r>
    </w:p>
    <w:p w14:paraId="60D703EB" w14:textId="77777777" w:rsidR="00520D9B" w:rsidRDefault="00520D9B" w:rsidP="00ED3103">
      <w:pPr>
        <w:jc w:val="both"/>
        <w:rPr>
          <w:rFonts w:ascii="Times New Roman" w:eastAsia="Times New Roman" w:hAnsi="Times New Roman" w:cs="Times New Roman"/>
          <w:b/>
          <w:bCs/>
          <w:color w:val="000000"/>
          <w:spacing w:val="-2"/>
          <w:sz w:val="28"/>
          <w:szCs w:val="28"/>
          <w:u w:val="single" w:color="000000"/>
        </w:rPr>
      </w:pPr>
    </w:p>
    <w:p w14:paraId="60D703EC" w14:textId="77777777" w:rsidR="00520D9B" w:rsidRDefault="00520D9B" w:rsidP="00ED3103">
      <w:pPr>
        <w:jc w:val="both"/>
        <w:rPr>
          <w:rFonts w:ascii="Times New Roman" w:eastAsia="Times New Roman" w:hAnsi="Times New Roman" w:cs="Times New Roman"/>
          <w:b/>
          <w:bCs/>
          <w:color w:val="000000"/>
          <w:spacing w:val="-2"/>
          <w:sz w:val="28"/>
          <w:szCs w:val="28"/>
          <w:u w:val="single" w:color="000000"/>
        </w:rPr>
      </w:pPr>
    </w:p>
    <w:p w14:paraId="60D703ED" w14:textId="77777777" w:rsidR="00520D9B" w:rsidRDefault="00520D9B" w:rsidP="00ED3103">
      <w:pPr>
        <w:pStyle w:val="NormalWeb"/>
        <w:spacing w:line="480" w:lineRule="auto"/>
        <w:jc w:val="both"/>
        <w:rPr>
          <w:del w:id="31" w:author="CHETAN SONI" w:date="2026-02-16T23:09:00Z"/>
        </w:rPr>
      </w:pPr>
    </w:p>
    <w:p w14:paraId="60D703EE" w14:textId="77777777" w:rsidR="00520D9B" w:rsidRDefault="00520D9B">
      <w:pPr>
        <w:pStyle w:val="NormalWeb"/>
        <w:spacing w:line="480" w:lineRule="auto"/>
        <w:jc w:val="both"/>
        <w:pPrChange w:id="32" w:author="CHETAN SONI" w:date="2026-02-16T23:09:00Z">
          <w:pPr>
            <w:pStyle w:val="NormalWeb"/>
            <w:spacing w:line="480" w:lineRule="auto"/>
          </w:pPr>
        </w:pPrChange>
      </w:pPr>
    </w:p>
    <w:p w14:paraId="60D703EF" w14:textId="5D1DFFBD" w:rsidR="00520D9B" w:rsidRDefault="002B317D">
      <w:pPr>
        <w:spacing w:before="281" w:line="480" w:lineRule="auto"/>
        <w:jc w:val="both"/>
        <w:rPr>
          <w:rFonts w:ascii="Times New Roman" w:eastAsia="Times New Roman" w:hAnsi="Times New Roman" w:cs="Times New Roman"/>
          <w:b/>
          <w:bCs/>
          <w:color w:val="000000"/>
          <w:spacing w:val="-20"/>
          <w:sz w:val="28"/>
          <w:szCs w:val="28"/>
          <w:u w:val="single" w:color="000000"/>
        </w:rPr>
        <w:pPrChange w:id="33" w:author="CHETAN SONI" w:date="2026-02-16T23:09:00Z">
          <w:pPr>
            <w:spacing w:before="281" w:line="480" w:lineRule="auto"/>
            <w:ind w:left="720" w:firstLine="1"/>
          </w:pPr>
        </w:pPrChange>
      </w:pPr>
      <w:r>
        <w:rPr>
          <w:noProof/>
          <w:lang w:eastAsia="en-IN"/>
        </w:rPr>
        <w:lastRenderedPageBreak/>
        <w:drawing>
          <wp:anchor distT="0" distB="0" distL="114300" distR="114300" simplePos="0" relativeHeight="251555840" behindDoc="0" locked="0" layoutInCell="1" allowOverlap="1" wp14:anchorId="60D70C91" wp14:editId="1B10B4C8">
            <wp:simplePos x="0" y="0"/>
            <wp:positionH relativeFrom="column">
              <wp:posOffset>1024255</wp:posOffset>
            </wp:positionH>
            <wp:positionV relativeFrom="page">
              <wp:posOffset>1739900</wp:posOffset>
            </wp:positionV>
            <wp:extent cx="3638550" cy="1200150"/>
            <wp:effectExtent l="19050" t="19050" r="19050" b="1905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638550" cy="1200150"/>
                    </a:xfrm>
                    <a:prstGeom prst="rect">
                      <a:avLst/>
                    </a:prstGeom>
                    <a:ln w="12700">
                      <a:solidFill>
                        <a:schemeClr val="tx1"/>
                      </a:solidFill>
                    </a:ln>
                  </pic:spPr>
                </pic:pic>
              </a:graphicData>
            </a:graphic>
          </wp:anchor>
        </w:drawing>
      </w:r>
      <w:r w:rsidR="001627B5">
        <w:rPr>
          <w:rFonts w:ascii="Times New Roman" w:eastAsia="Times New Roman" w:hAnsi="Times New Roman" w:cs="Times New Roman"/>
          <w:b/>
          <w:bCs/>
          <w:color w:val="000000"/>
          <w:spacing w:val="-2"/>
          <w:sz w:val="28"/>
          <w:szCs w:val="28"/>
          <w:u w:val="single" w:color="000000"/>
        </w:rPr>
        <w:t>TABLE 4: Order_Items</w:t>
      </w:r>
    </w:p>
    <w:p w14:paraId="60D703F0" w14:textId="3B589BDD" w:rsidR="00520D9B" w:rsidRDefault="00520D9B" w:rsidP="00F30EA1">
      <w:pPr>
        <w:pStyle w:val="NormalWeb"/>
        <w:spacing w:line="480" w:lineRule="auto"/>
        <w:jc w:val="center"/>
      </w:pPr>
    </w:p>
    <w:p w14:paraId="60D703F1" w14:textId="083E2C02" w:rsidR="00520D9B" w:rsidRDefault="002B317D" w:rsidP="00F30EA1">
      <w:pPr>
        <w:spacing w:before="281" w:line="480" w:lineRule="auto"/>
        <w:rPr>
          <w:rFonts w:ascii="Times New Roman" w:eastAsia="Times New Roman" w:hAnsi="Times New Roman" w:cs="Times New Roman"/>
          <w:b/>
          <w:bCs/>
          <w:color w:val="000000"/>
          <w:spacing w:val="-20"/>
          <w:sz w:val="28"/>
          <w:szCs w:val="28"/>
          <w:u w:val="single" w:color="000000"/>
        </w:rPr>
      </w:pPr>
      <w:r>
        <w:rPr>
          <w:noProof/>
          <w:lang w:eastAsia="en-IN"/>
        </w:rPr>
        <w:drawing>
          <wp:anchor distT="0" distB="0" distL="114300" distR="114300" simplePos="0" relativeHeight="251575296" behindDoc="0" locked="0" layoutInCell="1" allowOverlap="1" wp14:anchorId="60D70C93" wp14:editId="686646E0">
            <wp:simplePos x="0" y="0"/>
            <wp:positionH relativeFrom="column">
              <wp:posOffset>-203200</wp:posOffset>
            </wp:positionH>
            <wp:positionV relativeFrom="page">
              <wp:posOffset>4436110</wp:posOffset>
            </wp:positionV>
            <wp:extent cx="5731510" cy="1659890"/>
            <wp:effectExtent l="19050" t="19050" r="21590" b="1651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1659890"/>
                    </a:xfrm>
                    <a:prstGeom prst="rect">
                      <a:avLst/>
                    </a:prstGeom>
                    <a:ln w="12700">
                      <a:solidFill>
                        <a:schemeClr val="tx1"/>
                      </a:solidFill>
                    </a:ln>
                  </pic:spPr>
                </pic:pic>
              </a:graphicData>
            </a:graphic>
          </wp:anchor>
        </w:drawing>
      </w:r>
      <w:r w:rsidR="00F30EA1">
        <w:rPr>
          <w:noProof/>
        </w:rPr>
        <w:t>sss</w:t>
      </w:r>
      <w:r w:rsidR="001627B5">
        <w:rPr>
          <w:rFonts w:ascii="Times New Roman" w:eastAsia="Times New Roman" w:hAnsi="Times New Roman" w:cs="Times New Roman"/>
          <w:b/>
          <w:bCs/>
          <w:color w:val="000000"/>
          <w:spacing w:val="-2"/>
          <w:sz w:val="28"/>
          <w:szCs w:val="28"/>
          <w:u w:val="single" w:color="000000"/>
        </w:rPr>
        <w:t>TABLE 5:  Orders</w:t>
      </w:r>
    </w:p>
    <w:p w14:paraId="60D703F3" w14:textId="4F39182C" w:rsidR="00520D9B" w:rsidRDefault="00520D9B" w:rsidP="00ED3103">
      <w:pPr>
        <w:pStyle w:val="NormalWeb"/>
        <w:spacing w:line="480" w:lineRule="auto"/>
        <w:jc w:val="both"/>
      </w:pPr>
    </w:p>
    <w:p w14:paraId="60D703F4" w14:textId="13EB7807" w:rsidR="00520D9B" w:rsidRDefault="009D35AD" w:rsidP="002B317D">
      <w:pPr>
        <w:spacing w:before="281" w:line="480" w:lineRule="auto"/>
        <w:jc w:val="both"/>
        <w:rPr>
          <w:rFonts w:ascii="Times New Roman" w:eastAsia="Times New Roman" w:hAnsi="Times New Roman" w:cs="Times New Roman"/>
          <w:b/>
          <w:bCs/>
          <w:color w:val="000000"/>
          <w:spacing w:val="-20"/>
          <w:sz w:val="28"/>
          <w:szCs w:val="28"/>
          <w:u w:val="single" w:color="000000"/>
        </w:rPr>
      </w:pPr>
      <w:r>
        <w:rPr>
          <w:noProof/>
          <w:lang w:eastAsia="en-IN"/>
        </w:rPr>
        <w:drawing>
          <wp:anchor distT="0" distB="0" distL="114300" distR="114300" simplePos="0" relativeHeight="251597824" behindDoc="0" locked="0" layoutInCell="1" allowOverlap="1" wp14:anchorId="60D70C95" wp14:editId="2C5B8766">
            <wp:simplePos x="0" y="0"/>
            <wp:positionH relativeFrom="column">
              <wp:posOffset>177800</wp:posOffset>
            </wp:positionH>
            <wp:positionV relativeFrom="page">
              <wp:posOffset>7404100</wp:posOffset>
            </wp:positionV>
            <wp:extent cx="5115560" cy="1352550"/>
            <wp:effectExtent l="19050" t="19050" r="27940" b="1905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115560" cy="1352550"/>
                    </a:xfrm>
                    <a:prstGeom prst="rect">
                      <a:avLst/>
                    </a:prstGeom>
                    <a:ln w="12700">
                      <a:solidFill>
                        <a:schemeClr val="tx1"/>
                      </a:solidFill>
                    </a:ln>
                  </pic:spPr>
                </pic:pic>
              </a:graphicData>
            </a:graphic>
          </wp:anchor>
        </w:drawing>
      </w:r>
      <w:r w:rsidR="001627B5">
        <w:rPr>
          <w:rFonts w:ascii="Times New Roman" w:eastAsia="Times New Roman" w:hAnsi="Times New Roman" w:cs="Times New Roman"/>
          <w:b/>
          <w:bCs/>
          <w:color w:val="000000"/>
          <w:spacing w:val="-2"/>
          <w:sz w:val="28"/>
          <w:szCs w:val="28"/>
          <w:u w:val="single" w:color="000000"/>
        </w:rPr>
        <w:t>TABLE 6: Reviews</w:t>
      </w:r>
    </w:p>
    <w:p w14:paraId="60D703F5" w14:textId="149E31DC" w:rsidR="00520D9B" w:rsidRDefault="00520D9B" w:rsidP="00ED3103">
      <w:pPr>
        <w:pStyle w:val="NormalWeb"/>
        <w:spacing w:line="480" w:lineRule="auto"/>
        <w:jc w:val="both"/>
      </w:pPr>
    </w:p>
    <w:p w14:paraId="60D703F7" w14:textId="0F7DA5E5" w:rsidR="00520D9B" w:rsidRDefault="00520D9B" w:rsidP="00ED3103">
      <w:pPr>
        <w:pStyle w:val="NormalWeb"/>
        <w:spacing w:line="480" w:lineRule="auto"/>
        <w:jc w:val="both"/>
      </w:pPr>
    </w:p>
    <w:p w14:paraId="60D703F8" w14:textId="0E566EDA" w:rsidR="00520D9B" w:rsidRDefault="00C4444A" w:rsidP="00ED3103">
      <w:pPr>
        <w:spacing w:before="281" w:line="480" w:lineRule="auto"/>
        <w:ind w:left="720" w:firstLine="1"/>
        <w:jc w:val="both"/>
        <w:rPr>
          <w:rFonts w:ascii="Times New Roman" w:eastAsia="Times New Roman" w:hAnsi="Times New Roman" w:cs="Times New Roman"/>
          <w:b/>
          <w:bCs/>
          <w:color w:val="000000"/>
          <w:spacing w:val="-20"/>
          <w:sz w:val="28"/>
          <w:szCs w:val="28"/>
          <w:u w:val="single" w:color="000000"/>
        </w:rPr>
      </w:pPr>
      <w:r>
        <w:rPr>
          <w:rFonts w:ascii="Times New Roman" w:eastAsia="Times New Roman" w:hAnsi="Times New Roman" w:cs="Times New Roman"/>
          <w:noProof/>
          <w:sz w:val="24"/>
          <w:szCs w:val="24"/>
          <w:lang w:eastAsia="en-IN"/>
        </w:rPr>
        <w:lastRenderedPageBreak/>
        <w:drawing>
          <wp:anchor distT="0" distB="0" distL="114300" distR="114300" simplePos="0" relativeHeight="251768832" behindDoc="0" locked="0" layoutInCell="1" allowOverlap="1" wp14:anchorId="60D70C97" wp14:editId="61CEF742">
            <wp:simplePos x="0" y="0"/>
            <wp:positionH relativeFrom="column">
              <wp:posOffset>838200</wp:posOffset>
            </wp:positionH>
            <wp:positionV relativeFrom="page">
              <wp:posOffset>1676400</wp:posOffset>
            </wp:positionV>
            <wp:extent cx="3990975" cy="1095375"/>
            <wp:effectExtent l="19050" t="19050" r="28575" b="28575"/>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990975" cy="1095375"/>
                    </a:xfrm>
                    <a:prstGeom prst="rect">
                      <a:avLst/>
                    </a:prstGeom>
                    <a:ln w="12700">
                      <a:solidFill>
                        <a:schemeClr val="tx1"/>
                      </a:solidFill>
                    </a:ln>
                  </pic:spPr>
                </pic:pic>
              </a:graphicData>
            </a:graphic>
          </wp:anchor>
        </w:drawing>
      </w:r>
      <w:r w:rsidR="001627B5">
        <w:rPr>
          <w:rFonts w:ascii="Times New Roman" w:eastAsia="Times New Roman" w:hAnsi="Times New Roman" w:cs="Times New Roman"/>
          <w:b/>
          <w:bCs/>
          <w:color w:val="000000"/>
          <w:spacing w:val="-2"/>
          <w:sz w:val="28"/>
          <w:szCs w:val="28"/>
          <w:u w:val="single" w:color="000000"/>
        </w:rPr>
        <w:t>TABLE 7: Users</w:t>
      </w:r>
    </w:p>
    <w:p w14:paraId="60D703F9" w14:textId="707D3490" w:rsidR="00520D9B" w:rsidRDefault="00520D9B">
      <w:pPr>
        <w:pStyle w:val="NormalWeb"/>
        <w:spacing w:line="480" w:lineRule="auto"/>
        <w:jc w:val="both"/>
        <w:rPr>
          <w:del w:id="34" w:author="CHETAN SONI" w:date="2026-02-16T23:09:00Z"/>
        </w:rPr>
        <w:pPrChange w:id="35" w:author="CHETAN SONI" w:date="2026-02-16T23:07:00Z">
          <w:pPr>
            <w:pStyle w:val="NormalWeb"/>
            <w:spacing w:line="480" w:lineRule="auto"/>
          </w:pPr>
        </w:pPrChange>
      </w:pPr>
    </w:p>
    <w:p w14:paraId="60D703FA" w14:textId="77777777" w:rsidR="00520D9B" w:rsidRDefault="00520D9B">
      <w:pPr>
        <w:pStyle w:val="NormalWeb"/>
        <w:spacing w:line="480" w:lineRule="auto"/>
        <w:jc w:val="both"/>
        <w:pPrChange w:id="36" w:author="CHETAN SONI" w:date="2026-02-16T23:09:00Z">
          <w:pPr>
            <w:pStyle w:val="NormalWeb"/>
            <w:spacing w:line="480" w:lineRule="auto"/>
          </w:pPr>
        </w:pPrChange>
      </w:pPr>
    </w:p>
    <w:p w14:paraId="60D703FB" w14:textId="470D09BD" w:rsidR="00520D9B" w:rsidRDefault="005F1BA2" w:rsidP="00ED3103">
      <w:pPr>
        <w:spacing w:before="281" w:line="480" w:lineRule="auto"/>
        <w:ind w:left="720" w:firstLine="1"/>
        <w:jc w:val="both"/>
        <w:rPr>
          <w:rFonts w:ascii="Times New Roman" w:eastAsia="Times New Roman" w:hAnsi="Times New Roman" w:cs="Times New Roman"/>
          <w:b/>
          <w:bCs/>
          <w:color w:val="000000"/>
          <w:spacing w:val="-20"/>
          <w:sz w:val="28"/>
          <w:szCs w:val="28"/>
          <w:u w:val="single" w:color="000000"/>
        </w:rPr>
      </w:pPr>
      <w:r>
        <w:rPr>
          <w:noProof/>
          <w:lang w:eastAsia="en-IN"/>
        </w:rPr>
        <w:drawing>
          <wp:anchor distT="0" distB="0" distL="114300" distR="114300" simplePos="0" relativeHeight="251789312" behindDoc="0" locked="0" layoutInCell="1" allowOverlap="1" wp14:anchorId="60D70C99" wp14:editId="1098EBA2">
            <wp:simplePos x="0" y="0"/>
            <wp:positionH relativeFrom="column">
              <wp:posOffset>808355</wp:posOffset>
            </wp:positionH>
            <wp:positionV relativeFrom="page">
              <wp:posOffset>4004310</wp:posOffset>
            </wp:positionV>
            <wp:extent cx="3952875" cy="1695450"/>
            <wp:effectExtent l="19050" t="19050" r="28575" b="1905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952875" cy="1695450"/>
                    </a:xfrm>
                    <a:prstGeom prst="rect">
                      <a:avLst/>
                    </a:prstGeom>
                    <a:ln w="12700">
                      <a:solidFill>
                        <a:schemeClr val="tx1"/>
                      </a:solidFill>
                    </a:ln>
                  </pic:spPr>
                </pic:pic>
              </a:graphicData>
            </a:graphic>
          </wp:anchor>
        </w:drawing>
      </w:r>
      <w:r w:rsidR="001627B5">
        <w:rPr>
          <w:rFonts w:ascii="Times New Roman" w:eastAsia="Times New Roman" w:hAnsi="Times New Roman" w:cs="Times New Roman"/>
          <w:b/>
          <w:bCs/>
          <w:color w:val="000000"/>
          <w:spacing w:val="-2"/>
          <w:sz w:val="28"/>
          <w:szCs w:val="28"/>
          <w:u w:val="single" w:color="000000"/>
        </w:rPr>
        <w:t>TABLE 8: Watches</w:t>
      </w:r>
    </w:p>
    <w:p w14:paraId="60D703FC" w14:textId="3FC042A6" w:rsidR="00520D9B" w:rsidRDefault="00520D9B">
      <w:pPr>
        <w:pStyle w:val="NormalWeb"/>
        <w:spacing w:line="480" w:lineRule="auto"/>
        <w:jc w:val="both"/>
        <w:pPrChange w:id="37" w:author="CHETAN SONI" w:date="2026-02-16T23:07:00Z">
          <w:pPr>
            <w:pStyle w:val="NormalWeb"/>
            <w:spacing w:line="480" w:lineRule="auto"/>
          </w:pPr>
        </w:pPrChange>
      </w:pPr>
    </w:p>
    <w:p w14:paraId="60D703FF" w14:textId="39278D59" w:rsidR="00520D9B" w:rsidRPr="00C4444A" w:rsidRDefault="005F1BA2" w:rsidP="00C4444A">
      <w:pPr>
        <w:spacing w:before="281" w:line="480" w:lineRule="auto"/>
        <w:ind w:left="720" w:firstLine="1"/>
        <w:jc w:val="both"/>
        <w:rPr>
          <w:rFonts w:ascii="Times New Roman" w:eastAsia="Times New Roman" w:hAnsi="Times New Roman" w:cs="Times New Roman"/>
          <w:b/>
          <w:bCs/>
          <w:color w:val="000000"/>
          <w:spacing w:val="-2"/>
          <w:sz w:val="28"/>
          <w:szCs w:val="28"/>
          <w:u w:val="single" w:color="000000"/>
        </w:rPr>
      </w:pPr>
      <w:r>
        <w:rPr>
          <w:rFonts w:ascii="Times New Roman" w:eastAsia="Times New Roman" w:hAnsi="Times New Roman" w:cs="Times New Roman"/>
          <w:b/>
          <w:bCs/>
          <w:noProof/>
          <w:color w:val="000000"/>
          <w:spacing w:val="-20"/>
          <w:sz w:val="28"/>
          <w:szCs w:val="28"/>
          <w:u w:val="single" w:color="000000"/>
          <w:lang w:eastAsia="en-IN"/>
        </w:rPr>
        <w:drawing>
          <wp:anchor distT="0" distB="0" distL="114300" distR="114300" simplePos="0" relativeHeight="251808768" behindDoc="0" locked="0" layoutInCell="1" allowOverlap="1" wp14:anchorId="60D70C9B" wp14:editId="7F2FB8EB">
            <wp:simplePos x="0" y="0"/>
            <wp:positionH relativeFrom="column">
              <wp:posOffset>588010</wp:posOffset>
            </wp:positionH>
            <wp:positionV relativeFrom="page">
              <wp:posOffset>7585710</wp:posOffset>
            </wp:positionV>
            <wp:extent cx="4934585" cy="1151255"/>
            <wp:effectExtent l="19050" t="19050" r="18415" b="1079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934585" cy="1151255"/>
                    </a:xfrm>
                    <a:prstGeom prst="rect">
                      <a:avLst/>
                    </a:prstGeom>
                    <a:ln w="12700">
                      <a:solidFill>
                        <a:schemeClr val="tx1"/>
                      </a:solidFill>
                    </a:ln>
                  </pic:spPr>
                </pic:pic>
              </a:graphicData>
            </a:graphic>
          </wp:anchor>
        </w:drawing>
      </w:r>
      <w:r w:rsidR="001627B5">
        <w:rPr>
          <w:rFonts w:ascii="Times New Roman" w:eastAsia="Times New Roman" w:hAnsi="Times New Roman" w:cs="Times New Roman"/>
          <w:b/>
          <w:bCs/>
          <w:color w:val="000000"/>
          <w:spacing w:val="-2"/>
          <w:sz w:val="28"/>
          <w:szCs w:val="28"/>
          <w:u w:val="single" w:color="000000"/>
        </w:rPr>
        <w:t>TABLE 9:WishLis</w:t>
      </w:r>
      <w:r w:rsidR="00C4444A">
        <w:rPr>
          <w:rFonts w:ascii="Times New Roman" w:eastAsia="Times New Roman" w:hAnsi="Times New Roman" w:cs="Times New Roman"/>
          <w:b/>
          <w:bCs/>
          <w:color w:val="000000"/>
          <w:spacing w:val="-2"/>
          <w:sz w:val="28"/>
          <w:szCs w:val="28"/>
          <w:u w:val="single" w:color="000000"/>
        </w:rPr>
        <w:t>t</w:t>
      </w:r>
    </w:p>
    <w:p w14:paraId="60D70400" w14:textId="66A7FEAA" w:rsidR="00520D9B" w:rsidRDefault="001627B5">
      <w:pPr>
        <w:jc w:val="both"/>
        <w:rPr>
          <w:rFonts w:ascii="Times New Roman" w:eastAsia="Times New Roman" w:hAnsi="Times New Roman" w:cs="Times New Roman"/>
          <w:sz w:val="24"/>
          <w:szCs w:val="24"/>
          <w:lang w:eastAsia="en-IN"/>
        </w:rPr>
        <w:pPrChange w:id="38" w:author="CHETAN SONI" w:date="2026-02-16T23:08:00Z">
          <w:pPr>
            <w:spacing w:after="0" w:line="480" w:lineRule="auto"/>
          </w:pPr>
        </w:pPrChange>
      </w:pPr>
      <w:ins w:id="39" w:author="CHETAN SONI" w:date="2026-02-16T23:08:00Z">
        <w:r>
          <w:rPr>
            <w:rFonts w:ascii="Times New Roman" w:eastAsia="Times New Roman" w:hAnsi="Times New Roman" w:cs="Times New Roman"/>
            <w:sz w:val="24"/>
            <w:szCs w:val="24"/>
            <w:lang w:eastAsia="en-IN"/>
          </w:rPr>
          <w:br w:type="page"/>
        </w:r>
      </w:ins>
    </w:p>
    <w:p w14:paraId="60D70401" w14:textId="4B1BF0C3" w:rsidR="00520D9B" w:rsidRDefault="001627B5" w:rsidP="00A11C80">
      <w:pPr>
        <w:pStyle w:val="ListParagraph"/>
        <w:numPr>
          <w:ilvl w:val="1"/>
          <w:numId w:val="3"/>
        </w:numPr>
        <w:spacing w:line="480" w:lineRule="auto"/>
        <w:jc w:val="center"/>
        <w:rPr>
          <w:rFonts w:ascii="Times New Roman" w:eastAsia="Times New Roman" w:hAnsi="Times New Roman" w:cs="Times New Roman"/>
          <w:b/>
          <w:bCs/>
          <w:sz w:val="32"/>
          <w:szCs w:val="27"/>
          <w:lang w:eastAsia="en-IN"/>
        </w:rPr>
      </w:pPr>
      <w:r>
        <w:rPr>
          <w:rFonts w:ascii="Times New Roman" w:eastAsia="Times New Roman" w:hAnsi="Times New Roman" w:cs="Times New Roman"/>
          <w:b/>
          <w:bCs/>
          <w:sz w:val="32"/>
          <w:szCs w:val="27"/>
          <w:u w:val="single"/>
          <w:lang w:eastAsia="en-IN"/>
        </w:rPr>
        <w:lastRenderedPageBreak/>
        <w:t>DATA FLOW DIAG</w:t>
      </w:r>
      <w:r w:rsidR="00A11C80">
        <w:rPr>
          <w:rFonts w:ascii="Times New Roman" w:eastAsia="Times New Roman" w:hAnsi="Times New Roman" w:cs="Times New Roman"/>
          <w:b/>
          <w:bCs/>
          <w:sz w:val="32"/>
          <w:szCs w:val="27"/>
          <w:u w:val="single"/>
          <w:lang w:eastAsia="en-IN"/>
        </w:rPr>
        <w:t>R</w:t>
      </w:r>
      <w:r>
        <w:rPr>
          <w:rFonts w:ascii="Times New Roman" w:eastAsia="Times New Roman" w:hAnsi="Times New Roman" w:cs="Times New Roman"/>
          <w:b/>
          <w:bCs/>
          <w:sz w:val="32"/>
          <w:szCs w:val="27"/>
          <w:u w:val="single"/>
          <w:lang w:eastAsia="en-IN"/>
        </w:rPr>
        <w:t>AM</w:t>
      </w:r>
    </w:p>
    <w:p w14:paraId="60D70402"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is a graphical tool used to describe and analyze the flow of data through a system. It focuses on the data flowing into the system, between processes, and in and out of data stores.</w:t>
      </w:r>
    </w:p>
    <w:p w14:paraId="60D70403" w14:textId="77777777" w:rsidR="00520D9B" w:rsidRDefault="001627B5" w:rsidP="00ED3103">
      <w:pPr>
        <w:pStyle w:val="NormalWeb"/>
        <w:spacing w:line="480" w:lineRule="auto"/>
        <w:jc w:val="both"/>
        <w:rPr>
          <w:b/>
          <w:bCs/>
          <w:sz w:val="28"/>
        </w:rPr>
      </w:pPr>
      <w:r>
        <w:rPr>
          <w:b/>
          <w:bCs/>
          <w:sz w:val="28"/>
        </w:rPr>
        <w:t>DFDs are of two types:</w:t>
      </w:r>
    </w:p>
    <w:p w14:paraId="60D70404" w14:textId="77777777" w:rsidR="00520D9B" w:rsidRDefault="001627B5" w:rsidP="00ED3103">
      <w:pPr>
        <w:numPr>
          <w:ilvl w:val="0"/>
          <w:numId w:val="41"/>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Physical DFD:</w:t>
      </w:r>
      <w:r>
        <w:rPr>
          <w:rFonts w:ascii="Times New Roman" w:eastAsia="Times New Roman" w:hAnsi="Times New Roman" w:cs="Times New Roman"/>
          <w:sz w:val="24"/>
          <w:szCs w:val="24"/>
          <w:lang w:eastAsia="en-IN"/>
        </w:rPr>
        <w:t xml:space="preserve"> The physical DFD is a model of the current system and is used to ensure that the current system has been clearly understood. It depicts </w:t>
      </w:r>
      <w:r>
        <w:rPr>
          <w:rFonts w:ascii="Times New Roman" w:eastAsia="Times New Roman" w:hAnsi="Times New Roman" w:cs="Times New Roman"/>
          <w:i/>
          <w:iCs/>
          <w:sz w:val="24"/>
          <w:szCs w:val="24"/>
          <w:lang w:eastAsia="en-IN"/>
        </w:rPr>
        <w:t>how</w:t>
      </w:r>
      <w:r>
        <w:rPr>
          <w:rFonts w:ascii="Times New Roman" w:eastAsia="Times New Roman" w:hAnsi="Times New Roman" w:cs="Times New Roman"/>
          <w:sz w:val="24"/>
          <w:szCs w:val="24"/>
          <w:lang w:eastAsia="en-IN"/>
        </w:rPr>
        <w:t xml:space="preserve"> the system will be implemented (e.g., hardware, software, people).</w:t>
      </w:r>
    </w:p>
    <w:p w14:paraId="60D70405" w14:textId="77777777" w:rsidR="00520D9B" w:rsidRDefault="001627B5" w:rsidP="00ED3103">
      <w:pPr>
        <w:numPr>
          <w:ilvl w:val="0"/>
          <w:numId w:val="41"/>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Logical DFD:</w:t>
      </w:r>
      <w:r>
        <w:rPr>
          <w:rFonts w:ascii="Times New Roman" w:eastAsia="Times New Roman" w:hAnsi="Times New Roman" w:cs="Times New Roman"/>
          <w:sz w:val="24"/>
          <w:szCs w:val="24"/>
          <w:lang w:eastAsia="en-IN"/>
        </w:rPr>
        <w:t xml:space="preserve"> Logical DFDs are the model of the proposed system. They clearly show the requirements on which the new system should be built, focusing on </w:t>
      </w:r>
      <w:r>
        <w:rPr>
          <w:rFonts w:ascii="Times New Roman" w:eastAsia="Times New Roman" w:hAnsi="Times New Roman" w:cs="Times New Roman"/>
          <w:i/>
          <w:iCs/>
          <w:sz w:val="24"/>
          <w:szCs w:val="24"/>
          <w:lang w:eastAsia="en-IN"/>
        </w:rPr>
        <w:t>what</w:t>
      </w:r>
      <w:r>
        <w:rPr>
          <w:rFonts w:ascii="Times New Roman" w:eastAsia="Times New Roman" w:hAnsi="Times New Roman" w:cs="Times New Roman"/>
          <w:sz w:val="24"/>
          <w:szCs w:val="24"/>
          <w:lang w:eastAsia="en-IN"/>
        </w:rPr>
        <w:t xml:space="preserve"> the system does rather than </w:t>
      </w:r>
      <w:r>
        <w:rPr>
          <w:rFonts w:ascii="Times New Roman" w:eastAsia="Times New Roman" w:hAnsi="Times New Roman" w:cs="Times New Roman"/>
          <w:i/>
          <w:iCs/>
          <w:sz w:val="24"/>
          <w:szCs w:val="24"/>
          <w:lang w:eastAsia="en-IN"/>
        </w:rPr>
        <w:t>how</w:t>
      </w:r>
      <w:r>
        <w:rPr>
          <w:rFonts w:ascii="Times New Roman" w:eastAsia="Times New Roman" w:hAnsi="Times New Roman" w:cs="Times New Roman"/>
          <w:sz w:val="24"/>
          <w:szCs w:val="24"/>
          <w:lang w:eastAsia="en-IN"/>
        </w:rPr>
        <w:t xml:space="preserve"> it does it.</w:t>
      </w:r>
    </w:p>
    <w:p w14:paraId="60D70406" w14:textId="77777777" w:rsidR="00520D9B" w:rsidRDefault="001627B5" w:rsidP="00ED3103">
      <w:pPr>
        <w:pStyle w:val="NormalWeb"/>
        <w:spacing w:line="480" w:lineRule="auto"/>
        <w:jc w:val="both"/>
        <w:rPr>
          <w:b/>
          <w:bCs/>
          <w:sz w:val="28"/>
        </w:rPr>
      </w:pPr>
      <w:r>
        <w:rPr>
          <w:b/>
          <w:bCs/>
          <w:sz w:val="28"/>
        </w:rPr>
        <w:t xml:space="preserve">Notation Used In DFD: </w:t>
      </w:r>
    </w:p>
    <w:p w14:paraId="60D70407"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There are four simple notations used to complete DFDs:</w:t>
      </w:r>
    </w:p>
    <w:p w14:paraId="60D70408" w14:textId="77777777" w:rsidR="00520D9B" w:rsidRDefault="001627B5" w:rsidP="00ED3103">
      <w:pPr>
        <w:numPr>
          <w:ilvl w:val="0"/>
          <w:numId w:val="42"/>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Dataflow:</w:t>
      </w:r>
    </w:p>
    <w:p w14:paraId="60D70409" w14:textId="77777777" w:rsidR="00520D9B" w:rsidRDefault="001627B5" w:rsidP="00ED3103">
      <w:pPr>
        <w:spacing w:before="100" w:beforeAutospacing="1" w:after="100" w:afterAutospacing="1" w:line="48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i/>
          <w:iCs/>
          <w:noProof/>
          <w:sz w:val="24"/>
          <w:szCs w:val="24"/>
          <w:lang w:eastAsia="en-IN"/>
        </w:rPr>
        <w:drawing>
          <wp:inline distT="0" distB="0" distL="0" distR="0" wp14:anchorId="60D70C9D" wp14:editId="60D70C9E">
            <wp:extent cx="2466975" cy="733425"/>
            <wp:effectExtent l="19050" t="19050" r="28575" b="285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9"/>
                    <a:stretch>
                      <a:fillRect/>
                    </a:stretch>
                  </pic:blipFill>
                  <pic:spPr>
                    <a:xfrm>
                      <a:off x="0" y="0"/>
                      <a:ext cx="2467319" cy="733527"/>
                    </a:xfrm>
                    <a:prstGeom prst="rect">
                      <a:avLst/>
                    </a:prstGeom>
                    <a:ln w="12700">
                      <a:solidFill>
                        <a:schemeClr val="tx1"/>
                      </a:solidFill>
                    </a:ln>
                  </pic:spPr>
                </pic:pic>
              </a:graphicData>
            </a:graphic>
          </wp:inline>
        </w:drawing>
      </w:r>
    </w:p>
    <w:p w14:paraId="60D7040A" w14:textId="77777777" w:rsidR="00520D9B" w:rsidRDefault="001627B5" w:rsidP="00ED3103">
      <w:pPr>
        <w:numPr>
          <w:ilvl w:val="0"/>
          <w:numId w:val="42"/>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External Entity:</w:t>
      </w:r>
    </w:p>
    <w:p w14:paraId="60D7040B" w14:textId="77777777" w:rsidR="00520D9B" w:rsidRDefault="001627B5" w:rsidP="00ED3103">
      <w:pPr>
        <w:spacing w:before="100" w:beforeAutospacing="1" w:after="100" w:afterAutospacing="1" w:line="48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60D70C9F" wp14:editId="60D70CA0">
            <wp:extent cx="2581275" cy="742950"/>
            <wp:effectExtent l="19050" t="19050" r="9525" b="190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0"/>
                    <a:stretch>
                      <a:fillRect/>
                    </a:stretch>
                  </pic:blipFill>
                  <pic:spPr>
                    <a:xfrm>
                      <a:off x="0" y="0"/>
                      <a:ext cx="2581635" cy="743054"/>
                    </a:xfrm>
                    <a:prstGeom prst="rect">
                      <a:avLst/>
                    </a:prstGeom>
                    <a:ln w="12700">
                      <a:solidFill>
                        <a:schemeClr val="bg1"/>
                      </a:solidFill>
                    </a:ln>
                  </pic:spPr>
                </pic:pic>
              </a:graphicData>
            </a:graphic>
          </wp:inline>
        </w:drawing>
      </w:r>
    </w:p>
    <w:p w14:paraId="60D7040C" w14:textId="77777777" w:rsidR="00520D9B" w:rsidRDefault="001627B5" w:rsidP="00ED3103">
      <w:pPr>
        <w:numPr>
          <w:ilvl w:val="0"/>
          <w:numId w:val="42"/>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Process:</w:t>
      </w:r>
    </w:p>
    <w:p w14:paraId="60D7040D" w14:textId="77777777" w:rsidR="00520D9B" w:rsidRDefault="001627B5" w:rsidP="00ED3103">
      <w:pPr>
        <w:numPr>
          <w:ilvl w:val="0"/>
          <w:numId w:val="42"/>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i/>
          <w:iCs/>
          <w:noProof/>
          <w:sz w:val="24"/>
          <w:szCs w:val="24"/>
          <w:lang w:eastAsia="en-IN"/>
        </w:rPr>
        <w:drawing>
          <wp:inline distT="0" distB="0" distL="0" distR="0" wp14:anchorId="60D70CA1" wp14:editId="60D70CA2">
            <wp:extent cx="2409825" cy="1114425"/>
            <wp:effectExtent l="19050" t="19050" r="9525" b="285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21"/>
                    <a:stretch>
                      <a:fillRect/>
                    </a:stretch>
                  </pic:blipFill>
                  <pic:spPr>
                    <a:xfrm>
                      <a:off x="0" y="0"/>
                      <a:ext cx="2410161" cy="1114581"/>
                    </a:xfrm>
                    <a:prstGeom prst="rect">
                      <a:avLst/>
                    </a:prstGeom>
                    <a:ln w="12700">
                      <a:solidFill>
                        <a:schemeClr val="tx1"/>
                      </a:solidFill>
                    </a:ln>
                  </pic:spPr>
                </pic:pic>
              </a:graphicData>
            </a:graphic>
          </wp:inline>
        </w:drawing>
      </w:r>
    </w:p>
    <w:p w14:paraId="60D7040E" w14:textId="77777777" w:rsidR="00520D9B" w:rsidRDefault="001627B5" w:rsidP="00ED3103">
      <w:pPr>
        <w:spacing w:before="100" w:beforeAutospacing="1" w:after="100" w:afterAutospacing="1" w:line="480" w:lineRule="auto"/>
        <w:ind w:left="720"/>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Data store:</w:t>
      </w:r>
    </w:p>
    <w:p w14:paraId="60D7040F"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60D70CA3" wp14:editId="60D70CA4">
            <wp:extent cx="2562225" cy="1524000"/>
            <wp:effectExtent l="19050" t="19050" r="28575" b="190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22"/>
                    <a:stretch>
                      <a:fillRect/>
                    </a:stretch>
                  </pic:blipFill>
                  <pic:spPr>
                    <a:xfrm>
                      <a:off x="0" y="0"/>
                      <a:ext cx="2562583" cy="1524213"/>
                    </a:xfrm>
                    <a:prstGeom prst="rect">
                      <a:avLst/>
                    </a:prstGeom>
                    <a:ln w="12700">
                      <a:solidFill>
                        <a:schemeClr val="tx1"/>
                      </a:solidFill>
                    </a:ln>
                  </pic:spPr>
                </pic:pic>
              </a:graphicData>
            </a:graphic>
          </wp:inline>
        </w:drawing>
      </w:r>
    </w:p>
    <w:p w14:paraId="60D70411" w14:textId="1A5C0084" w:rsidR="00520D9B" w:rsidRDefault="001627B5">
      <w:pPr>
        <w:jc w:val="both"/>
        <w:rPr>
          <w:rFonts w:ascii="Times New Roman" w:eastAsia="Times New Roman" w:hAnsi="Times New Roman" w:cs="Times New Roman"/>
          <w:sz w:val="24"/>
          <w:szCs w:val="24"/>
          <w:lang w:eastAsia="en-IN"/>
        </w:rPr>
        <w:pPrChange w:id="40" w:author="CHETAN SONI" w:date="2026-02-16T23:09:00Z">
          <w:pPr>
            <w:spacing w:before="100" w:beforeAutospacing="1" w:after="100" w:afterAutospacing="1" w:line="480" w:lineRule="auto"/>
            <w:ind w:left="720"/>
          </w:pPr>
        </w:pPrChange>
      </w:pPr>
      <w:r>
        <w:rPr>
          <w:rFonts w:ascii="Times New Roman" w:eastAsia="Times New Roman" w:hAnsi="Times New Roman" w:cs="Times New Roman"/>
          <w:sz w:val="24"/>
          <w:szCs w:val="24"/>
          <w:lang w:eastAsia="en-IN"/>
        </w:rPr>
        <w:br w:type="page"/>
      </w:r>
    </w:p>
    <w:p w14:paraId="60D70412" w14:textId="77777777" w:rsidR="00520D9B" w:rsidRDefault="001627B5" w:rsidP="00ED3103">
      <w:pPr>
        <w:spacing w:before="100" w:beforeAutospacing="1" w:after="100" w:afterAutospacing="1" w:line="48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i/>
          <w:iCs/>
          <w:noProof/>
          <w:sz w:val="24"/>
          <w:szCs w:val="24"/>
          <w:lang w:eastAsia="en-IN"/>
        </w:rPr>
        <w:lastRenderedPageBreak/>
        <w:drawing>
          <wp:anchor distT="0" distB="0" distL="114300" distR="114300" simplePos="0" relativeHeight="251899904" behindDoc="0" locked="0" layoutInCell="1" allowOverlap="1" wp14:anchorId="60D70CA5" wp14:editId="77286857">
            <wp:simplePos x="0" y="0"/>
            <wp:positionH relativeFrom="column">
              <wp:posOffset>-398780</wp:posOffset>
            </wp:positionH>
            <wp:positionV relativeFrom="page">
              <wp:posOffset>1519555</wp:posOffset>
            </wp:positionV>
            <wp:extent cx="6166485" cy="3188970"/>
            <wp:effectExtent l="19050" t="19050" r="24765" b="11430"/>
            <wp:wrapTopAndBottom/>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166485" cy="3188970"/>
                    </a:xfrm>
                    <a:prstGeom prst="rect">
                      <a:avLst/>
                    </a:prstGeom>
                    <a:ln w="12700">
                      <a:solidFill>
                        <a:schemeClr val="tx1"/>
                      </a:solidFill>
                    </a:ln>
                  </pic:spPr>
                </pic:pic>
              </a:graphicData>
            </a:graphic>
          </wp:anchor>
        </w:drawing>
      </w:r>
      <w:r>
        <w:rPr>
          <w:rFonts w:ascii="Times New Roman" w:eastAsia="Times New Roman" w:hAnsi="Times New Roman" w:cs="Times New Roman"/>
          <w:b/>
          <w:bCs/>
          <w:sz w:val="27"/>
          <w:szCs w:val="27"/>
          <w:lang w:eastAsia="en-IN"/>
        </w:rPr>
        <w:t>DFD Level 0:</w:t>
      </w:r>
    </w:p>
    <w:p w14:paraId="60D70413" w14:textId="77777777" w:rsidR="00520D9B" w:rsidRDefault="00520D9B"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p>
    <w:p w14:paraId="60D70414" w14:textId="77777777" w:rsidR="00520D9B" w:rsidRDefault="001627B5" w:rsidP="00ED3103">
      <w:pPr>
        <w:spacing w:before="100" w:beforeAutospacing="1" w:after="100" w:afterAutospacing="1" w:line="480" w:lineRule="auto"/>
        <w:jc w:val="both"/>
        <w:outlineLvl w:val="2"/>
        <w:rPr>
          <w:del w:id="41" w:author="CHETAN SONI" w:date="2026-02-16T23:11:00Z"/>
          <w:rFonts w:ascii="Times New Roman" w:eastAsia="Times New Roman" w:hAnsi="Times New Roman" w:cs="Times New Roman"/>
          <w:b/>
          <w:bCs/>
          <w:sz w:val="27"/>
          <w:szCs w:val="27"/>
          <w:lang w:eastAsia="en-IN"/>
        </w:rPr>
      </w:pPr>
      <w:r>
        <w:rPr>
          <w:rFonts w:ascii="Times New Roman" w:eastAsia="Times New Roman" w:hAnsi="Times New Roman" w:cs="Times New Roman"/>
          <w:noProof/>
          <w:sz w:val="24"/>
          <w:szCs w:val="24"/>
          <w:lang w:eastAsia="en-IN"/>
        </w:rPr>
        <w:drawing>
          <wp:anchor distT="0" distB="0" distL="114300" distR="114300" simplePos="0" relativeHeight="251917312" behindDoc="0" locked="0" layoutInCell="1" allowOverlap="1" wp14:anchorId="60D70CA7" wp14:editId="1277259A">
            <wp:simplePos x="0" y="0"/>
            <wp:positionH relativeFrom="column">
              <wp:posOffset>163830</wp:posOffset>
            </wp:positionH>
            <wp:positionV relativeFrom="page">
              <wp:posOffset>5972175</wp:posOffset>
            </wp:positionV>
            <wp:extent cx="5556250" cy="3732530"/>
            <wp:effectExtent l="19050" t="19050" r="25400" b="20320"/>
            <wp:wrapTopAndBottom/>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24">
                      <a:extLst>
                        <a:ext uri="{28A0092B-C50C-407E-A947-70E740481C1C}">
                          <a14:useLocalDpi xmlns:a14="http://schemas.microsoft.com/office/drawing/2010/main" val="0"/>
                        </a:ext>
                      </a:extLst>
                    </a:blip>
                    <a:srcRect t="17963"/>
                    <a:stretch>
                      <a:fillRect/>
                    </a:stretch>
                  </pic:blipFill>
                  <pic:spPr>
                    <a:xfrm>
                      <a:off x="0" y="0"/>
                      <a:ext cx="5556250" cy="3732530"/>
                    </a:xfrm>
                    <a:prstGeom prst="rect">
                      <a:avLst/>
                    </a:prstGeom>
                    <a:ln w="12700" cap="flat" cmpd="sng" algn="ctr">
                      <a:solidFill>
                        <a:sysClr val="windowText" lastClr="000000"/>
                      </a:solidFill>
                      <a:prstDash val="solid"/>
                      <a:round/>
                      <a:headEnd type="none" w="med" len="med"/>
                      <a:tailEnd type="none" w="med" len="med"/>
                    </a:ln>
                  </pic:spPr>
                </pic:pic>
              </a:graphicData>
            </a:graphic>
          </wp:anchor>
        </w:drawing>
      </w:r>
      <w:r>
        <w:rPr>
          <w:rFonts w:ascii="Times New Roman" w:eastAsia="Times New Roman" w:hAnsi="Times New Roman" w:cs="Times New Roman"/>
          <w:b/>
          <w:bCs/>
          <w:sz w:val="27"/>
          <w:szCs w:val="27"/>
          <w:lang w:eastAsia="en-IN"/>
        </w:rPr>
        <w:t>DFD Level 1:</w:t>
      </w:r>
    </w:p>
    <w:p w14:paraId="60D70415" w14:textId="77777777" w:rsidR="00520D9B" w:rsidRDefault="001627B5" w:rsidP="00ED3103">
      <w:pPr>
        <w:spacing w:before="100" w:beforeAutospacing="1" w:after="100" w:afterAutospacing="1" w:line="480" w:lineRule="auto"/>
        <w:jc w:val="both"/>
        <w:rPr>
          <w:del w:id="42" w:author="CHETAN SONI" w:date="2026-02-16T23:11:00Z"/>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p>
    <w:p w14:paraId="60D70416" w14:textId="77777777" w:rsidR="00520D9B" w:rsidRDefault="00520D9B" w:rsidP="00ED3103">
      <w:pPr>
        <w:pStyle w:val="Heading3"/>
        <w:spacing w:line="480" w:lineRule="auto"/>
        <w:jc w:val="both"/>
        <w:rPr>
          <w:del w:id="43" w:author="CHETAN SONI" w:date="2026-02-16T23:08:00Z"/>
        </w:rPr>
      </w:pPr>
    </w:p>
    <w:p w14:paraId="60D70417" w14:textId="77777777" w:rsidR="00520D9B" w:rsidRDefault="00520D9B">
      <w:pPr>
        <w:spacing w:before="100" w:beforeAutospacing="1" w:after="100" w:afterAutospacing="1" w:line="480" w:lineRule="auto"/>
        <w:jc w:val="both"/>
        <w:rPr>
          <w:ins w:id="44" w:author="CHETAN SONI" w:date="2026-02-16T23:08:00Z"/>
        </w:rPr>
        <w:pPrChange w:id="45" w:author="CHETAN SONI" w:date="2026-02-16T23:11:00Z">
          <w:pPr>
            <w:pStyle w:val="NormalWeb"/>
            <w:spacing w:line="480" w:lineRule="auto"/>
          </w:pPr>
        </w:pPrChange>
      </w:pPr>
    </w:p>
    <w:p w14:paraId="60D70418" w14:textId="77777777" w:rsidR="00520D9B" w:rsidRDefault="001627B5" w:rsidP="00ED3103">
      <w:pPr>
        <w:pStyle w:val="NormalWeb"/>
        <w:numPr>
          <w:ilvl w:val="1"/>
          <w:numId w:val="3"/>
        </w:numPr>
        <w:spacing w:line="480" w:lineRule="auto"/>
        <w:jc w:val="both"/>
        <w:rPr>
          <w:del w:id="46" w:author="CHETAN SONI" w:date="2026-02-16T23:08:00Z"/>
          <w:sz w:val="32"/>
          <w:u w:val="single"/>
        </w:rPr>
      </w:pPr>
      <w:del w:id="47" w:author="CHETAN SONI" w:date="2026-02-16T23:08:00Z">
        <w:r>
          <w:rPr>
            <w:sz w:val="32"/>
            <w:u w:val="single"/>
          </w:rPr>
          <w:lastRenderedPageBreak/>
          <w:delText xml:space="preserve">Here is the </w:delText>
        </w:r>
        <w:r>
          <w:rPr>
            <w:b/>
            <w:bCs/>
            <w:sz w:val="32"/>
            <w:u w:val="single"/>
          </w:rPr>
          <w:delText>Entity Relationship Diagram (ERD)</w:delText>
        </w:r>
        <w:r>
          <w:rPr>
            <w:sz w:val="32"/>
            <w:u w:val="single"/>
          </w:rPr>
          <w:delText xml:space="preserve"> section for </w:delText>
        </w:r>
        <w:r>
          <w:rPr>
            <w:b/>
            <w:bCs/>
            <w:sz w:val="32"/>
            <w:u w:val="single"/>
          </w:rPr>
          <w:delText>Shraddha Watch Store</w:delText>
        </w:r>
        <w:r>
          <w:rPr>
            <w:sz w:val="32"/>
            <w:u w:val="single"/>
          </w:rPr>
          <w:delText>, including the definitions and the diagram code.</w:delText>
        </w:r>
      </w:del>
    </w:p>
    <w:p w14:paraId="60D70419" w14:textId="77777777" w:rsidR="00520D9B" w:rsidRDefault="00EA1A2C" w:rsidP="00ED3103">
      <w:pPr>
        <w:numPr>
          <w:ilvl w:val="1"/>
          <w:numId w:val="3"/>
        </w:numPr>
        <w:spacing w:line="480" w:lineRule="auto"/>
        <w:jc w:val="both"/>
        <w:rPr>
          <w:del w:id="48" w:author="CHETAN SONI" w:date="2026-02-16T23:08:00Z"/>
          <w:sz w:val="32"/>
          <w:u w:val="single"/>
        </w:rPr>
      </w:pPr>
      <w:del w:id="49" w:author="CHETAN SONI" w:date="2026-02-16T23:08:00Z">
        <w:r>
          <w:rPr>
            <w:sz w:val="32"/>
            <w:u w:val="single"/>
          </w:rPr>
          <w:pict w14:anchorId="60D70CA9">
            <v:rect id="_x0000_i1025" style="width:0;height:1.5pt" o:hralign="center" o:hrstd="t" o:hr="t" fillcolor="#a0a0a0" stroked="f"/>
          </w:pict>
        </w:r>
      </w:del>
    </w:p>
    <w:p w14:paraId="60D7041A" w14:textId="77777777" w:rsidR="00520D9B" w:rsidRDefault="001627B5" w:rsidP="00ED3103">
      <w:pPr>
        <w:pStyle w:val="Heading3"/>
        <w:numPr>
          <w:ilvl w:val="1"/>
          <w:numId w:val="3"/>
        </w:numPr>
        <w:spacing w:line="480" w:lineRule="auto"/>
        <w:jc w:val="both"/>
        <w:rPr>
          <w:sz w:val="32"/>
          <w:u w:val="single"/>
        </w:rPr>
      </w:pPr>
      <w:r>
        <w:rPr>
          <w:sz w:val="32"/>
          <w:u w:val="single"/>
        </w:rPr>
        <w:t>ENTITY RELATIONSHIP DIAGRAM</w:t>
      </w:r>
    </w:p>
    <w:p w14:paraId="60D7041B" w14:textId="77777777" w:rsidR="00520D9B" w:rsidRDefault="001627B5" w:rsidP="00ED3103">
      <w:pPr>
        <w:pStyle w:val="NormalWeb"/>
        <w:spacing w:line="480" w:lineRule="auto"/>
        <w:jc w:val="both"/>
      </w:pPr>
      <w:r>
        <w:t xml:space="preserve">An Entity Relationship Diagram (ERD) is a graphical representation that depicts the logical structure of a database. It visualizes the relationships between different entities (tables) within the </w:t>
      </w:r>
      <w:r>
        <w:rPr>
          <w:b/>
          <w:bCs/>
        </w:rPr>
        <w:t>LuxAura Watch Store</w:t>
      </w:r>
      <w:r>
        <w:t xml:space="preserve"> database, ensuring that data is organized efficiently and without redundancy.</w:t>
      </w:r>
    </w:p>
    <w:p w14:paraId="60D7041C" w14:textId="77777777" w:rsidR="00520D9B" w:rsidRDefault="001627B5" w:rsidP="00ED3103">
      <w:pPr>
        <w:pStyle w:val="NormalWeb"/>
        <w:spacing w:line="480" w:lineRule="auto"/>
        <w:jc w:val="both"/>
      </w:pPr>
      <w:r>
        <w:t>The core components of an E-R Diagram are:</w:t>
      </w:r>
    </w:p>
    <w:p w14:paraId="60D7041D" w14:textId="77777777" w:rsidR="00520D9B" w:rsidRDefault="001627B5" w:rsidP="00ED3103">
      <w:pPr>
        <w:pStyle w:val="NormalWeb"/>
        <w:spacing w:line="480" w:lineRule="auto"/>
        <w:jc w:val="both"/>
      </w:pPr>
      <w:r>
        <w:rPr>
          <w:b/>
          <w:bCs/>
        </w:rPr>
        <w:t>1. Entity:</w:t>
      </w:r>
      <w:r>
        <w:t xml:space="preserve"> An entity is a real-world object or concept that is distinguishable from all other objects. In the context of </w:t>
      </w:r>
      <w:r>
        <w:rPr>
          <w:b/>
          <w:bCs/>
        </w:rPr>
        <w:t>LuxAura Watch Store</w:t>
      </w:r>
      <w:r>
        <w:t>, key entities include:</w:t>
      </w:r>
    </w:p>
    <w:p w14:paraId="60D7041E" w14:textId="77777777" w:rsidR="00520D9B" w:rsidRDefault="001627B5" w:rsidP="00ED3103">
      <w:pPr>
        <w:pStyle w:val="NormalWeb"/>
        <w:numPr>
          <w:ilvl w:val="0"/>
          <w:numId w:val="43"/>
        </w:numPr>
        <w:spacing w:line="480" w:lineRule="auto"/>
        <w:jc w:val="both"/>
      </w:pPr>
      <w:r>
        <w:rPr>
          <w:b/>
          <w:bCs/>
        </w:rPr>
        <w:t>User:</w:t>
      </w:r>
      <w:r>
        <w:t xml:space="preserve"> Represents the customer or admin accessing the system.</w:t>
      </w:r>
    </w:p>
    <w:p w14:paraId="60D7041F" w14:textId="77777777" w:rsidR="00520D9B" w:rsidRDefault="001627B5" w:rsidP="00ED3103">
      <w:pPr>
        <w:pStyle w:val="NormalWeb"/>
        <w:numPr>
          <w:ilvl w:val="0"/>
          <w:numId w:val="43"/>
        </w:numPr>
        <w:spacing w:line="480" w:lineRule="auto"/>
        <w:jc w:val="both"/>
      </w:pPr>
      <w:r>
        <w:rPr>
          <w:b/>
          <w:bCs/>
        </w:rPr>
        <w:t>Product:</w:t>
      </w:r>
      <w:r>
        <w:t xml:space="preserve"> Represents the watches available for sale.</w:t>
      </w:r>
    </w:p>
    <w:p w14:paraId="60D70420" w14:textId="77777777" w:rsidR="00520D9B" w:rsidRDefault="001627B5" w:rsidP="00ED3103">
      <w:pPr>
        <w:pStyle w:val="NormalWeb"/>
        <w:numPr>
          <w:ilvl w:val="0"/>
          <w:numId w:val="43"/>
        </w:numPr>
        <w:spacing w:line="480" w:lineRule="auto"/>
        <w:jc w:val="both"/>
      </w:pPr>
      <w:r>
        <w:rPr>
          <w:b/>
          <w:bCs/>
        </w:rPr>
        <w:t>Order:</w:t>
      </w:r>
      <w:r>
        <w:t xml:space="preserve"> Represents a purchase made by a user.</w:t>
      </w:r>
    </w:p>
    <w:p w14:paraId="60D70421" w14:textId="77777777" w:rsidR="00520D9B" w:rsidRDefault="001627B5" w:rsidP="00ED3103">
      <w:pPr>
        <w:pStyle w:val="NormalWeb"/>
        <w:numPr>
          <w:ilvl w:val="0"/>
          <w:numId w:val="43"/>
        </w:numPr>
        <w:spacing w:line="480" w:lineRule="auto"/>
        <w:jc w:val="both"/>
      </w:pPr>
      <w:r>
        <w:rPr>
          <w:b/>
          <w:bCs/>
        </w:rPr>
        <w:t>Category:</w:t>
      </w:r>
      <w:r>
        <w:t xml:space="preserve"> Represents the classification of watches (e.g., Analog, Digital).</w:t>
      </w:r>
    </w:p>
    <w:p w14:paraId="60D70422" w14:textId="77777777" w:rsidR="00520D9B" w:rsidRDefault="001627B5" w:rsidP="00ED3103">
      <w:pPr>
        <w:pStyle w:val="NormalWeb"/>
        <w:spacing w:line="480" w:lineRule="auto"/>
        <w:jc w:val="both"/>
      </w:pPr>
      <w:r>
        <w:rPr>
          <w:b/>
          <w:bCs/>
        </w:rPr>
        <w:t>2. Attribute:</w:t>
      </w:r>
      <w:r>
        <w:t xml:space="preserve"> Attributes are the specific properties or details that describe an entity. For example:</w:t>
      </w:r>
    </w:p>
    <w:p w14:paraId="60D70423" w14:textId="77777777" w:rsidR="00520D9B" w:rsidRDefault="001627B5" w:rsidP="00ED3103">
      <w:pPr>
        <w:pStyle w:val="NormalWeb"/>
        <w:numPr>
          <w:ilvl w:val="0"/>
          <w:numId w:val="44"/>
        </w:numPr>
        <w:spacing w:line="480" w:lineRule="auto"/>
        <w:jc w:val="both"/>
      </w:pPr>
      <w:r>
        <w:rPr>
          <w:b/>
          <w:bCs/>
        </w:rPr>
        <w:t>User Entity:</w:t>
      </w:r>
      <w:r>
        <w:t xml:space="preserve"> Name, Email, Password, Address.</w:t>
      </w:r>
    </w:p>
    <w:p w14:paraId="60D70424" w14:textId="77777777" w:rsidR="00520D9B" w:rsidRDefault="001627B5" w:rsidP="00ED3103">
      <w:pPr>
        <w:pStyle w:val="NormalWeb"/>
        <w:numPr>
          <w:ilvl w:val="0"/>
          <w:numId w:val="44"/>
        </w:numPr>
        <w:spacing w:line="480" w:lineRule="auto"/>
        <w:jc w:val="both"/>
      </w:pPr>
      <w:r>
        <w:rPr>
          <w:b/>
          <w:bCs/>
        </w:rPr>
        <w:t>Product Entity:</w:t>
      </w:r>
      <w:r>
        <w:t xml:space="preserve"> Watch Name, Brand, Price, Stock Quantity.</w:t>
      </w:r>
    </w:p>
    <w:p w14:paraId="60D70425" w14:textId="77777777" w:rsidR="00520D9B" w:rsidRDefault="001627B5" w:rsidP="00ED3103">
      <w:pPr>
        <w:pStyle w:val="NormalWeb"/>
        <w:spacing w:line="480" w:lineRule="auto"/>
        <w:jc w:val="both"/>
      </w:pPr>
      <w:r>
        <w:rPr>
          <w:b/>
          <w:bCs/>
        </w:rPr>
        <w:t>3. Relationship:</w:t>
      </w:r>
      <w:r>
        <w:t xml:space="preserve"> A relationship is an association among several entities. For example:</w:t>
      </w:r>
    </w:p>
    <w:p w14:paraId="60D70426" w14:textId="77777777" w:rsidR="00520D9B" w:rsidRDefault="001627B5" w:rsidP="00ED3103">
      <w:pPr>
        <w:pStyle w:val="NormalWeb"/>
        <w:numPr>
          <w:ilvl w:val="0"/>
          <w:numId w:val="45"/>
        </w:numPr>
        <w:spacing w:line="480" w:lineRule="auto"/>
        <w:jc w:val="both"/>
      </w:pPr>
      <w:r>
        <w:t xml:space="preserve">A </w:t>
      </w:r>
      <w:r>
        <w:rPr>
          <w:b/>
          <w:bCs/>
        </w:rPr>
        <w:t>User</w:t>
      </w:r>
      <w:r>
        <w:t xml:space="preserve"> </w:t>
      </w:r>
      <w:r>
        <w:rPr>
          <w:i/>
          <w:iCs/>
        </w:rPr>
        <w:t>places</w:t>
      </w:r>
      <w:r>
        <w:t xml:space="preserve"> an </w:t>
      </w:r>
      <w:r>
        <w:rPr>
          <w:b/>
          <w:bCs/>
        </w:rPr>
        <w:t>Order</w:t>
      </w:r>
      <w:r>
        <w:t>.</w:t>
      </w:r>
    </w:p>
    <w:p w14:paraId="60D70427" w14:textId="77777777" w:rsidR="00520D9B" w:rsidRDefault="001627B5" w:rsidP="00ED3103">
      <w:pPr>
        <w:pStyle w:val="NormalWeb"/>
        <w:numPr>
          <w:ilvl w:val="0"/>
          <w:numId w:val="45"/>
        </w:numPr>
        <w:spacing w:line="480" w:lineRule="auto"/>
        <w:jc w:val="both"/>
      </w:pPr>
      <w:r>
        <w:t xml:space="preserve">An </w:t>
      </w:r>
      <w:r>
        <w:rPr>
          <w:b/>
          <w:bCs/>
        </w:rPr>
        <w:t>Order</w:t>
      </w:r>
      <w:r>
        <w:t xml:space="preserve"> </w:t>
      </w:r>
      <w:r>
        <w:rPr>
          <w:i/>
          <w:iCs/>
        </w:rPr>
        <w:t>contains</w:t>
      </w:r>
      <w:r>
        <w:t xml:space="preserve"> multiple </w:t>
      </w:r>
      <w:r>
        <w:rPr>
          <w:b/>
          <w:bCs/>
        </w:rPr>
        <w:t>Products</w:t>
      </w:r>
      <w:r>
        <w:t>.</w:t>
      </w:r>
    </w:p>
    <w:p w14:paraId="60D70428" w14:textId="77777777" w:rsidR="00520D9B" w:rsidRDefault="001627B5" w:rsidP="00ED3103">
      <w:pPr>
        <w:pStyle w:val="NormalWeb"/>
        <w:numPr>
          <w:ilvl w:val="0"/>
          <w:numId w:val="45"/>
        </w:numPr>
        <w:spacing w:line="480" w:lineRule="auto"/>
        <w:jc w:val="both"/>
      </w:pPr>
      <w:r>
        <w:t xml:space="preserve">A </w:t>
      </w:r>
      <w:r>
        <w:rPr>
          <w:b/>
          <w:bCs/>
        </w:rPr>
        <w:t>Product</w:t>
      </w:r>
      <w:r>
        <w:t xml:space="preserve"> </w:t>
      </w:r>
      <w:r>
        <w:rPr>
          <w:i/>
          <w:iCs/>
        </w:rPr>
        <w:t>belongs to</w:t>
      </w:r>
      <w:r>
        <w:t xml:space="preserve"> a </w:t>
      </w:r>
      <w:r>
        <w:rPr>
          <w:b/>
          <w:bCs/>
        </w:rPr>
        <w:t>Category</w:t>
      </w:r>
      <w:r>
        <w:t>.</w:t>
      </w:r>
    </w:p>
    <w:p w14:paraId="60D70429" w14:textId="77777777" w:rsidR="00520D9B" w:rsidRDefault="001627B5" w:rsidP="00ED3103">
      <w:pPr>
        <w:pStyle w:val="NormalWeb"/>
        <w:spacing w:line="480" w:lineRule="auto"/>
        <w:jc w:val="both"/>
      </w:pPr>
      <w:r>
        <w:rPr>
          <w:b/>
          <w:bCs/>
        </w:rPr>
        <w:lastRenderedPageBreak/>
        <w:t>4. Weak Entity:</w:t>
      </w:r>
      <w:r>
        <w:t xml:space="preserve"> A Weak Entity is an entity that does not have a primary key of its own. It cannot be uniquely identified by its own attributes alone and depends on the existence of another entity (known as the "Owner" or "Strong" entity).</w:t>
      </w:r>
    </w:p>
    <w:p w14:paraId="60D7042A" w14:textId="77777777" w:rsidR="00520D9B" w:rsidRDefault="001627B5" w:rsidP="00ED3103">
      <w:pPr>
        <w:pStyle w:val="NormalWeb"/>
        <w:numPr>
          <w:ilvl w:val="0"/>
          <w:numId w:val="46"/>
        </w:numPr>
        <w:spacing w:line="480" w:lineRule="auto"/>
        <w:jc w:val="both"/>
      </w:pPr>
      <w:r>
        <w:rPr>
          <w:b/>
          <w:bCs/>
        </w:rPr>
        <w:t>Symbol:</w:t>
      </w:r>
      <w:r>
        <w:t xml:space="preserve"> Represented by a double-bordered rectangle.</w:t>
      </w:r>
    </w:p>
    <w:p w14:paraId="60D7042B" w14:textId="77777777" w:rsidR="00520D9B" w:rsidRDefault="001627B5" w:rsidP="00ED3103">
      <w:pPr>
        <w:pStyle w:val="NormalWeb"/>
        <w:numPr>
          <w:ilvl w:val="0"/>
          <w:numId w:val="46"/>
        </w:numPr>
        <w:spacing w:line="480" w:lineRule="auto"/>
        <w:jc w:val="both"/>
      </w:pPr>
      <w:r>
        <w:rPr>
          <w:b/>
          <w:bCs/>
        </w:rPr>
        <w:t>Example in LuxAura Watch Store:</w:t>
      </w:r>
      <w:r>
        <w:t xml:space="preserve"> The </w:t>
      </w:r>
      <w:r>
        <w:rPr>
          <w:b/>
          <w:bCs/>
        </w:rPr>
        <w:t>Order Details</w:t>
      </w:r>
      <w:r>
        <w:t xml:space="preserve"> (or Order Items) entity is a weak entity. It cannot exist without a corresponding </w:t>
      </w:r>
      <w:r>
        <w:rPr>
          <w:b/>
          <w:bCs/>
        </w:rPr>
        <w:t>Order</w:t>
      </w:r>
      <w:r>
        <w:t>. If an order is deleted, the specific details (like "2 units of Casio G-Shock") associated with that order are also removed.</w:t>
      </w:r>
    </w:p>
    <w:p w14:paraId="60D7042C" w14:textId="77777777" w:rsidR="00520D9B" w:rsidRDefault="001627B5" w:rsidP="00ED3103">
      <w:pPr>
        <w:pStyle w:val="NormalWeb"/>
        <w:spacing w:line="480" w:lineRule="auto"/>
        <w:jc w:val="both"/>
      </w:pPr>
      <w:r>
        <w:rPr>
          <w:b/>
          <w:bCs/>
        </w:rPr>
        <w:t>5. Attributes:</w:t>
      </w:r>
      <w:r>
        <w:t xml:space="preserve"> An attribute is a property or characteristic of an entity. It describes the data we want to store for each entity.</w:t>
      </w:r>
    </w:p>
    <w:p w14:paraId="60D7042D" w14:textId="77777777" w:rsidR="00520D9B" w:rsidRDefault="001627B5" w:rsidP="00ED3103">
      <w:pPr>
        <w:pStyle w:val="NormalWeb"/>
        <w:numPr>
          <w:ilvl w:val="0"/>
          <w:numId w:val="47"/>
        </w:numPr>
        <w:spacing w:line="480" w:lineRule="auto"/>
        <w:jc w:val="both"/>
      </w:pPr>
      <w:r>
        <w:rPr>
          <w:b/>
          <w:bCs/>
        </w:rPr>
        <w:t>Symbol:</w:t>
      </w:r>
      <w:r>
        <w:t xml:space="preserve"> Represented by an oval or ellipse.</w:t>
      </w:r>
    </w:p>
    <w:p w14:paraId="60D7042E" w14:textId="77777777" w:rsidR="00520D9B" w:rsidRDefault="001627B5" w:rsidP="00ED3103">
      <w:pPr>
        <w:pStyle w:val="NormalWeb"/>
        <w:numPr>
          <w:ilvl w:val="0"/>
          <w:numId w:val="47"/>
        </w:numPr>
        <w:spacing w:line="480" w:lineRule="auto"/>
        <w:jc w:val="both"/>
      </w:pPr>
      <w:r>
        <w:rPr>
          <w:b/>
          <w:bCs/>
        </w:rPr>
        <w:t>Example in LuxAura Watch Store:</w:t>
      </w:r>
    </w:p>
    <w:p w14:paraId="60D7042F" w14:textId="77777777" w:rsidR="00520D9B" w:rsidRDefault="001627B5" w:rsidP="00ED3103">
      <w:pPr>
        <w:pStyle w:val="NormalWeb"/>
        <w:numPr>
          <w:ilvl w:val="1"/>
          <w:numId w:val="47"/>
        </w:numPr>
        <w:spacing w:line="480" w:lineRule="auto"/>
        <w:jc w:val="both"/>
      </w:pPr>
      <w:r>
        <w:t xml:space="preserve">For the </w:t>
      </w:r>
      <w:r>
        <w:rPr>
          <w:b/>
          <w:bCs/>
        </w:rPr>
        <w:t>Product (Watch)</w:t>
      </w:r>
      <w:r>
        <w:t xml:space="preserve"> entity, attributes include: </w:t>
      </w:r>
      <w:r>
        <w:rPr>
          <w:rStyle w:val="HTMLCode"/>
        </w:rPr>
        <w:t>Watch_ID</w:t>
      </w:r>
      <w:r>
        <w:t xml:space="preserve">, </w:t>
      </w:r>
      <w:r>
        <w:rPr>
          <w:rStyle w:val="HTMLCode"/>
        </w:rPr>
        <w:t>Brand_Name</w:t>
      </w:r>
      <w:r>
        <w:t xml:space="preserve">, </w:t>
      </w:r>
      <w:r>
        <w:rPr>
          <w:rStyle w:val="HTMLCode"/>
        </w:rPr>
        <w:t>Price</w:t>
      </w:r>
      <w:r>
        <w:t xml:space="preserve">, </w:t>
      </w:r>
      <w:r>
        <w:rPr>
          <w:rStyle w:val="HTMLCode"/>
        </w:rPr>
        <w:t>Dial_Color</w:t>
      </w:r>
      <w:r>
        <w:t xml:space="preserve">, and </w:t>
      </w:r>
      <w:r>
        <w:rPr>
          <w:rStyle w:val="HTMLCode"/>
        </w:rPr>
        <w:t>Strap_Material</w:t>
      </w:r>
      <w:r>
        <w:t>.</w:t>
      </w:r>
    </w:p>
    <w:p w14:paraId="60D70430" w14:textId="77777777" w:rsidR="00520D9B" w:rsidRDefault="001627B5" w:rsidP="00ED3103">
      <w:pPr>
        <w:pStyle w:val="NormalWeb"/>
        <w:numPr>
          <w:ilvl w:val="1"/>
          <w:numId w:val="47"/>
        </w:numPr>
        <w:spacing w:line="480" w:lineRule="auto"/>
        <w:jc w:val="both"/>
      </w:pPr>
      <w:r>
        <w:t xml:space="preserve">For the </w:t>
      </w:r>
      <w:r>
        <w:rPr>
          <w:b/>
          <w:bCs/>
        </w:rPr>
        <w:t>User</w:t>
      </w:r>
      <w:r>
        <w:t xml:space="preserve"> entity, attributes include: </w:t>
      </w:r>
      <w:r>
        <w:rPr>
          <w:rStyle w:val="HTMLCode"/>
        </w:rPr>
        <w:t>User_ID</w:t>
      </w:r>
      <w:r>
        <w:t xml:space="preserve">, </w:t>
      </w:r>
      <w:r>
        <w:rPr>
          <w:rStyle w:val="HTMLCode"/>
        </w:rPr>
        <w:t>Email</w:t>
      </w:r>
      <w:r>
        <w:t xml:space="preserve">, </w:t>
      </w:r>
      <w:r>
        <w:rPr>
          <w:rStyle w:val="HTMLCode"/>
        </w:rPr>
        <w:t>Phone_Number</w:t>
      </w:r>
      <w:r>
        <w:t xml:space="preserve">, and </w:t>
      </w:r>
      <w:r>
        <w:rPr>
          <w:rStyle w:val="HTMLCode"/>
        </w:rPr>
        <w:t>Shipping_Address</w:t>
      </w:r>
      <w:r>
        <w:t>.</w:t>
      </w:r>
    </w:p>
    <w:p w14:paraId="60D70431" w14:textId="77777777" w:rsidR="00520D9B" w:rsidRDefault="001627B5" w:rsidP="00ED3103">
      <w:pPr>
        <w:pStyle w:val="NormalWeb"/>
        <w:spacing w:line="480" w:lineRule="auto"/>
        <w:jc w:val="both"/>
      </w:pPr>
      <w:r>
        <w:rPr>
          <w:b/>
          <w:bCs/>
        </w:rPr>
        <w:t>Types of Attributes:</w:t>
      </w:r>
    </w:p>
    <w:p w14:paraId="60D70432" w14:textId="77777777" w:rsidR="00520D9B" w:rsidRDefault="001627B5" w:rsidP="00ED3103">
      <w:pPr>
        <w:pStyle w:val="NormalWeb"/>
        <w:numPr>
          <w:ilvl w:val="0"/>
          <w:numId w:val="48"/>
        </w:numPr>
        <w:spacing w:line="480" w:lineRule="auto"/>
        <w:jc w:val="both"/>
      </w:pPr>
      <w:r>
        <w:rPr>
          <w:b/>
          <w:bCs/>
        </w:rPr>
        <w:t>Key Attribute:</w:t>
      </w:r>
      <w:r>
        <w:t xml:space="preserve"> An attribute that uniquely identifies an entity (e.g., </w:t>
      </w:r>
      <w:r>
        <w:rPr>
          <w:rStyle w:val="HTMLCode"/>
        </w:rPr>
        <w:t>Order_ID</w:t>
      </w:r>
      <w:r>
        <w:t>).</w:t>
      </w:r>
    </w:p>
    <w:p w14:paraId="60D70433" w14:textId="77777777" w:rsidR="00520D9B" w:rsidRDefault="001627B5" w:rsidP="00ED3103">
      <w:pPr>
        <w:pStyle w:val="NormalWeb"/>
        <w:numPr>
          <w:ilvl w:val="0"/>
          <w:numId w:val="48"/>
        </w:numPr>
        <w:spacing w:line="480" w:lineRule="auto"/>
        <w:jc w:val="both"/>
      </w:pPr>
      <w:r>
        <w:rPr>
          <w:b/>
          <w:bCs/>
        </w:rPr>
        <w:t>Composite Attribute:</w:t>
      </w:r>
      <w:r>
        <w:t xml:space="preserve"> An attribute that can be divided into sub-parts (e.g., </w:t>
      </w:r>
      <w:r>
        <w:rPr>
          <w:rStyle w:val="HTMLCode"/>
        </w:rPr>
        <w:t>Address</w:t>
      </w:r>
      <w:r>
        <w:t xml:space="preserve"> can be divided into </w:t>
      </w:r>
      <w:r>
        <w:rPr>
          <w:rStyle w:val="HTMLCode"/>
        </w:rPr>
        <w:t>City</w:t>
      </w:r>
      <w:r>
        <w:t xml:space="preserve">, </w:t>
      </w:r>
      <w:r>
        <w:rPr>
          <w:rStyle w:val="HTMLCode"/>
        </w:rPr>
        <w:t>State</w:t>
      </w:r>
      <w:r>
        <w:t xml:space="preserve">, </w:t>
      </w:r>
      <w:r>
        <w:rPr>
          <w:rStyle w:val="HTMLCode"/>
        </w:rPr>
        <w:t>Zip Code</w:t>
      </w:r>
      <w:r>
        <w:t>).</w:t>
      </w:r>
    </w:p>
    <w:p w14:paraId="60D70435" w14:textId="62DA58D9" w:rsidR="00520D9B" w:rsidRPr="000924CB" w:rsidRDefault="001627B5" w:rsidP="00ED3103">
      <w:pPr>
        <w:pStyle w:val="NormalWeb"/>
        <w:numPr>
          <w:ilvl w:val="0"/>
          <w:numId w:val="48"/>
        </w:numPr>
        <w:spacing w:line="480" w:lineRule="auto"/>
        <w:jc w:val="both"/>
      </w:pPr>
      <w:r>
        <w:rPr>
          <w:b/>
          <w:bCs/>
        </w:rPr>
        <w:t>Derived Attribute:</w:t>
      </w:r>
      <w:r>
        <w:t xml:space="preserve"> An attribute whose value is derived from other attributes (e.g., </w:t>
      </w:r>
      <w:r>
        <w:rPr>
          <w:rStyle w:val="HTMLCode"/>
        </w:rPr>
        <w:t>Total_Order_Value</w:t>
      </w:r>
      <w:r>
        <w:t xml:space="preserve"> is calculated from </w:t>
      </w:r>
      <w:r>
        <w:rPr>
          <w:rStyle w:val="HTMLCode"/>
        </w:rPr>
        <w:t>Price</w:t>
      </w:r>
      <w:r>
        <w:t xml:space="preserve"> × </w:t>
      </w:r>
      <w:r>
        <w:rPr>
          <w:rStyle w:val="HTMLCode"/>
        </w:rPr>
        <w:t>Quantity</w:t>
      </w:r>
      <w:r>
        <w:t>).</w:t>
      </w:r>
      <w:bookmarkStart w:id="50" w:name="_GoBack"/>
      <w:bookmarkEnd w:id="50"/>
      <w:r>
        <w:br w:type="page"/>
      </w:r>
    </w:p>
    <w:p w14:paraId="60D70436" w14:textId="39529018" w:rsidR="00520D9B" w:rsidRDefault="00520D9B" w:rsidP="00ED3103">
      <w:pPr>
        <w:jc w:val="both"/>
        <w:rPr>
          <w:rFonts w:ascii="Times New Roman" w:eastAsia="Times New Roman" w:hAnsi="Times New Roman" w:cs="Times New Roman"/>
          <w:sz w:val="24"/>
          <w:szCs w:val="24"/>
          <w:lang w:eastAsia="en-IN"/>
        </w:rPr>
      </w:pPr>
    </w:p>
    <w:p w14:paraId="60D70437" w14:textId="48DE9F59" w:rsidR="00520D9B" w:rsidRDefault="001627B5" w:rsidP="00ED3103">
      <w:pPr>
        <w:pStyle w:val="ListParagraph"/>
        <w:ind w:left="786" w:firstLine="654"/>
        <w:jc w:val="both"/>
        <w:rPr>
          <w:rFonts w:ascii="Times New Roman" w:eastAsia="Times New Roman" w:hAnsi="Times New Roman" w:cs="Times New Roman"/>
          <w:b/>
          <w:bCs/>
          <w:color w:val="000000"/>
          <w:spacing w:val="-2"/>
          <w:sz w:val="32"/>
          <w:szCs w:val="32"/>
          <w:u w:val="single" w:color="000000"/>
        </w:rPr>
      </w:pPr>
      <w:r>
        <w:rPr>
          <w:rFonts w:ascii="Times New Roman" w:eastAsia="Times New Roman" w:hAnsi="Times New Roman" w:cs="Times New Roman"/>
          <w:b/>
          <w:bCs/>
          <w:color w:val="000000"/>
          <w:spacing w:val="-2"/>
          <w:sz w:val="32"/>
          <w:szCs w:val="32"/>
          <w:u w:val="single" w:color="000000"/>
        </w:rPr>
        <w:t xml:space="preserve">ENITTY RELATIONSHIP DIAGRAM: </w:t>
      </w:r>
    </w:p>
    <w:p w14:paraId="60D70438" w14:textId="244D3057" w:rsidR="00520D9B" w:rsidRDefault="00513AC1" w:rsidP="00ED3103">
      <w:pPr>
        <w:pStyle w:val="ListParagraph"/>
        <w:ind w:left="786" w:firstLine="654"/>
        <w:jc w:val="both"/>
        <w:rPr>
          <w:rFonts w:ascii="Times New Roman" w:eastAsia="Times New Roman" w:hAnsi="Times New Roman" w:cs="Times New Roman"/>
          <w:b/>
          <w:bCs/>
          <w:color w:val="000000"/>
          <w:spacing w:val="-2"/>
          <w:sz w:val="32"/>
          <w:szCs w:val="32"/>
          <w:u w:val="single" w:color="000000"/>
        </w:rPr>
      </w:pPr>
      <w:r>
        <w:rPr>
          <w:noProof/>
          <w:lang w:eastAsia="en-IN"/>
        </w:rPr>
        <w:drawing>
          <wp:anchor distT="0" distB="0" distL="114300" distR="114300" simplePos="0" relativeHeight="251939840" behindDoc="0" locked="0" layoutInCell="1" allowOverlap="1" wp14:anchorId="60D70CAA" wp14:editId="2EFB693F">
            <wp:simplePos x="0" y="0"/>
            <wp:positionH relativeFrom="column">
              <wp:posOffset>-370840</wp:posOffset>
            </wp:positionH>
            <wp:positionV relativeFrom="page">
              <wp:posOffset>1962785</wp:posOffset>
            </wp:positionV>
            <wp:extent cx="6103620" cy="6429375"/>
            <wp:effectExtent l="19050" t="19050" r="11430" b="28575"/>
            <wp:wrapTopAndBottom/>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25">
                      <a:extLst>
                        <a:ext uri="{28A0092B-C50C-407E-A947-70E740481C1C}">
                          <a14:useLocalDpi xmlns:a14="http://schemas.microsoft.com/office/drawing/2010/main" val="0"/>
                        </a:ext>
                      </a:extLst>
                    </a:blip>
                    <a:srcRect l="14415" r="11114"/>
                    <a:stretch>
                      <a:fillRect/>
                    </a:stretch>
                  </pic:blipFill>
                  <pic:spPr>
                    <a:xfrm>
                      <a:off x="0" y="0"/>
                      <a:ext cx="6103620" cy="6429375"/>
                    </a:xfrm>
                    <a:prstGeom prst="rect">
                      <a:avLst/>
                    </a:prstGeom>
                    <a:ln w="12700">
                      <a:solidFill>
                        <a:schemeClr val="tx1"/>
                      </a:solidFill>
                    </a:ln>
                  </pic:spPr>
                </pic:pic>
              </a:graphicData>
            </a:graphic>
          </wp:anchor>
        </w:drawing>
      </w:r>
    </w:p>
    <w:p w14:paraId="60D70439" w14:textId="3DBD5AB2" w:rsidR="00520D9B" w:rsidRDefault="00520D9B" w:rsidP="00ED3103">
      <w:pPr>
        <w:pStyle w:val="ListParagraph"/>
        <w:ind w:left="786" w:firstLine="654"/>
        <w:jc w:val="both"/>
      </w:pPr>
    </w:p>
    <w:p w14:paraId="60D7043A" w14:textId="77777777" w:rsidR="00520D9B" w:rsidRDefault="00520D9B" w:rsidP="00ED3103">
      <w:pPr>
        <w:pStyle w:val="NormalWeb"/>
        <w:spacing w:line="480" w:lineRule="auto"/>
        <w:jc w:val="both"/>
      </w:pPr>
    </w:p>
    <w:p w14:paraId="60D7043B" w14:textId="77777777" w:rsidR="00520D9B" w:rsidRDefault="001627B5" w:rsidP="00ED3103">
      <w:pPr>
        <w:pStyle w:val="ListParagraph"/>
        <w:numPr>
          <w:ilvl w:val="1"/>
          <w:numId w:val="3"/>
        </w:numPr>
        <w:jc w:val="both"/>
        <w:rPr>
          <w:del w:id="51" w:author="CHETAN SONI" w:date="2026-02-16T23:12:00Z"/>
        </w:rPr>
      </w:pPr>
      <w:ins w:id="52" w:author="CHETAN SONI" w:date="2026-02-16T23:11:00Z">
        <w:r>
          <w:br w:type="page"/>
        </w:r>
      </w:ins>
    </w:p>
    <w:p w14:paraId="60D7043C" w14:textId="77777777" w:rsidR="00520D9B" w:rsidRDefault="00520D9B" w:rsidP="00ED3103">
      <w:pPr>
        <w:pStyle w:val="ListParagraph"/>
        <w:numPr>
          <w:ilvl w:val="1"/>
          <w:numId w:val="3"/>
        </w:numPr>
        <w:jc w:val="both"/>
        <w:rPr>
          <w:del w:id="53" w:author="CHETAN SONI" w:date="2026-02-16T23:12:00Z"/>
        </w:rPr>
      </w:pPr>
    </w:p>
    <w:p w14:paraId="60D7043D" w14:textId="77777777" w:rsidR="00520D9B" w:rsidRDefault="00520D9B" w:rsidP="00ED3103">
      <w:pPr>
        <w:pStyle w:val="ListParagraph"/>
        <w:numPr>
          <w:ilvl w:val="1"/>
          <w:numId w:val="3"/>
        </w:numPr>
        <w:jc w:val="both"/>
        <w:rPr>
          <w:del w:id="54" w:author="CHETAN SONI" w:date="2026-02-16T23:12:00Z"/>
        </w:rPr>
      </w:pPr>
    </w:p>
    <w:p w14:paraId="60D7043E" w14:textId="77777777" w:rsidR="00520D9B" w:rsidRDefault="001627B5" w:rsidP="00ED3103">
      <w:pPr>
        <w:pStyle w:val="ListParagraph"/>
        <w:numPr>
          <w:ilvl w:val="1"/>
          <w:numId w:val="3"/>
        </w:numPr>
        <w:jc w:val="both"/>
        <w:rPr>
          <w:rFonts w:ascii="Times New Roman" w:eastAsia="Times New Roman" w:hAnsi="Times New Roman" w:cs="Times New Roman"/>
          <w:b/>
          <w:bCs/>
          <w:color w:val="000000"/>
          <w:spacing w:val="-48"/>
          <w:sz w:val="32"/>
          <w:szCs w:val="32"/>
          <w:u w:val="single" w:color="000000"/>
        </w:rPr>
      </w:pPr>
      <w:r>
        <w:rPr>
          <w:rFonts w:ascii="Times New Roman" w:eastAsia="Times New Roman" w:hAnsi="Times New Roman" w:cs="Times New Roman"/>
          <w:b/>
          <w:bCs/>
          <w:color w:val="000000"/>
          <w:spacing w:val="-2"/>
          <w:sz w:val="32"/>
          <w:szCs w:val="32"/>
          <w:u w:val="single" w:color="000000"/>
        </w:rPr>
        <w:t>INPUT FORMS, PAGES AND CODING</w:t>
      </w:r>
    </w:p>
    <w:p w14:paraId="60D7043F" w14:textId="77777777" w:rsidR="00520D9B" w:rsidRDefault="001627B5" w:rsidP="00ED3103">
      <w:pPr>
        <w:spacing w:before="319" w:line="480" w:lineRule="auto"/>
        <w:ind w:left="720" w:firstLine="1"/>
        <w:jc w:val="both"/>
        <w:rPr>
          <w:rFonts w:ascii="Times New Roman" w:eastAsia="Times New Roman" w:hAnsi="Times New Roman" w:cs="Times New Roman"/>
          <w:b/>
          <w:bCs/>
          <w:color w:val="000000"/>
          <w:spacing w:val="-5"/>
          <w:sz w:val="32"/>
          <w:szCs w:val="32"/>
          <w:u w:val="single" w:color="000000"/>
        </w:rPr>
      </w:pPr>
      <w:r>
        <w:rPr>
          <w:rFonts w:ascii="Times New Roman" w:eastAsia="Times New Roman" w:hAnsi="Times New Roman" w:cs="Times New Roman"/>
          <w:b/>
          <w:bCs/>
          <w:color w:val="000000"/>
          <w:spacing w:val="-1"/>
          <w:sz w:val="32"/>
          <w:szCs w:val="32"/>
          <w:u w:val="single" w:color="000000"/>
        </w:rPr>
        <w:t>Home Page:</w:t>
      </w:r>
    </w:p>
    <w:p w14:paraId="60D70440" w14:textId="47BF74F0" w:rsidR="00520D9B" w:rsidRDefault="00D66600" w:rsidP="00ED3103">
      <w:pPr>
        <w:pStyle w:val="NormalWeb"/>
        <w:spacing w:line="480" w:lineRule="auto"/>
        <w:jc w:val="both"/>
      </w:pPr>
      <w:r>
        <w:rPr>
          <w:noProof/>
        </w:rPr>
        <w:drawing>
          <wp:inline distT="0" distB="0" distL="114300" distR="114300" wp14:anchorId="16F60058" wp14:editId="41B7212A">
            <wp:extent cx="5985212" cy="431650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6"/>
                    <a:stretch>
                      <a:fillRect/>
                    </a:stretch>
                  </pic:blipFill>
                  <pic:spPr>
                    <a:xfrm>
                      <a:off x="0" y="0"/>
                      <a:ext cx="6007639" cy="4332681"/>
                    </a:xfrm>
                    <a:prstGeom prst="rect">
                      <a:avLst/>
                    </a:prstGeom>
                    <a:noFill/>
                    <a:ln>
                      <a:noFill/>
                    </a:ln>
                  </pic:spPr>
                </pic:pic>
              </a:graphicData>
            </a:graphic>
          </wp:inline>
        </w:drawing>
      </w:r>
    </w:p>
    <w:p w14:paraId="60D70441" w14:textId="77777777" w:rsidR="00520D9B" w:rsidRDefault="001627B5" w:rsidP="00ED3103">
      <w:pPr>
        <w:pStyle w:val="NormalWeb"/>
        <w:spacing w:line="480" w:lineRule="auto"/>
        <w:jc w:val="both"/>
      </w:pPr>
      <w:r>
        <w:t xml:space="preserve">Code: </w:t>
      </w:r>
    </w:p>
    <w:p w14:paraId="60D7044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w:t>
      </w:r>
    </w:p>
    <w:p w14:paraId="60D7044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include "partials/conn.php";</w:t>
      </w:r>
    </w:p>
    <w:p w14:paraId="60D7044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44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&lt;!DOCTYPE html&gt;</w:t>
      </w:r>
    </w:p>
    <w:p w14:paraId="60D7044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 lang="en"&gt;</w:t>
      </w:r>
    </w:p>
    <w:p w14:paraId="60D7044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44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&lt;meta charset="UTF-8" /&gt;</w:t>
      </w:r>
    </w:p>
    <w:p w14:paraId="60D7044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&lt;meta-name="viewport" content="width=device-width, initial-scale=1.0" /&gt;</w:t>
      </w:r>
    </w:p>
    <w:p w14:paraId="60D7044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&lt;title&gt;Watch Store&lt;/title&gt;</w:t>
      </w:r>
    </w:p>
    <w:p w14:paraId="60D7044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&lt;link rel="stylesheet" href="style.css"&gt;</w:t>
      </w:r>
    </w:p>
    <w:p w14:paraId="60D7044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44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44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w:t>
      </w:r>
    </w:p>
    <w:p w14:paraId="60D7044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include "nav.php";</w:t>
      </w:r>
    </w:p>
    <w:p w14:paraId="60D7045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?&gt;</w:t>
      </w:r>
    </w:p>
    <w:p w14:paraId="60D7045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w:t>
      </w:r>
    </w:p>
    <w:p w14:paraId="60D7045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$sql = "SELECT * FROM watches";</w:t>
      </w:r>
    </w:p>
    <w:p w14:paraId="60D7045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$result = $conn-&gt;query($sql);</w:t>
      </w:r>
    </w:p>
    <w:p w14:paraId="60D7045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?&gt;</w:t>
      </w:r>
    </w:p>
    <w:p w14:paraId="60D7045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WATCH GRID --&gt;</w:t>
      </w:r>
    </w:p>
    <w:p w14:paraId="60D7045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class="watch-container"&gt;</w:t>
      </w:r>
    </w:p>
    <w:p w14:paraId="60D7045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while ($row = $result-&gt;fetch_assoc()) { ?&gt;</w:t>
      </w:r>
    </w:p>
    <w:p w14:paraId="60D7045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class="watch-card"&gt;</w:t>
      </w:r>
    </w:p>
    <w:p w14:paraId="60D7045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&lt;a href="add_to_wishlist.php?id=&lt;?= $row['id'] ?&gt;"&gt;</w:t>
      </w:r>
    </w:p>
    <w:p w14:paraId="60D7045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&lt;button class="heart-btn"&gt;♥&lt;/button&gt;</w:t>
      </w:r>
    </w:p>
    <w:p w14:paraId="60D7045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&lt;/a&gt;</w:t>
      </w:r>
    </w:p>
    <w:p w14:paraId="60D7045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&lt;img src="img/&lt;?= $row['image'] ?&gt;" alt="&lt;?= $row['title'] ?&gt;"&gt;</w:t>
      </w:r>
    </w:p>
    <w:p w14:paraId="60D7045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class="watch-title"&gt;&lt;?= $row['title'] ?&gt;&lt;/div&gt;</w:t>
      </w:r>
    </w:p>
    <w:p w14:paraId="60D7045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class="watch-price"&gt;₹&lt;?= number_format($row['price']) ?&gt;&lt;/div&gt;</w:t>
      </w:r>
    </w:p>
    <w:p w14:paraId="60D7045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if ($row['quantity'] &lt; 1) { ?&gt;</w:t>
      </w:r>
    </w:p>
    <w:p w14:paraId="60D7046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OUT OF STOCK --&gt;</w:t>
      </w:r>
    </w:p>
    <w:p w14:paraId="60D7046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class="out-of-stock"&gt;Out of Stock&lt;/div&gt;</w:t>
      </w:r>
    </w:p>
    <w:p w14:paraId="60D7046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&lt;a href="watch.php?id=&lt;?= $row['id'] ?&gt;" class="btn"&gt;View Details&lt;/a&gt;</w:t>
      </w:r>
    </w:p>
    <w:p w14:paraId="60D7046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&lt;button class="btn disabled" disabled&gt;Add to Cart&lt;/button&gt;</w:t>
      </w:r>
    </w:p>
    <w:p w14:paraId="60D7046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 else { ?&gt;</w:t>
      </w:r>
    </w:p>
    <w:p w14:paraId="60D7046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IN STOCK --&gt;</w:t>
      </w:r>
    </w:p>
    <w:p w14:paraId="60D7046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&lt;a href="watch.php?id=&lt;?= $row['id'] ?&gt;" class="btn"&gt;View Details&lt;/a&gt;</w:t>
      </w:r>
    </w:p>
    <w:p w14:paraId="60D7046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&lt;a href="add_to_cart.php?id=&lt;?= $row['id'] ?&gt;" class="btn"&gt;Add to Cart Now&lt;/a&gt;</w:t>
      </w:r>
    </w:p>
    <w:p w14:paraId="60D7046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 ?&gt;</w:t>
      </w:r>
    </w:p>
    <w:p w14:paraId="60D7046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46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 } ?&gt;</w:t>
      </w:r>
    </w:p>
    <w:p w14:paraId="60D7046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46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FOOTER --&gt;</w:t>
      </w:r>
    </w:p>
    <w:p w14:paraId="60D7046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&lt;footer&gt;</w:t>
      </w:r>
    </w:p>
    <w:p w14:paraId="60D7046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2025 WatchStore. All rights reserved.</w:t>
      </w:r>
    </w:p>
    <w:p w14:paraId="60D7046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&lt;/footer&gt;</w:t>
      </w:r>
    </w:p>
    <w:p w14:paraId="60D7047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47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&lt;/html&gt;</w:t>
      </w:r>
    </w:p>
    <w:p w14:paraId="60D70472" w14:textId="77777777" w:rsidR="00520D9B" w:rsidRDefault="001627B5" w:rsidP="00ED3103">
      <w:pPr>
        <w:jc w:val="both"/>
        <w:rPr>
          <w:rFonts w:ascii="Times New Roman" w:eastAsia="Times New Roman" w:hAnsi="Times New Roman" w:cs="Times New Roman"/>
          <w:sz w:val="24"/>
          <w:szCs w:val="24"/>
          <w:lang w:eastAsia="en-IN"/>
        </w:rPr>
      </w:pPr>
      <w:r>
        <w:br w:type="page"/>
      </w:r>
    </w:p>
    <w:p w14:paraId="60D70473" w14:textId="77777777" w:rsidR="00520D9B" w:rsidRDefault="001627B5" w:rsidP="00ED3103">
      <w:pPr>
        <w:spacing w:before="319" w:line="480" w:lineRule="auto"/>
        <w:ind w:left="720" w:firstLine="1"/>
        <w:jc w:val="both"/>
        <w:rPr>
          <w:rFonts w:ascii="Times New Roman" w:eastAsia="Times New Roman" w:hAnsi="Times New Roman" w:cs="Times New Roman"/>
          <w:b/>
          <w:bCs/>
          <w:color w:val="000000"/>
          <w:spacing w:val="-12"/>
          <w:sz w:val="32"/>
          <w:szCs w:val="32"/>
          <w:u w:val="single" w:color="000000"/>
        </w:rPr>
      </w:pPr>
      <w:r>
        <w:rPr>
          <w:rFonts w:ascii="Times New Roman" w:eastAsia="Times New Roman" w:hAnsi="Times New Roman" w:cs="Times New Roman"/>
          <w:b/>
          <w:bCs/>
          <w:color w:val="000000"/>
          <w:spacing w:val="-1"/>
          <w:sz w:val="32"/>
          <w:szCs w:val="32"/>
          <w:u w:val="single" w:color="000000"/>
        </w:rPr>
        <w:lastRenderedPageBreak/>
        <w:t>Register Form:</w:t>
      </w:r>
    </w:p>
    <w:p w14:paraId="60D70474" w14:textId="77777777" w:rsidR="00520D9B" w:rsidRDefault="001627B5" w:rsidP="00ED3103">
      <w:pPr>
        <w:spacing w:after="0" w:line="480" w:lineRule="auto"/>
        <w:ind w:right="598"/>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IN"/>
        </w:rPr>
        <w:drawing>
          <wp:inline distT="0" distB="0" distL="0" distR="0" wp14:anchorId="60D70CAE" wp14:editId="60D70CAF">
            <wp:extent cx="5731510" cy="6578600"/>
            <wp:effectExtent l="19050" t="19050" r="21590"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731510" cy="6578600"/>
                    </a:xfrm>
                    <a:prstGeom prst="rect">
                      <a:avLst/>
                    </a:prstGeom>
                    <a:ln w="12700">
                      <a:solidFill>
                        <a:schemeClr val="tx1"/>
                      </a:solidFill>
                    </a:ln>
                  </pic:spPr>
                </pic:pic>
              </a:graphicData>
            </a:graphic>
          </wp:inline>
        </w:drawing>
      </w:r>
    </w:p>
    <w:p w14:paraId="60D70475" w14:textId="77777777" w:rsidR="00520D9B" w:rsidRDefault="00520D9B" w:rsidP="00ED3103">
      <w:pPr>
        <w:spacing w:after="0" w:line="480" w:lineRule="auto"/>
        <w:ind w:right="598"/>
        <w:jc w:val="both"/>
        <w:rPr>
          <w:rFonts w:ascii="Times New Roman" w:eastAsia="Times New Roman" w:hAnsi="Times New Roman" w:cs="Times New Roman"/>
          <w:color w:val="000000"/>
          <w:sz w:val="24"/>
          <w:szCs w:val="24"/>
        </w:rPr>
      </w:pPr>
    </w:p>
    <w:p w14:paraId="60D7047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z w:val="24"/>
          <w:szCs w:val="24"/>
        </w:rPr>
        <w:t xml:space="preserve">Code: </w:t>
      </w:r>
    </w:p>
    <w:p w14:paraId="60D7047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w:t>
      </w:r>
    </w:p>
    <w:p w14:paraId="60D7047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include "partials/conn.php";  //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Separate connection file included</w:t>
      </w:r>
    </w:p>
    <w:p w14:paraId="60D7047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7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$message = "";</w:t>
      </w:r>
    </w:p>
    <w:p w14:paraId="60D7047B"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7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if ($_SERVER["REQUEST_METHOD"] == "POST") {</w:t>
      </w:r>
    </w:p>
    <w:p w14:paraId="60D7047D"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7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$name     = trim($_POST['full_name']);</w:t>
      </w:r>
    </w:p>
    <w:p w14:paraId="60D7047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$email    = trim($_POST['email']);</w:t>
      </w:r>
    </w:p>
    <w:p w14:paraId="60D7048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$password = $_POST['password'];</w:t>
      </w:r>
    </w:p>
    <w:p w14:paraId="60D7048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$confirm  = $_POST['confirm_password'];</w:t>
      </w:r>
    </w:p>
    <w:p w14:paraId="60D7048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$phone    = trim($_POST['phone']);</w:t>
      </w:r>
    </w:p>
    <w:p w14:paraId="60D70483"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8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1. Basic Validation</w:t>
      </w:r>
    </w:p>
    <w:p w14:paraId="60D7048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(empty($name) || empty($email) || empty($password) || empty($confirm)) {</w:t>
      </w:r>
    </w:p>
    <w:p w14:paraId="60D7048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$message =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All required fields must be filled!";</w:t>
      </w:r>
    </w:p>
    <w:p w14:paraId="60D7048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48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2. Validate Email</w:t>
      </w:r>
    </w:p>
    <w:p w14:paraId="60D7048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elseif (!filter_var($email, FILTER_VALIDATE_EMAIL)) {</w:t>
      </w:r>
    </w:p>
    <w:p w14:paraId="60D7048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$message =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Invalid email format!";</w:t>
      </w:r>
    </w:p>
    <w:p w14:paraId="60D7048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48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3. Password Match</w:t>
      </w:r>
    </w:p>
    <w:p w14:paraId="60D7048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elseif ($password !== $confirm) {</w:t>
      </w:r>
    </w:p>
    <w:p w14:paraId="60D7048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$message =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Password and Confirm Password do not match!";</w:t>
      </w:r>
    </w:p>
    <w:p w14:paraId="60D7048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49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4. Password Strength (at least 8 characters, one uppercase, one number)</w:t>
      </w:r>
    </w:p>
    <w:p w14:paraId="60D7049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elseif (!preg_match('/^(?=.*[A-Z])(?=.*\d).{8,}$/', $password)) {</w:t>
      </w:r>
    </w:p>
    <w:p w14:paraId="60D7049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$message =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Password must be at least 8 characters, include one uppercase letter and one number!";</w:t>
      </w:r>
    </w:p>
    <w:p w14:paraId="60D7049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49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5. Optional: Validate Phone</w:t>
      </w:r>
    </w:p>
    <w:p w14:paraId="60D7049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elseif (!empty($phone) &amp;&amp; !preg_match('/^\+?[0-9]{7,15}$/', $phone)) {</w:t>
      </w:r>
    </w:p>
    <w:p w14:paraId="60D7049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$message =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Invalid phone number!";</w:t>
      </w:r>
    </w:p>
    <w:p w14:paraId="60D7049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49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else {</w:t>
      </w:r>
    </w:p>
    <w:p w14:paraId="60D7049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6. Check Email Exists</w:t>
      </w:r>
    </w:p>
    <w:p w14:paraId="60D7049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$check = $conn-&gt;prepare("SELECT id FROM user WHERE email = ?");</w:t>
      </w:r>
    </w:p>
    <w:p w14:paraId="60D7049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$check-&gt;bind_param("s", $email);</w:t>
      </w:r>
    </w:p>
    <w:p w14:paraId="60D7049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$check-&gt;execute();</w:t>
      </w:r>
    </w:p>
    <w:p w14:paraId="60D7049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$check-&gt;store_result();</w:t>
      </w:r>
    </w:p>
    <w:p w14:paraId="60D7049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9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($check-&gt;num_rows &gt; 0) {</w:t>
      </w:r>
    </w:p>
    <w:p w14:paraId="60D704A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$message =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Email is already registered!";</w:t>
      </w:r>
    </w:p>
    <w:p w14:paraId="60D704A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w:t>
      </w:r>
    </w:p>
    <w:p w14:paraId="60D704A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7. Insert</w:t>
      </w:r>
    </w:p>
    <w:p w14:paraId="60D704A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$hashed_pass = password_hash($password, PASSWORD_DEFAULT);</w:t>
      </w:r>
    </w:p>
    <w:p w14:paraId="60D704A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A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$stmt = $conn-&gt;prepare("INSERT INTO user (name, email, password, phone) VALUES (?, ?, ?, ?)");</w:t>
      </w:r>
    </w:p>
    <w:p w14:paraId="60D704A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$stmt-&gt;bind_param("ssss", $name, $email, $hashed_pass, $phone);</w:t>
      </w:r>
    </w:p>
    <w:p w14:paraId="60D704A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A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($stmt-&gt;execute()) {</w:t>
      </w:r>
    </w:p>
    <w:p w14:paraId="60D704A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$message =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Account created successfully! &lt;a href='login.php'&gt;Login Now&lt;/a&gt;";</w:t>
      </w:r>
    </w:p>
    <w:p w14:paraId="60D704A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w:t>
      </w:r>
    </w:p>
    <w:p w14:paraId="60D704A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$message =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Something went wrong!";</w:t>
      </w:r>
    </w:p>
    <w:p w14:paraId="60D704A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4A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4A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$check-&gt;close();</w:t>
      </w:r>
    </w:p>
    <w:p w14:paraId="60D704A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4B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4B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B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4B3"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B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&lt;!DOCTYPE html&gt;</w:t>
      </w:r>
    </w:p>
    <w:p w14:paraId="60D704B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 lang="en"&gt;</w:t>
      </w:r>
    </w:p>
    <w:p w14:paraId="60D704B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4B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&lt;meta charset="UTF-8"&gt;</w:t>
      </w:r>
    </w:p>
    <w:p w14:paraId="60D704B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&lt;meta name="viewport" content="width=device-width, initial-scale=1.0"&gt;</w:t>
      </w:r>
    </w:p>
    <w:p w14:paraId="60D704B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&lt;title&gt;Customer Registration&lt;/title&gt;</w:t>
      </w:r>
    </w:p>
    <w:p w14:paraId="60D704B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&lt;link rel="stylesheet" href="style.css"&gt;</w:t>
      </w:r>
    </w:p>
    <w:p w14:paraId="60D704B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&lt;script&gt;</w:t>
      </w:r>
    </w:p>
    <w:p w14:paraId="60D704B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function validateForm() {</w:t>
      </w:r>
    </w:p>
    <w:p w14:paraId="60D704B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const name = document.getElementById('reg_name').value.trim();</w:t>
      </w:r>
    </w:p>
    <w:p w14:paraId="60D704B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const email = document.getElementById('reg_email').value.trim();</w:t>
      </w:r>
    </w:p>
    <w:p w14:paraId="60D704B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const password = document.getElementById('reg_password').value;</w:t>
      </w:r>
    </w:p>
    <w:p w14:paraId="60D704C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const confirm = document.getElementById('reg_confirm_password').value;</w:t>
      </w:r>
    </w:p>
    <w:p w14:paraId="60D704C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const phone = document.getElementById('reg_phone').value.trim();</w:t>
      </w:r>
    </w:p>
    <w:p w14:paraId="60D704C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let msg = "";</w:t>
      </w:r>
    </w:p>
    <w:p w14:paraId="60D704C3"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C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(!name || !email || !password || !confirm) {</w:t>
      </w:r>
    </w:p>
    <w:p w14:paraId="60D704C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msg =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All required fields must be filled!";</w:t>
      </w:r>
    </w:p>
    <w:p w14:paraId="60D704C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if (!/^[^\s@]+@[^\s@]+\.[^\s@]+$/.test(email)) {</w:t>
      </w:r>
    </w:p>
    <w:p w14:paraId="60D704C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msg =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Invalid email format!";</w:t>
      </w:r>
    </w:p>
    <w:p w14:paraId="60D704C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if (password !== confirm) {</w:t>
      </w:r>
    </w:p>
    <w:p w14:paraId="60D704C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msg =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Passwords do not match!";</w:t>
      </w:r>
    </w:p>
    <w:p w14:paraId="60D704C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if (!/^(?=.*[A-Z])(?=.*\d).{8,}$/.test(password)) {</w:t>
      </w:r>
    </w:p>
    <w:p w14:paraId="60D704C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msg =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Password must be at least 8 characters, include one uppercase letter and one number!";</w:t>
      </w:r>
    </w:p>
    <w:p w14:paraId="60D704C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if (phone &amp;&amp; !/^\+?[0-9]{7,15}$/.test(phone)) {</w:t>
      </w:r>
    </w:p>
    <w:p w14:paraId="60D704C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msg =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Invalid phone number!";</w:t>
      </w:r>
    </w:p>
    <w:p w14:paraId="60D704C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4CF"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D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(msg) {</w:t>
      </w:r>
    </w:p>
    <w:p w14:paraId="60D704D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alert(msg);</w:t>
      </w:r>
    </w:p>
    <w:p w14:paraId="60D704D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return false;</w:t>
      </w:r>
    </w:p>
    <w:p w14:paraId="60D704D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4D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return true;</w:t>
      </w:r>
    </w:p>
    <w:p w14:paraId="60D704D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4D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&lt;/script&gt;</w:t>
      </w:r>
    </w:p>
    <w:p w14:paraId="60D704D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4D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4D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D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&lt;div class="form-container"&gt;</w:t>
      </w:r>
    </w:p>
    <w:p w14:paraId="60D704D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&lt;h2&gt;Customer Registration&lt;/h2&gt;</w:t>
      </w:r>
    </w:p>
    <w:p w14:paraId="60D704D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D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if ($message != "") { ?&gt;</w:t>
      </w:r>
    </w:p>
    <w:p w14:paraId="60D704D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 style="text-align:center; background:#eee; padding:10px; border-radius:5px;"&gt;</w:t>
      </w:r>
    </w:p>
    <w:p w14:paraId="60D704D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$message ?&gt;</w:t>
      </w:r>
    </w:p>
    <w:p w14:paraId="60D704E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w:t>
      </w:r>
    </w:p>
    <w:p w14:paraId="60D704E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 ?&gt;</w:t>
      </w:r>
    </w:p>
    <w:p w14:paraId="60D704E2"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E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&lt;form action="" method="post" onsubmit="return validateForm()"&gt;</w:t>
      </w:r>
    </w:p>
    <w:p w14:paraId="60D704E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for="reg_name"&gt;Full Name:&lt;/label&gt;</w:t>
      </w:r>
    </w:p>
    <w:p w14:paraId="60D704E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type="text" id="reg_name" name="full_name" required&gt;</w:t>
      </w:r>
    </w:p>
    <w:p w14:paraId="60D704E6"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E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for="reg_email"&gt;Email Address:&lt;/label&gt;</w:t>
      </w:r>
    </w:p>
    <w:p w14:paraId="60D704E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type="email" id="reg_email" name="email" required&gt;</w:t>
      </w:r>
    </w:p>
    <w:p w14:paraId="60D704E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E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for="reg_password"&gt;Password:&lt;/label&gt;</w:t>
      </w:r>
    </w:p>
    <w:p w14:paraId="60D704E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type="password" id="reg_password" name="password" required&gt;</w:t>
      </w:r>
    </w:p>
    <w:p w14:paraId="60D704E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E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for="reg_confirm_password"&gt;Confirm Password:&lt;/label&gt;</w:t>
      </w:r>
    </w:p>
    <w:p w14:paraId="60D704E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type="password" id="reg_confirm_password" name="confirm_password" required&gt;</w:t>
      </w:r>
    </w:p>
    <w:p w14:paraId="60D704EF"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F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for="reg_phone"&gt;Phone Number (Optional):&lt;/label&gt;</w:t>
      </w:r>
    </w:p>
    <w:p w14:paraId="60D704F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type="text" id="reg_phone" name="phone"&gt;</w:t>
      </w:r>
    </w:p>
    <w:p w14:paraId="60D704F2"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F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&lt;button type="submit" class="button success"&gt;Create Account&lt;/button&gt;</w:t>
      </w:r>
    </w:p>
    <w:p w14:paraId="60D704F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&lt;/form&gt;</w:t>
      </w:r>
    </w:p>
    <w:p w14:paraId="60D704F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F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 style="text-align:center; margin-top:15px;"&gt;</w:t>
      </w:r>
    </w:p>
    <w:p w14:paraId="60D704F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Have an account? &lt;a href="login.php"&gt;Login&lt;/a&gt;.</w:t>
      </w:r>
    </w:p>
    <w:p w14:paraId="60D704F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w:t>
      </w:r>
    </w:p>
    <w:p w14:paraId="60D704F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&lt;/div&gt;</w:t>
      </w:r>
    </w:p>
    <w:p w14:paraId="60D704F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4F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4F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&lt;/html&gt;</w:t>
      </w:r>
    </w:p>
    <w:p w14:paraId="60D704FD" w14:textId="77777777" w:rsidR="00520D9B" w:rsidRDefault="00520D9B" w:rsidP="00ED3103">
      <w:pPr>
        <w:spacing w:after="0" w:line="480" w:lineRule="auto"/>
        <w:ind w:left="1440" w:right="598" w:firstLine="1"/>
        <w:jc w:val="both"/>
        <w:rPr>
          <w:rFonts w:ascii="Times New Roman" w:eastAsia="Times New Roman" w:hAnsi="Times New Roman" w:cs="Times New Roman"/>
          <w:color w:val="000000"/>
          <w:sz w:val="24"/>
          <w:szCs w:val="24"/>
        </w:rPr>
      </w:pPr>
    </w:p>
    <w:p w14:paraId="60D704FE" w14:textId="77777777" w:rsidR="00520D9B" w:rsidRDefault="00520D9B" w:rsidP="00ED3103">
      <w:pPr>
        <w:spacing w:after="0" w:line="480" w:lineRule="auto"/>
        <w:ind w:left="1440" w:right="598" w:firstLine="1"/>
        <w:jc w:val="both"/>
        <w:rPr>
          <w:rFonts w:ascii="Times New Roman" w:eastAsia="Times New Roman" w:hAnsi="Times New Roman" w:cs="Times New Roman"/>
          <w:color w:val="000000"/>
          <w:sz w:val="24"/>
          <w:szCs w:val="24"/>
        </w:rPr>
      </w:pPr>
    </w:p>
    <w:p w14:paraId="60D704FF" w14:textId="77777777" w:rsidR="00520D9B" w:rsidRDefault="001627B5" w:rsidP="00ED3103">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60D70500" w14:textId="77777777" w:rsidR="00520D9B" w:rsidRDefault="001627B5" w:rsidP="00ED3103">
      <w:pPr>
        <w:spacing w:before="319" w:line="480" w:lineRule="auto"/>
        <w:ind w:left="720" w:firstLine="1"/>
        <w:jc w:val="both"/>
        <w:rPr>
          <w:rFonts w:ascii="Times New Roman" w:eastAsia="Times New Roman" w:hAnsi="Times New Roman" w:cs="Times New Roman"/>
          <w:b/>
          <w:bCs/>
          <w:color w:val="000000"/>
          <w:spacing w:val="-1"/>
          <w:sz w:val="32"/>
          <w:szCs w:val="32"/>
          <w:u w:val="single" w:color="000000"/>
        </w:rPr>
      </w:pPr>
      <w:r>
        <w:rPr>
          <w:rFonts w:ascii="Times New Roman" w:eastAsia="Times New Roman" w:hAnsi="Times New Roman" w:cs="Times New Roman"/>
          <w:b/>
          <w:bCs/>
          <w:color w:val="000000"/>
          <w:spacing w:val="-1"/>
          <w:sz w:val="32"/>
          <w:szCs w:val="32"/>
          <w:u w:val="single" w:color="000000"/>
        </w:rPr>
        <w:lastRenderedPageBreak/>
        <w:t>Login Form:</w:t>
      </w:r>
    </w:p>
    <w:p w14:paraId="60D70501" w14:textId="77777777" w:rsidR="00520D9B" w:rsidRDefault="001627B5" w:rsidP="00ED3103">
      <w:pPr>
        <w:spacing w:after="0" w:line="480" w:lineRule="auto"/>
        <w:ind w:right="598"/>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IN"/>
        </w:rPr>
        <w:drawing>
          <wp:inline distT="0" distB="0" distL="0" distR="0" wp14:anchorId="60D70CB0" wp14:editId="60D70CB1">
            <wp:extent cx="5731510" cy="4493895"/>
            <wp:effectExtent l="19050" t="19050" r="21590" b="209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5731510" cy="4493895"/>
                    </a:xfrm>
                    <a:prstGeom prst="rect">
                      <a:avLst/>
                    </a:prstGeom>
                    <a:ln w="12700">
                      <a:solidFill>
                        <a:schemeClr val="tx1"/>
                      </a:solidFill>
                    </a:ln>
                  </pic:spPr>
                </pic:pic>
              </a:graphicData>
            </a:graphic>
          </wp:inline>
        </w:drawing>
      </w:r>
    </w:p>
    <w:p w14:paraId="60D70502" w14:textId="77777777" w:rsidR="00520D9B" w:rsidRDefault="00520D9B" w:rsidP="00ED3103">
      <w:pPr>
        <w:spacing w:after="0" w:line="480" w:lineRule="auto"/>
        <w:ind w:right="598"/>
        <w:jc w:val="both"/>
        <w:rPr>
          <w:rFonts w:ascii="Times New Roman" w:eastAsia="Times New Roman" w:hAnsi="Times New Roman" w:cs="Times New Roman"/>
          <w:color w:val="000000"/>
          <w:sz w:val="24"/>
          <w:szCs w:val="24"/>
        </w:rPr>
      </w:pPr>
    </w:p>
    <w:p w14:paraId="60D70503" w14:textId="77777777" w:rsidR="00520D9B" w:rsidRDefault="001627B5" w:rsidP="00ED3103">
      <w:pPr>
        <w:spacing w:after="0" w:line="480" w:lineRule="auto"/>
        <w:ind w:right="59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Code: </w:t>
      </w:r>
    </w:p>
    <w:p w14:paraId="60D7050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0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w:t>
      </w:r>
    </w:p>
    <w:p w14:paraId="60D7050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session_start();</w:t>
      </w:r>
    </w:p>
    <w:p w14:paraId="60D7050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include "partials/conn.php";</w:t>
      </w:r>
    </w:p>
    <w:p w14:paraId="60D70508"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0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$message = "";</w:t>
      </w:r>
    </w:p>
    <w:p w14:paraId="60D7050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0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 ($_SERVER["REQUEST_METHOD"] == "POST") {</w:t>
      </w:r>
    </w:p>
    <w:p w14:paraId="60D7050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0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$email    = $_POST['email'];</w:t>
      </w:r>
    </w:p>
    <w:p w14:paraId="60D7050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$password = $_POST['password'];</w:t>
      </w:r>
    </w:p>
    <w:p w14:paraId="60D7050F"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1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Check if user exists</w:t>
      </w:r>
    </w:p>
    <w:p w14:paraId="60D7051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$stmt = $conn-&gt;prepare("SELECT id, name, password FROM user WHERE email = ?");</w:t>
      </w:r>
    </w:p>
    <w:p w14:paraId="60D7051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$stmt-&gt;bind_param("s", $email);</w:t>
      </w:r>
    </w:p>
    <w:p w14:paraId="60D7051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$stmt-&gt;execute();</w:t>
      </w:r>
    </w:p>
    <w:p w14:paraId="60D7051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1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$result = $stmt-&gt;get_result();</w:t>
      </w:r>
    </w:p>
    <w:p w14:paraId="60D70516"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1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($result-&gt;num_rows === 1) {</w:t>
      </w:r>
    </w:p>
    <w:p w14:paraId="60D70518"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1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$row = $result-&gt;fetch_assoc();</w:t>
      </w:r>
    </w:p>
    <w:p w14:paraId="60D7051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1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Verify hashed password</w:t>
      </w:r>
    </w:p>
    <w:p w14:paraId="60D7051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(password_verify($password, $row['password'])) {</w:t>
      </w:r>
    </w:p>
    <w:p w14:paraId="60D7051D"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1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Create session</w:t>
      </w:r>
    </w:p>
    <w:p w14:paraId="60D7051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$_SESSION['user_id']   = $row['id'];</w:t>
      </w:r>
    </w:p>
    <w:p w14:paraId="60D7052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$_SESSION['user_name'] = $row['full_name'];</w:t>
      </w:r>
    </w:p>
    <w:p w14:paraId="60D7052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2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header("Location: index.php"); </w:t>
      </w:r>
    </w:p>
    <w:p w14:paraId="60D7052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exit();</w:t>
      </w:r>
    </w:p>
    <w:p w14:paraId="60D7052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w:t>
      </w:r>
    </w:p>
    <w:p w14:paraId="60D7052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$message =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Incorrect password!";</w:t>
      </w:r>
    </w:p>
    <w:p w14:paraId="60D7052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52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2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w:t>
      </w:r>
    </w:p>
    <w:p w14:paraId="60D7052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$message =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No account found with this email!";</w:t>
      </w:r>
    </w:p>
    <w:p w14:paraId="60D7052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52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52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52D"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2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&lt;!DOCTYPE html&gt;</w:t>
      </w:r>
    </w:p>
    <w:p w14:paraId="60D7052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 lang="en"&gt;</w:t>
      </w:r>
    </w:p>
    <w:p w14:paraId="60D7053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53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&lt;meta charset="UTF-8"&gt;</w:t>
      </w:r>
    </w:p>
    <w:p w14:paraId="60D7053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&lt;meta name="viewport" content="width=device-width, initial-scale=1.0"&gt;</w:t>
      </w:r>
    </w:p>
    <w:p w14:paraId="60D7053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&lt;title&gt;Customer Login&lt;/title&gt;</w:t>
      </w:r>
    </w:p>
    <w:p w14:paraId="60D7053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&lt;link rel="stylesheet" href="style.css"&gt;</w:t>
      </w:r>
    </w:p>
    <w:p w14:paraId="60D7053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53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53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3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&lt;h1&gt;The Watch Store - Project Forms&lt;/h1&gt;</w:t>
      </w:r>
    </w:p>
    <w:p w14:paraId="60D7053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3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&lt;div class="form-container"&gt;</w:t>
      </w:r>
    </w:p>
    <w:p w14:paraId="60D7053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&lt;h2&gt;Customer Login&lt;/h2&gt;</w:t>
      </w:r>
    </w:p>
    <w:p w14:paraId="60D7053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3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Show message --&gt;</w:t>
      </w:r>
    </w:p>
    <w:p w14:paraId="60D7053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if ($message != "") { ?&gt;</w:t>
      </w:r>
    </w:p>
    <w:p w14:paraId="60D7053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 style="text-align:center; background:#f7dcdc; padding:10px; border-radius:5px;"&gt;</w:t>
      </w:r>
    </w:p>
    <w:p w14:paraId="60D7054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$message ?&gt;</w:t>
      </w:r>
    </w:p>
    <w:p w14:paraId="60D7054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w:t>
      </w:r>
    </w:p>
    <w:p w14:paraId="60D7054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 ?&gt;</w:t>
      </w:r>
    </w:p>
    <w:p w14:paraId="60D70543"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4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&lt;form action="" method="post"&gt;</w:t>
      </w:r>
    </w:p>
    <w:p w14:paraId="60D7054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for="login_email"&gt;Email Address:&lt;/label&gt;</w:t>
      </w:r>
    </w:p>
    <w:p w14:paraId="60D7054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type="email" id="login_email" name="email" required&gt;</w:t>
      </w:r>
    </w:p>
    <w:p w14:paraId="60D7054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4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for="login_password"&gt;Password:&lt;/label&gt;</w:t>
      </w:r>
    </w:p>
    <w:p w14:paraId="60D7054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type="password" id="login_password" name="password" required&gt;</w:t>
      </w:r>
    </w:p>
    <w:p w14:paraId="60D7054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4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&lt;button type="submit" class="button"&gt;Login&lt;/button&gt;</w:t>
      </w:r>
    </w:p>
    <w:p w14:paraId="60D7054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&lt;/form&gt;</w:t>
      </w:r>
    </w:p>
    <w:p w14:paraId="60D7054D"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4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 style="text-align:center; margin-top:15px;"&gt;</w:t>
      </w:r>
    </w:p>
    <w:p w14:paraId="60D7054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Don’t have an account? &lt;a href="SignUp.php"&gt;Register here&lt;/a&gt;.</w:t>
      </w:r>
    </w:p>
    <w:p w14:paraId="60D7055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w:t>
      </w:r>
    </w:p>
    <w:p w14:paraId="60D7055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5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 style="text-align:center; margin-top:15px;"&gt;</w:t>
      </w:r>
    </w:p>
    <w:p w14:paraId="60D7055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For admin login &lt;a href="admin/adminlogin.php"&gt;Click hear&lt;/a&gt;.</w:t>
      </w:r>
    </w:p>
    <w:p w14:paraId="60D7055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w:t>
      </w:r>
    </w:p>
    <w:p w14:paraId="60D7055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&lt;/div&gt;</w:t>
      </w:r>
    </w:p>
    <w:p w14:paraId="60D70556"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5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55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&lt;/html&gt; </w:t>
      </w:r>
    </w:p>
    <w:p w14:paraId="60D70559" w14:textId="77777777" w:rsidR="00520D9B" w:rsidRDefault="001627B5" w:rsidP="00ED3103">
      <w:pPr>
        <w:spacing w:line="480" w:lineRule="auto"/>
        <w:jc w:val="both"/>
        <w:rPr>
          <w:lang w:eastAsia="en-IN"/>
        </w:rPr>
      </w:pPr>
      <w:r>
        <w:rPr>
          <w:lang w:eastAsia="en-IN"/>
        </w:rPr>
        <w:br w:type="page"/>
      </w:r>
    </w:p>
    <w:p w14:paraId="60D7055A" w14:textId="77777777" w:rsidR="00520D9B" w:rsidRDefault="001627B5" w:rsidP="00ED3103">
      <w:pPr>
        <w:spacing w:before="319" w:line="480" w:lineRule="auto"/>
        <w:jc w:val="both"/>
        <w:rPr>
          <w:rFonts w:ascii="Times New Roman" w:eastAsia="Times New Roman" w:hAnsi="Times New Roman" w:cs="Times New Roman"/>
          <w:b/>
          <w:bCs/>
          <w:color w:val="000000"/>
          <w:spacing w:val="-1"/>
          <w:sz w:val="32"/>
          <w:szCs w:val="32"/>
          <w:u w:val="single" w:color="000000"/>
        </w:rPr>
      </w:pPr>
      <w:r>
        <w:rPr>
          <w:rFonts w:ascii="Times New Roman" w:eastAsia="Times New Roman" w:hAnsi="Times New Roman" w:cs="Times New Roman"/>
          <w:b/>
          <w:bCs/>
          <w:color w:val="000000"/>
          <w:spacing w:val="-1"/>
          <w:sz w:val="32"/>
          <w:szCs w:val="32"/>
          <w:u w:val="single" w:color="000000"/>
        </w:rPr>
        <w:lastRenderedPageBreak/>
        <w:t>Admin Dashboard:</w:t>
      </w:r>
    </w:p>
    <w:p w14:paraId="60D7055B" w14:textId="77777777" w:rsidR="00520D9B" w:rsidRDefault="001627B5" w:rsidP="00ED3103">
      <w:pPr>
        <w:spacing w:after="0" w:line="480" w:lineRule="auto"/>
        <w:ind w:right="598"/>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IN"/>
        </w:rPr>
        <w:drawing>
          <wp:inline distT="0" distB="0" distL="0" distR="0" wp14:anchorId="60D70CB2" wp14:editId="60D70CB3">
            <wp:extent cx="5731510" cy="3362325"/>
            <wp:effectExtent l="19050" t="19050" r="21590" b="285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9"/>
                    <a:stretch>
                      <a:fillRect/>
                    </a:stretch>
                  </pic:blipFill>
                  <pic:spPr>
                    <a:xfrm>
                      <a:off x="0" y="0"/>
                      <a:ext cx="5731510" cy="3362325"/>
                    </a:xfrm>
                    <a:prstGeom prst="rect">
                      <a:avLst/>
                    </a:prstGeom>
                    <a:ln w="12700">
                      <a:solidFill>
                        <a:schemeClr val="tx1"/>
                      </a:solidFill>
                    </a:ln>
                  </pic:spPr>
                </pic:pic>
              </a:graphicData>
            </a:graphic>
          </wp:inline>
        </w:drawing>
      </w:r>
    </w:p>
    <w:p w14:paraId="60D7055C" w14:textId="77777777" w:rsidR="00520D9B" w:rsidRDefault="00520D9B" w:rsidP="00ED3103">
      <w:pPr>
        <w:spacing w:before="319" w:line="480" w:lineRule="auto"/>
        <w:jc w:val="both"/>
        <w:rPr>
          <w:rFonts w:ascii="Times New Roman" w:eastAsia="Times New Roman" w:hAnsi="Times New Roman" w:cs="Times New Roman"/>
          <w:b/>
          <w:bCs/>
          <w:color w:val="000000"/>
          <w:spacing w:val="-4"/>
          <w:sz w:val="32"/>
          <w:szCs w:val="32"/>
          <w:u w:val="single" w:color="000000"/>
        </w:rPr>
      </w:pPr>
    </w:p>
    <w:p w14:paraId="60D7055D" w14:textId="77777777" w:rsidR="00520D9B" w:rsidRDefault="001627B5" w:rsidP="00ED3103">
      <w:pPr>
        <w:spacing w:after="0" w:line="480" w:lineRule="auto"/>
        <w:ind w:right="59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Code:</w:t>
      </w:r>
    </w:p>
    <w:p w14:paraId="60D7055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&lt;!DOCTYPE html&gt;</w:t>
      </w:r>
    </w:p>
    <w:p w14:paraId="60D7055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 lang="en"&gt;</w:t>
      </w:r>
    </w:p>
    <w:p w14:paraId="60D70560"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6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56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&lt;meta charset="UTF-8"&gt;</w:t>
      </w:r>
    </w:p>
    <w:p w14:paraId="60D7056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&lt;meta name="viewport" content="width=device-width, initial-scale=1.0"&gt;</w:t>
      </w:r>
    </w:p>
    <w:p w14:paraId="60D7056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&lt;title&gt;Admin Dashboard&lt;/title&gt;</w:t>
      </w:r>
    </w:p>
    <w:p w14:paraId="60D7056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&lt;link rel="stylesheet" href="style.css"&gt;</w:t>
      </w:r>
    </w:p>
    <w:p w14:paraId="60D7056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56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6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56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6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&lt;header class="header"&gt;</w:t>
      </w:r>
    </w:p>
    <w:p w14:paraId="60D7056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&lt;h1&gt;Admin Dashboard&lt;/h1&gt;</w:t>
      </w:r>
    </w:p>
    <w:p w14:paraId="60D7056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&lt;/header&gt;</w:t>
      </w:r>
    </w:p>
    <w:p w14:paraId="60D7056D"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6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include("partials/nav.php"); ?&gt;</w:t>
      </w:r>
    </w:p>
    <w:p w14:paraId="60D7056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include("../partials/conn.php"); ?&gt;</w:t>
      </w:r>
    </w:p>
    <w:p w14:paraId="60D70570"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7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&lt;section&gt;</w:t>
      </w:r>
    </w:p>
    <w:p w14:paraId="60D7057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class="dashboard-card"&gt;</w:t>
      </w:r>
    </w:p>
    <w:p w14:paraId="60D7057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&lt;h2&gt;Total Users&lt;/h2&gt;</w:t>
      </w:r>
    </w:p>
    <w:p w14:paraId="60D7057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w:t>
      </w:r>
    </w:p>
    <w:p w14:paraId="60D7057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$sql = "SELECT * FROM user";</w:t>
      </w:r>
    </w:p>
    <w:p w14:paraId="60D7057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$result= $conn-&gt;query($sql);</w:t>
      </w:r>
    </w:p>
    <w:p w14:paraId="60D7057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$totalUsers = mysqli_num_rows($result);</w:t>
      </w:r>
    </w:p>
    <w:p w14:paraId="60D7057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Replace this with your logic to fetch actual total users</w:t>
      </w:r>
    </w:p>
    <w:p w14:paraId="60D7057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"&lt;p&gt;Total Users: " . $totalUsers . "&lt;/p&gt;";</w:t>
      </w:r>
    </w:p>
    <w:p w14:paraId="60D7057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?&gt;</w:t>
      </w:r>
    </w:p>
    <w:p w14:paraId="60D7057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57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7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class="dashboard-card"&gt;</w:t>
      </w:r>
    </w:p>
    <w:p w14:paraId="60D7057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&lt;h2&gt;Total Watches&lt;/h2&gt;</w:t>
      </w:r>
    </w:p>
    <w:p w14:paraId="60D7057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w:t>
      </w:r>
    </w:p>
    <w:p w14:paraId="60D7058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58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$sql = "SELECT * FROM watches";</w:t>
      </w:r>
    </w:p>
    <w:p w14:paraId="60D7058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$result= $conn-&gt;query($sql);</w:t>
      </w:r>
    </w:p>
    <w:p w14:paraId="60D7058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$totalCars=mysqli_num_rows($result); </w:t>
      </w:r>
    </w:p>
    <w:p w14:paraId="60D7058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Replace this with your logic to fetch actual total cars</w:t>
      </w:r>
    </w:p>
    <w:p w14:paraId="60D7058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"&lt;p&gt;Total Cars: " . $totalCars . "&lt;/p&gt;";</w:t>
      </w:r>
    </w:p>
    <w:p w14:paraId="60D7058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?&gt;</w:t>
      </w:r>
    </w:p>
    <w:p w14:paraId="60D7058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588"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8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class="dashboard-card"&gt;</w:t>
      </w:r>
    </w:p>
    <w:p w14:paraId="60D7058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&lt;h2&gt;Total Orders&lt;/h2&gt;</w:t>
      </w:r>
    </w:p>
    <w:p w14:paraId="60D7058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w:t>
      </w:r>
    </w:p>
    <w:p w14:paraId="60D7058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Example PHP logic to fetch and display rental history content</w:t>
      </w:r>
    </w:p>
    <w:p w14:paraId="60D7058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Assuming $rentalHistoryContent contains the retrieved rental history</w:t>
      </w:r>
    </w:p>
    <w:p w14:paraId="60D7058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$sql = "SELECT * FROM orders";</w:t>
      </w:r>
    </w:p>
    <w:p w14:paraId="60D7058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$result= $conn-&gt;query($sql);</w:t>
      </w:r>
    </w:p>
    <w:p w14:paraId="60D7059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$rentalHistoryContent=mysqli_num_rows($result); </w:t>
      </w:r>
    </w:p>
    <w:p w14:paraId="60D7059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"&lt;p&gt;" . $rentalHistoryContent . "&lt;/p&gt;";</w:t>
      </w:r>
    </w:p>
    <w:p w14:paraId="60D7059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?&gt;</w:t>
      </w:r>
    </w:p>
    <w:p w14:paraId="60D7059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59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&lt;/section&gt;</w:t>
      </w:r>
    </w:p>
    <w:p w14:paraId="60D7059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9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&lt;footer&gt;</w:t>
      </w:r>
    </w:p>
    <w:p w14:paraId="60D7059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&lt;p&gt;&amp;copy;</w:t>
      </w:r>
    </w:p>
    <w:p w14:paraId="60D7059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echo date("Y"); ?&gt; Car Rental Admin</w:t>
      </w:r>
    </w:p>
    <w:p w14:paraId="60D7059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w:t>
      </w:r>
    </w:p>
    <w:p w14:paraId="60D7059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&lt;/footer&gt;</w:t>
      </w:r>
    </w:p>
    <w:p w14:paraId="60D7059B"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9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59D"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9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&lt;/html&gt;</w:t>
      </w:r>
    </w:p>
    <w:p w14:paraId="60D7059F" w14:textId="77777777" w:rsidR="00520D9B" w:rsidRDefault="00520D9B" w:rsidP="00ED3103">
      <w:pPr>
        <w:spacing w:after="0" w:line="480" w:lineRule="auto"/>
        <w:ind w:right="598"/>
        <w:jc w:val="both"/>
        <w:rPr>
          <w:rFonts w:ascii="Times New Roman" w:eastAsia="Times New Roman" w:hAnsi="Times New Roman" w:cs="Times New Roman"/>
          <w:color w:val="000000"/>
          <w:sz w:val="24"/>
          <w:szCs w:val="24"/>
        </w:rPr>
      </w:pPr>
    </w:p>
    <w:p w14:paraId="60D705A0" w14:textId="77777777" w:rsidR="00520D9B" w:rsidRDefault="001627B5" w:rsidP="00ED3103">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60D705A1" w14:textId="77777777" w:rsidR="00520D9B" w:rsidRDefault="001627B5" w:rsidP="00ED3103">
      <w:pPr>
        <w:spacing w:before="319" w:line="480" w:lineRule="auto"/>
        <w:ind w:left="720" w:firstLine="1"/>
        <w:jc w:val="both"/>
        <w:rPr>
          <w:rFonts w:ascii="Times New Roman" w:eastAsia="Times New Roman" w:hAnsi="Times New Roman" w:cs="Times New Roman"/>
          <w:b/>
          <w:bCs/>
          <w:color w:val="000000"/>
          <w:spacing w:val="-1"/>
          <w:sz w:val="32"/>
          <w:szCs w:val="32"/>
          <w:u w:val="single" w:color="000000"/>
        </w:rPr>
      </w:pPr>
      <w:r>
        <w:rPr>
          <w:rFonts w:ascii="Times New Roman" w:eastAsia="Times New Roman" w:hAnsi="Times New Roman" w:cs="Times New Roman"/>
          <w:b/>
          <w:bCs/>
          <w:color w:val="000000"/>
          <w:spacing w:val="-1"/>
          <w:sz w:val="32"/>
          <w:szCs w:val="32"/>
          <w:u w:val="single" w:color="000000"/>
        </w:rPr>
        <w:lastRenderedPageBreak/>
        <w:t>About Page:</w:t>
      </w:r>
    </w:p>
    <w:p w14:paraId="60D705A2" w14:textId="77777777" w:rsidR="00520D9B" w:rsidRDefault="001627B5" w:rsidP="00ED3103">
      <w:pPr>
        <w:spacing w:after="0" w:line="480" w:lineRule="auto"/>
        <w:ind w:right="598"/>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IN"/>
        </w:rPr>
        <w:drawing>
          <wp:inline distT="0" distB="0" distL="0" distR="0" wp14:anchorId="60D70CB4" wp14:editId="60D70CB5">
            <wp:extent cx="6011545" cy="6267450"/>
            <wp:effectExtent l="19050" t="19050" r="27305" b="190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0"/>
                    <a:stretch>
                      <a:fillRect/>
                    </a:stretch>
                  </pic:blipFill>
                  <pic:spPr>
                    <a:xfrm>
                      <a:off x="0" y="0"/>
                      <a:ext cx="6033329" cy="6289552"/>
                    </a:xfrm>
                    <a:prstGeom prst="rect">
                      <a:avLst/>
                    </a:prstGeom>
                    <a:ln w="12700">
                      <a:solidFill>
                        <a:schemeClr val="tx1"/>
                      </a:solidFill>
                    </a:ln>
                  </pic:spPr>
                </pic:pic>
              </a:graphicData>
            </a:graphic>
          </wp:inline>
        </w:drawing>
      </w:r>
    </w:p>
    <w:p w14:paraId="60D705A3" w14:textId="77777777" w:rsidR="00520D9B" w:rsidRDefault="001627B5" w:rsidP="00ED3103">
      <w:pPr>
        <w:spacing w:after="0" w:line="480" w:lineRule="auto"/>
        <w:ind w:right="59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Code: </w:t>
      </w:r>
    </w:p>
    <w:p w14:paraId="60D705A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A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&lt;!DOCTYPE html&gt;</w:t>
      </w:r>
    </w:p>
    <w:p w14:paraId="60D705A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 lang="en"&gt;</w:t>
      </w:r>
    </w:p>
    <w:p w14:paraId="60D705A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5A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&lt;meta charset="UTF-8"&gt;</w:t>
      </w:r>
    </w:p>
    <w:p w14:paraId="60D705A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&lt;meta name="viewport" content="width=device-width, initial-scale=1.0"&gt;</w:t>
      </w:r>
    </w:p>
    <w:p w14:paraId="60D705A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&lt;title&gt;About Us&lt;/title&gt;</w:t>
      </w:r>
    </w:p>
    <w:p w14:paraId="60D705A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&lt;link rel="stylesheet" href="style.css"&gt;</w:t>
      </w:r>
    </w:p>
    <w:p w14:paraId="60D705A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5A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5A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A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w:t>
      </w:r>
    </w:p>
    <w:p w14:paraId="60D705B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include "nav.php";</w:t>
      </w:r>
    </w:p>
    <w:p w14:paraId="60D705B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5B2"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B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&lt;div class="container"&gt;</w:t>
      </w:r>
    </w:p>
    <w:p w14:paraId="60D705B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&lt;h2&gt;About Us&lt;/h2&gt;</w:t>
      </w:r>
    </w:p>
    <w:p w14:paraId="60D705B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B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w:t>
      </w:r>
    </w:p>
    <w:p w14:paraId="60D705B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Welcome to &lt;strong&gt;Luxaura Watches&lt;/strong&gt;, your trusted destination for premium and luxury watches.  </w:t>
      </w:r>
    </w:p>
    <w:p w14:paraId="60D705B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We provide a wide collection of stylish, modern, and classic watches specially curated for smart buyers like you.</w:t>
      </w:r>
    </w:p>
    <w:p w14:paraId="60D705B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w:t>
      </w:r>
    </w:p>
    <w:p w14:paraId="60D705B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B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w:t>
      </w:r>
    </w:p>
    <w:p w14:paraId="60D705B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Our goal is simple — to offer top-quality watches at the best prices with fast delivery and excellent customer service.  </w:t>
      </w:r>
    </w:p>
    <w:p w14:paraId="60D705B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Every product listed on our website is carefully checked to ensure authenticity and quality.</w:t>
      </w:r>
    </w:p>
    <w:p w14:paraId="60D705B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w:t>
      </w:r>
    </w:p>
    <w:p w14:paraId="60D705BF"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C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w:t>
      </w:r>
    </w:p>
    <w:p w14:paraId="60D705C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Whether you want a stylish smartwatch, a luxury brand, or a durable daily wear watch,  </w:t>
      </w:r>
    </w:p>
    <w:p w14:paraId="60D705C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we have something perfect for every occasion.</w:t>
      </w:r>
    </w:p>
    <w:p w14:paraId="60D705C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w:t>
      </w:r>
    </w:p>
    <w:p w14:paraId="60D705C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C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&lt;h3 style="margin-top: 30px;"&gt;Why Choose Us?&lt;/h3&gt;</w:t>
      </w:r>
    </w:p>
    <w:p w14:paraId="60D705C6"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C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class="features"&gt;</w:t>
      </w:r>
    </w:p>
    <w:p w14:paraId="60D705C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class="card"&gt;</w:t>
      </w:r>
    </w:p>
    <w:p w14:paraId="60D705C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&lt;h3&gt;</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100% Original Products&lt;/h3&gt;</w:t>
      </w:r>
    </w:p>
    <w:p w14:paraId="60D705C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&lt;p&gt;We sell only verified and authentic watches with full quality assurance.&lt;/p&gt;</w:t>
      </w:r>
    </w:p>
    <w:p w14:paraId="60D705C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5C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C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class="card"&gt;</w:t>
      </w:r>
    </w:p>
    <w:p w14:paraId="60D705C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&lt;h3&gt;</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Fast Delivery&lt;/h3&gt;</w:t>
      </w:r>
    </w:p>
    <w:p w14:paraId="60D705C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&lt;p&gt;Quick shipping so your favourite watch reaches your hands on time.&lt;/p&gt;</w:t>
      </w:r>
    </w:p>
    <w:p w14:paraId="60D705D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5D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class="card"&gt;</w:t>
      </w:r>
    </w:p>
    <w:p w14:paraId="60D705D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&lt;h3&gt;</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Secure Payments&lt;/h3&gt;</w:t>
      </w:r>
    </w:p>
    <w:p w14:paraId="60D705D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&lt;p&gt;All transactions are protected with advanced SSL encryption.&lt;/p&gt;</w:t>
      </w:r>
    </w:p>
    <w:p w14:paraId="60D705D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5D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class="card"&gt;</w:t>
      </w:r>
    </w:p>
    <w:p w14:paraId="60D705D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&lt;h3&gt;</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24/7 Support&lt;/h3&gt;</w:t>
      </w:r>
    </w:p>
    <w:p w14:paraId="60D705D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&lt;p&gt;Our team is always here to help you with any query or issue.&lt;/p&gt;</w:t>
      </w:r>
    </w:p>
    <w:p w14:paraId="60D705D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5D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5D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D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&lt;/div&gt;</w:t>
      </w:r>
    </w:p>
    <w:p w14:paraId="60D705D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D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5D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&lt;/html&gt;</w:t>
      </w:r>
    </w:p>
    <w:p w14:paraId="60D705DF" w14:textId="77777777" w:rsidR="00520D9B" w:rsidRDefault="001627B5" w:rsidP="00ED3103">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60D705E0" w14:textId="77777777" w:rsidR="00520D9B" w:rsidRDefault="001627B5" w:rsidP="00ED3103">
      <w:pPr>
        <w:spacing w:before="319" w:line="480" w:lineRule="auto"/>
        <w:ind w:left="720" w:firstLine="1"/>
        <w:jc w:val="both"/>
        <w:rPr>
          <w:rFonts w:ascii="Times New Roman" w:eastAsia="Times New Roman" w:hAnsi="Times New Roman" w:cs="Times New Roman"/>
          <w:b/>
          <w:bCs/>
          <w:color w:val="000000"/>
          <w:spacing w:val="-4"/>
          <w:sz w:val="32"/>
          <w:szCs w:val="32"/>
          <w:u w:val="single" w:color="000000"/>
        </w:rPr>
      </w:pPr>
      <w:r>
        <w:rPr>
          <w:rFonts w:ascii="Times New Roman" w:eastAsia="Times New Roman" w:hAnsi="Times New Roman" w:cs="Times New Roman"/>
          <w:b/>
          <w:bCs/>
          <w:color w:val="000000"/>
          <w:spacing w:val="-1"/>
          <w:sz w:val="32"/>
          <w:szCs w:val="32"/>
          <w:u w:val="single" w:color="000000"/>
        </w:rPr>
        <w:lastRenderedPageBreak/>
        <w:t>Contact Page:</w:t>
      </w:r>
    </w:p>
    <w:p w14:paraId="60D705E1" w14:textId="77777777" w:rsidR="00520D9B" w:rsidRDefault="001627B5" w:rsidP="00ED3103">
      <w:pPr>
        <w:spacing w:after="0" w:line="480" w:lineRule="auto"/>
        <w:ind w:right="598"/>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IN"/>
        </w:rPr>
        <w:drawing>
          <wp:inline distT="0" distB="0" distL="0" distR="0" wp14:anchorId="60D70CB6" wp14:editId="60D70CB7">
            <wp:extent cx="5820410" cy="4095750"/>
            <wp:effectExtent l="19050" t="19050" r="27940" b="190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1"/>
                    <a:stretch>
                      <a:fillRect/>
                    </a:stretch>
                  </pic:blipFill>
                  <pic:spPr>
                    <a:xfrm>
                      <a:off x="0" y="0"/>
                      <a:ext cx="5847384" cy="4114924"/>
                    </a:xfrm>
                    <a:prstGeom prst="rect">
                      <a:avLst/>
                    </a:prstGeom>
                    <a:ln w="12700">
                      <a:solidFill>
                        <a:schemeClr val="tx1"/>
                      </a:solidFill>
                    </a:ln>
                  </pic:spPr>
                </pic:pic>
              </a:graphicData>
            </a:graphic>
          </wp:inline>
        </w:drawing>
      </w:r>
    </w:p>
    <w:p w14:paraId="60D705E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z w:val="24"/>
          <w:szCs w:val="24"/>
        </w:rPr>
        <w:t xml:space="preserve">Code: </w:t>
      </w:r>
    </w:p>
    <w:p w14:paraId="60D705E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&lt;!DOCTYPE html&gt;</w:t>
      </w:r>
    </w:p>
    <w:p w14:paraId="60D705E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 lang="en"&gt;</w:t>
      </w:r>
    </w:p>
    <w:p w14:paraId="60D705E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5E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&lt;meta charset="UTF-8"&gt;</w:t>
      </w:r>
    </w:p>
    <w:p w14:paraId="60D705E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&lt;meta name="viewport" content="width=device-width, initial-scale=1.0"&gt;</w:t>
      </w:r>
    </w:p>
    <w:p w14:paraId="60D705E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&lt;title&gt;Contact Us&lt;/title&gt;</w:t>
      </w:r>
    </w:p>
    <w:p w14:paraId="60D705E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&lt;link rel="stylesheet" href="style.css"&gt;</w:t>
      </w:r>
    </w:p>
    <w:p w14:paraId="60D705E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5E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5E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E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w:t>
      </w:r>
    </w:p>
    <w:p w14:paraId="60D705E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include "nav.php";</w:t>
      </w:r>
    </w:p>
    <w:p w14:paraId="60D705E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5F0"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F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&lt;h2&gt;Contact Us&lt;/h2&gt;</w:t>
      </w:r>
    </w:p>
    <w:p w14:paraId="60D705F2"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F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&lt;div class="container"&gt;</w:t>
      </w:r>
    </w:p>
    <w:p w14:paraId="60D705F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F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Contact Form --&gt;</w:t>
      </w:r>
    </w:p>
    <w:p w14:paraId="60D705F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class="card"&gt;</w:t>
      </w:r>
    </w:p>
    <w:p w14:paraId="60D705F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&lt;h3&gt;Send Us a Message&lt;/h3&gt;</w:t>
      </w:r>
    </w:p>
    <w:p w14:paraId="60D705F8"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F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&lt;label&gt;Your Name&lt;/label&gt;</w:t>
      </w:r>
    </w:p>
    <w:p w14:paraId="60D705F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type="text" placeholder="Enter your name"&gt;</w:t>
      </w:r>
    </w:p>
    <w:p w14:paraId="60D705FB"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F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&lt;label&gt;Email&lt;/label&gt;</w:t>
      </w:r>
    </w:p>
    <w:p w14:paraId="60D705F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type="email" placeholder="Enter your email"&gt;</w:t>
      </w:r>
    </w:p>
    <w:p w14:paraId="60D705F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5F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&lt;label&gt;Mobile&lt;/label&gt;</w:t>
      </w:r>
    </w:p>
    <w:p w14:paraId="60D7060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type="text" placeholder="Enter your mobile number"&gt;</w:t>
      </w:r>
    </w:p>
    <w:p w14:paraId="60D7060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0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&lt;label&gt;Message&lt;/label&gt;</w:t>
      </w:r>
    </w:p>
    <w:p w14:paraId="60D7060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&lt;textarea placeholder="Write your message here..."&gt;&lt;/textarea&gt;</w:t>
      </w:r>
    </w:p>
    <w:p w14:paraId="60D7060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0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&lt;button class="btn"&gt;Submit&lt;/button&gt;</w:t>
      </w:r>
    </w:p>
    <w:p w14:paraId="60D7060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60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0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Contact Info --&gt;</w:t>
      </w:r>
    </w:p>
    <w:p w14:paraId="60D7060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class="card info"&gt;</w:t>
      </w:r>
    </w:p>
    <w:p w14:paraId="60D7060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&lt;h3&gt;Our Contact Details&lt;/h3&gt;</w:t>
      </w:r>
    </w:p>
    <w:p w14:paraId="60D7060B"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0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&lt;p&gt;&lt;strong&gt;Address:&lt;/strong&gt;&lt;br&gt;</w:t>
      </w:r>
    </w:p>
    <w:p w14:paraId="60D7060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TimeZone Watches, Chirimiri, Chhattisgarh, India&lt;/p&gt;</w:t>
      </w:r>
    </w:p>
    <w:p w14:paraId="60D7060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0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&lt;p&gt;&lt;strong&gt;Email:&lt;/strong&gt;&lt;br&gt;</w:t>
      </w:r>
    </w:p>
    <w:p w14:paraId="60D7061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support@timezonewatches.com&lt;/p&gt;</w:t>
      </w:r>
    </w:p>
    <w:p w14:paraId="60D7061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1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&lt;p&gt;&lt;strong&gt;Phone:&lt;/strong&gt;&lt;br&gt;</w:t>
      </w:r>
    </w:p>
    <w:p w14:paraId="60D7061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+91 98765 43210&lt;/p&gt;</w:t>
      </w:r>
    </w:p>
    <w:p w14:paraId="60D7061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1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&lt;p&gt;&lt;strong&gt;Working Hours:&lt;/strong&gt;&lt;br&gt;</w:t>
      </w:r>
    </w:p>
    <w:p w14:paraId="60D7061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Monday – Saturday, 10 AM – 7 PM&lt;/p&gt;</w:t>
      </w:r>
    </w:p>
    <w:p w14:paraId="60D7061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618"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1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&lt;/div&gt;</w:t>
      </w:r>
    </w:p>
    <w:p w14:paraId="60D7061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1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61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&lt;/html&gt;</w:t>
      </w:r>
    </w:p>
    <w:p w14:paraId="60D7061D" w14:textId="77777777" w:rsidR="00520D9B" w:rsidRDefault="001627B5" w:rsidP="00ED3103">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60D7061E" w14:textId="77777777" w:rsidR="00520D9B" w:rsidRDefault="001627B5" w:rsidP="00ED3103">
      <w:pPr>
        <w:spacing w:before="319" w:line="480" w:lineRule="auto"/>
        <w:ind w:left="720" w:firstLine="1"/>
        <w:jc w:val="both"/>
        <w:rPr>
          <w:rFonts w:ascii="Times New Roman" w:eastAsia="Times New Roman" w:hAnsi="Times New Roman" w:cs="Times New Roman"/>
          <w:b/>
          <w:bCs/>
          <w:color w:val="000000"/>
          <w:spacing w:val="-1"/>
          <w:sz w:val="32"/>
          <w:szCs w:val="32"/>
          <w:u w:val="single" w:color="000000"/>
        </w:rPr>
      </w:pPr>
      <w:r>
        <w:rPr>
          <w:rFonts w:ascii="Times New Roman" w:eastAsia="Times New Roman" w:hAnsi="Times New Roman" w:cs="Times New Roman"/>
          <w:b/>
          <w:bCs/>
          <w:color w:val="000000"/>
          <w:spacing w:val="-1"/>
          <w:sz w:val="32"/>
          <w:szCs w:val="32"/>
          <w:u w:val="single" w:color="000000"/>
        </w:rPr>
        <w:lastRenderedPageBreak/>
        <w:t>Wishlist Page</w:t>
      </w:r>
    </w:p>
    <w:p w14:paraId="60D7061F" w14:textId="77777777" w:rsidR="00520D9B" w:rsidRDefault="001627B5" w:rsidP="00ED3103">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IN"/>
        </w:rPr>
        <w:drawing>
          <wp:inline distT="0" distB="0" distL="0" distR="0" wp14:anchorId="60D70CB8" wp14:editId="60D70CB9">
            <wp:extent cx="5730240" cy="3957955"/>
            <wp:effectExtent l="19050" t="19050" r="22860" b="2349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2"/>
                    <a:srcRect b="11239"/>
                    <a:stretch>
                      <a:fillRect/>
                    </a:stretch>
                  </pic:blipFill>
                  <pic:spPr>
                    <a:xfrm>
                      <a:off x="0" y="0"/>
                      <a:ext cx="5784136" cy="3995454"/>
                    </a:xfrm>
                    <a:prstGeom prst="rect">
                      <a:avLst/>
                    </a:prstGeom>
                    <a:ln w="12700">
                      <a:solidFill>
                        <a:schemeClr val="tx1"/>
                      </a:solidFill>
                    </a:ln>
                  </pic:spPr>
                </pic:pic>
              </a:graphicData>
            </a:graphic>
          </wp:inline>
        </w:drawing>
      </w:r>
    </w:p>
    <w:p w14:paraId="60D70620" w14:textId="77777777" w:rsidR="00520D9B" w:rsidRDefault="001627B5" w:rsidP="00ED3103">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Code: </w:t>
      </w:r>
    </w:p>
    <w:p w14:paraId="60D7062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&lt;!DOCTYPE html&gt;</w:t>
      </w:r>
    </w:p>
    <w:p w14:paraId="60D7062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 lang="en"&gt;</w:t>
      </w:r>
    </w:p>
    <w:p w14:paraId="60D7062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62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&lt;meta charset="UTF-8"&gt;</w:t>
      </w:r>
    </w:p>
    <w:p w14:paraId="60D7062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&lt;meta name="viewport" content="width=device-width, initial-scale=1.0"&gt;</w:t>
      </w:r>
    </w:p>
    <w:p w14:paraId="60D7062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&lt;title&gt;Wishlist&lt;/title&gt;</w:t>
      </w:r>
    </w:p>
    <w:p w14:paraId="60D7062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&lt;link rel="stylesheet" href="style.css"&gt;</w:t>
      </w:r>
    </w:p>
    <w:p w14:paraId="60D7062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62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62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 include "nav.php";</w:t>
      </w:r>
    </w:p>
    <w:p w14:paraId="60D7062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include "partials/login_verification.php"; ?&gt;</w:t>
      </w:r>
    </w:p>
    <w:p w14:paraId="60D7062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w:t>
      </w:r>
    </w:p>
    <w:p w14:paraId="60D7062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include "partials/conn.php";</w:t>
      </w:r>
    </w:p>
    <w:p w14:paraId="60D7062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$user_id = $_SESSION['user_id']; // TEMP</w:t>
      </w:r>
    </w:p>
    <w:p w14:paraId="60D7062F"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3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Fetch wishlist items joined with watch details</w:t>
      </w:r>
    </w:p>
    <w:p w14:paraId="60D7063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$sql = "SELECT wishlist.id AS wish_id, watches.title, watches.price, watches.image, watches.id AS product_id </w:t>
      </w:r>
    </w:p>
    <w:p w14:paraId="60D7063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FROM wishlist </w:t>
      </w:r>
    </w:p>
    <w:p w14:paraId="60D7063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JOIN watches ON wishlist.product_id = watches.id</w:t>
      </w:r>
    </w:p>
    <w:p w14:paraId="60D7063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WHERE wishlist.user_id = $user_id";</w:t>
      </w:r>
    </w:p>
    <w:p w14:paraId="60D7063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3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$result = $conn-&gt;query($sql);</w:t>
      </w:r>
    </w:p>
    <w:p w14:paraId="60D7063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638"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3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&lt;h2 style="text-align:center; margin-top:20px;"&gt;My Wishlist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&lt;/h2&gt;</w:t>
      </w:r>
    </w:p>
    <w:p w14:paraId="60D7063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3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w:t>
      </w:r>
    </w:p>
    <w:p w14:paraId="60D7063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 ($result-&gt;num_rows &gt; 0) {</w:t>
      </w:r>
    </w:p>
    <w:p w14:paraId="60D7063D"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3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while ($row = $result-&gt;fetch_assoc()) {</w:t>
      </w:r>
    </w:p>
    <w:p w14:paraId="60D7063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w:t>
      </w:r>
    </w:p>
    <w:p w14:paraId="60D7064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class='wishlist-item'&gt;</w:t>
      </w:r>
    </w:p>
    <w:p w14:paraId="60D7064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&lt;img src='img/Watch.webp'&gt;</w:t>
      </w:r>
    </w:p>
    <w:p w14:paraId="60D7064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class='info'&gt;</w:t>
      </w:r>
    </w:p>
    <w:p w14:paraId="60D7064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class='name'&gt;{$row['title']}&lt;/div&gt;</w:t>
      </w:r>
    </w:p>
    <w:p w14:paraId="60D7064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class='price'&gt;₹" . number_format($row['price']) . "&lt;/div&gt;</w:t>
      </w:r>
    </w:p>
    <w:p w14:paraId="60D7064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4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&lt;a class='btn' href='add_to_cart.php?id={$row['product_id']}'&gt;Move to Cart&lt;/a&gt;</w:t>
      </w:r>
    </w:p>
    <w:p w14:paraId="60D7064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&lt;a class='btn remove' href='remove_wish.php?id={$row['wish_id']}'&gt;Remove&lt;/a&gt;</w:t>
      </w:r>
    </w:p>
    <w:p w14:paraId="60D7064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64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64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64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64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4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else {</w:t>
      </w:r>
    </w:p>
    <w:p w14:paraId="60D7064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"&lt;p style='text-align:center; margin-top:20px;'&gt;Your wishlist is empty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&lt;/p&gt;";</w:t>
      </w:r>
    </w:p>
    <w:p w14:paraId="60D7064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65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65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5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65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&lt;/html&gt;</w:t>
      </w:r>
    </w:p>
    <w:p w14:paraId="60D70654" w14:textId="77777777" w:rsidR="00520D9B" w:rsidRDefault="00520D9B" w:rsidP="00ED3103">
      <w:pPr>
        <w:spacing w:before="319" w:line="480" w:lineRule="auto"/>
        <w:jc w:val="both"/>
        <w:rPr>
          <w:rFonts w:ascii="Times New Roman" w:eastAsia="Times New Roman" w:hAnsi="Times New Roman" w:cs="Times New Roman"/>
          <w:b/>
          <w:bCs/>
          <w:color w:val="000000"/>
          <w:spacing w:val="-4"/>
          <w:sz w:val="32"/>
          <w:szCs w:val="32"/>
          <w:u w:val="single" w:color="000000"/>
        </w:rPr>
      </w:pPr>
    </w:p>
    <w:p w14:paraId="60D70655" w14:textId="77777777" w:rsidR="00520D9B" w:rsidRDefault="001627B5" w:rsidP="00ED3103">
      <w:pPr>
        <w:spacing w:line="480" w:lineRule="auto"/>
        <w:jc w:val="both"/>
        <w:rPr>
          <w:rFonts w:ascii="Times New Roman" w:eastAsia="Times New Roman" w:hAnsi="Times New Roman" w:cs="Times New Roman"/>
          <w:b/>
          <w:bCs/>
          <w:color w:val="000000"/>
          <w:spacing w:val="-4"/>
          <w:sz w:val="32"/>
          <w:szCs w:val="32"/>
          <w:u w:val="single" w:color="000000"/>
        </w:rPr>
      </w:pPr>
      <w:r>
        <w:rPr>
          <w:rFonts w:ascii="Times New Roman" w:eastAsia="Times New Roman" w:hAnsi="Times New Roman" w:cs="Times New Roman"/>
          <w:b/>
          <w:bCs/>
          <w:color w:val="000000"/>
          <w:spacing w:val="-4"/>
          <w:sz w:val="32"/>
          <w:szCs w:val="32"/>
          <w:u w:val="single" w:color="000000"/>
        </w:rPr>
        <w:br w:type="page"/>
      </w:r>
    </w:p>
    <w:p w14:paraId="60D70656" w14:textId="77777777" w:rsidR="00520D9B" w:rsidRDefault="001627B5" w:rsidP="00ED3103">
      <w:pPr>
        <w:spacing w:before="319" w:line="480" w:lineRule="auto"/>
        <w:ind w:left="720" w:firstLine="1"/>
        <w:jc w:val="both"/>
        <w:rPr>
          <w:rFonts w:ascii="Times New Roman" w:eastAsia="Times New Roman" w:hAnsi="Times New Roman" w:cs="Times New Roman"/>
          <w:b/>
          <w:bCs/>
          <w:color w:val="000000"/>
          <w:spacing w:val="-4"/>
          <w:sz w:val="32"/>
          <w:szCs w:val="32"/>
          <w:u w:val="single" w:color="000000"/>
        </w:rPr>
      </w:pPr>
      <w:r>
        <w:rPr>
          <w:rFonts w:ascii="Times New Roman" w:eastAsia="Times New Roman" w:hAnsi="Times New Roman" w:cs="Times New Roman"/>
          <w:b/>
          <w:bCs/>
          <w:color w:val="000000"/>
          <w:spacing w:val="-1"/>
          <w:sz w:val="32"/>
          <w:szCs w:val="32"/>
          <w:u w:val="single" w:color="000000"/>
        </w:rPr>
        <w:lastRenderedPageBreak/>
        <w:t xml:space="preserve">Cart Page: </w:t>
      </w:r>
    </w:p>
    <w:p w14:paraId="60D70657" w14:textId="77777777" w:rsidR="00520D9B" w:rsidRDefault="001627B5" w:rsidP="00ED3103">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IN"/>
        </w:rPr>
        <w:drawing>
          <wp:inline distT="0" distB="0" distL="0" distR="0" wp14:anchorId="60D70CBA" wp14:editId="60D70CBB">
            <wp:extent cx="5731510" cy="2529840"/>
            <wp:effectExtent l="19050" t="19050" r="21590" b="2286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33"/>
                    <a:stretch>
                      <a:fillRect/>
                    </a:stretch>
                  </pic:blipFill>
                  <pic:spPr>
                    <a:xfrm>
                      <a:off x="0" y="0"/>
                      <a:ext cx="5731510" cy="2529840"/>
                    </a:xfrm>
                    <a:prstGeom prst="rect">
                      <a:avLst/>
                    </a:prstGeom>
                    <a:ln w="12700">
                      <a:solidFill>
                        <a:schemeClr val="tx1"/>
                      </a:solidFill>
                    </a:ln>
                  </pic:spPr>
                </pic:pic>
              </a:graphicData>
            </a:graphic>
          </wp:inline>
        </w:drawing>
      </w:r>
    </w:p>
    <w:p w14:paraId="60D7065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z w:val="24"/>
          <w:szCs w:val="24"/>
        </w:rPr>
        <w:t xml:space="preserve">Code: </w:t>
      </w:r>
    </w:p>
    <w:p w14:paraId="60D7065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w:t>
      </w:r>
    </w:p>
    <w:p w14:paraId="60D7065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include "nav.php";</w:t>
      </w:r>
    </w:p>
    <w:p w14:paraId="60D7065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include "partials/login_verification.php";</w:t>
      </w:r>
    </w:p>
    <w:p w14:paraId="60D7065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5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include "partials/conn.php";</w:t>
      </w:r>
    </w:p>
    <w:p w14:paraId="60D7065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$user_id = $_SESSION['user_id'];</w:t>
      </w:r>
    </w:p>
    <w:p w14:paraId="60D7065F"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6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$sql = "SELECT cart.*, watches.title, watches.image, watches.price </w:t>
      </w:r>
    </w:p>
    <w:p w14:paraId="60D7066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FROM cart </w:t>
      </w:r>
    </w:p>
    <w:p w14:paraId="60D7066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JOIN watches ON cart.product_id = watches.id </w:t>
      </w:r>
    </w:p>
    <w:p w14:paraId="60D7066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WHERE cart.user_id = '$user_id'";</w:t>
      </w:r>
    </w:p>
    <w:p w14:paraId="60D7066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6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$result = $conn-&gt;query($sql);</w:t>
      </w:r>
    </w:p>
    <w:p w14:paraId="60D70666"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6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$total = 0;</w:t>
      </w:r>
    </w:p>
    <w:p w14:paraId="60D7066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66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&lt;!DOCTYPE html&gt;</w:t>
      </w:r>
    </w:p>
    <w:p w14:paraId="60D7066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&lt;html&gt;</w:t>
      </w:r>
    </w:p>
    <w:p w14:paraId="60D7066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66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&lt;title&gt;Your Cart&lt;/title&gt;</w:t>
      </w:r>
    </w:p>
    <w:p w14:paraId="60D7066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&lt;link rel="stylesheet" href="style.css"&gt;</w:t>
      </w:r>
    </w:p>
    <w:p w14:paraId="60D7066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66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670"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7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&lt;h2&gt;Your Cart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&lt;/h2&gt;</w:t>
      </w:r>
    </w:p>
    <w:p w14:paraId="60D70672"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7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w:t>
      </w:r>
    </w:p>
    <w:p w14:paraId="60D7067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 ($result-&gt;num_rows &gt; 0) {</w:t>
      </w:r>
    </w:p>
    <w:p w14:paraId="60D7067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7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while ($row = $result-&gt;fetch_assoc()) {</w:t>
      </w:r>
    </w:p>
    <w:p w14:paraId="60D7067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$total += $row['price'] * $row['quantity'];</w:t>
      </w:r>
    </w:p>
    <w:p w14:paraId="60D7067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67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class="cart-item"&gt;</w:t>
      </w:r>
    </w:p>
    <w:p w14:paraId="60D7067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&lt;img src="img/Watch.webp"&gt;</w:t>
      </w:r>
    </w:p>
    <w:p w14:paraId="60D7067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class="info"&gt;</w:t>
      </w:r>
    </w:p>
    <w:p w14:paraId="60D7067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class="name"&gt;&lt;?= $row['title'] ?&gt;&lt;/div&gt;</w:t>
      </w:r>
    </w:p>
    <w:p w14:paraId="60D7067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class="price"&gt;₹&lt;?= number_format($row['price']) ?&gt;&lt;/div&gt;</w:t>
      </w:r>
    </w:p>
    <w:p w14:paraId="60D7067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class="qty-box"&gt;</w:t>
      </w:r>
    </w:p>
    <w:p w14:paraId="60D7067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Qty: </w:t>
      </w:r>
    </w:p>
    <w:p w14:paraId="60D7068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&lt;form action="update_cart.php" method="post" style="display:inline-block;"&gt;</w:t>
      </w:r>
    </w:p>
    <w:p w14:paraId="60D7068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type="hidden" name="cart_id" value="&lt;?= $row['cart_id'] ?&gt;"&gt;</w:t>
      </w:r>
    </w:p>
    <w:p w14:paraId="60D7068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type="number" name="quantity" value="&lt;?= $row['quantity'] ?&gt;" min="1"&gt;</w:t>
      </w:r>
    </w:p>
    <w:p w14:paraId="60D7068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&lt;button class="btn"&gt;Update&lt;/button&gt;</w:t>
      </w:r>
    </w:p>
    <w:p w14:paraId="60D7068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&lt;/form&gt;</w:t>
      </w:r>
    </w:p>
    <w:p w14:paraId="60D7068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68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&lt;form action="remove_cart.php" method="post"&gt;</w:t>
      </w:r>
    </w:p>
    <w:p w14:paraId="60D7068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type="hidden" name="cart_id" value="&lt;?= $row['cart_id'] ?&gt;"&gt;</w:t>
      </w:r>
    </w:p>
    <w:p w14:paraId="60D7068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&lt;button class="btn remove"&gt;Remove&lt;/button&gt;</w:t>
      </w:r>
    </w:p>
    <w:p w14:paraId="60D7068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&lt;/form&gt;</w:t>
      </w:r>
    </w:p>
    <w:p w14:paraId="60D7068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68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68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w:t>
      </w:r>
    </w:p>
    <w:p w14:paraId="60D7068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68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else {</w:t>
      </w:r>
    </w:p>
    <w:p w14:paraId="60D7068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"&lt;h3&gt;Your cart is empty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&lt;/h3&gt;";</w:t>
      </w:r>
    </w:p>
    <w:p w14:paraId="60D7069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69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692"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9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 if ($total &gt; 0) { ?&gt;</w:t>
      </w:r>
    </w:p>
    <w:p w14:paraId="60D7069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&lt;div class="total-box"&gt;</w:t>
      </w:r>
    </w:p>
    <w:p w14:paraId="60D7069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class="total"&gt;Total: ₹&lt;?= number_format($total) ?&gt;&lt;/div&gt;</w:t>
      </w:r>
    </w:p>
    <w:p w14:paraId="60D7069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&lt;a href="order.php" class="checkout-btn"&gt;Proceed to Checkout&lt;/a&gt;</w:t>
      </w:r>
    </w:p>
    <w:p w14:paraId="60D7069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&lt;/div&gt;</w:t>
      </w:r>
    </w:p>
    <w:p w14:paraId="60D7069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 } ?&gt;</w:t>
      </w:r>
    </w:p>
    <w:p w14:paraId="60D7069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9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69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&lt;/html&gt;</w:t>
      </w:r>
    </w:p>
    <w:p w14:paraId="60D7069C" w14:textId="77777777" w:rsidR="00520D9B" w:rsidRDefault="001627B5" w:rsidP="00ED3103">
      <w:pPr>
        <w:jc w:val="both"/>
        <w:rPr>
          <w:rFonts w:ascii="Times New Roman" w:eastAsia="Times New Roman" w:hAnsi="Times New Roman" w:cs="Times New Roman"/>
          <w:b/>
          <w:bCs/>
          <w:color w:val="000000"/>
          <w:spacing w:val="-1"/>
          <w:sz w:val="32"/>
          <w:szCs w:val="32"/>
          <w:u w:val="single" w:color="000000"/>
        </w:rPr>
      </w:pPr>
      <w:r>
        <w:rPr>
          <w:rFonts w:ascii="Times New Roman" w:eastAsia="Times New Roman" w:hAnsi="Times New Roman" w:cs="Times New Roman"/>
          <w:b/>
          <w:bCs/>
          <w:color w:val="000000"/>
          <w:spacing w:val="-1"/>
          <w:sz w:val="32"/>
          <w:szCs w:val="32"/>
          <w:u w:val="single" w:color="000000"/>
        </w:rPr>
        <w:br w:type="page"/>
      </w:r>
    </w:p>
    <w:p w14:paraId="60D7069D" w14:textId="77777777" w:rsidR="00520D9B" w:rsidRDefault="001627B5" w:rsidP="00ED3103">
      <w:pPr>
        <w:spacing w:before="319" w:line="480" w:lineRule="auto"/>
        <w:ind w:left="720" w:firstLine="1"/>
        <w:jc w:val="both"/>
        <w:rPr>
          <w:rFonts w:ascii="Times New Roman" w:eastAsia="Times New Roman" w:hAnsi="Times New Roman" w:cs="Times New Roman"/>
          <w:b/>
          <w:bCs/>
          <w:color w:val="000000"/>
          <w:spacing w:val="-4"/>
          <w:sz w:val="32"/>
          <w:szCs w:val="32"/>
          <w:u w:val="single" w:color="000000"/>
        </w:rPr>
      </w:pPr>
      <w:r>
        <w:rPr>
          <w:rFonts w:ascii="Times New Roman" w:eastAsia="Times New Roman" w:hAnsi="Times New Roman" w:cs="Times New Roman"/>
          <w:b/>
          <w:bCs/>
          <w:color w:val="000000"/>
          <w:spacing w:val="-1"/>
          <w:sz w:val="32"/>
          <w:szCs w:val="32"/>
          <w:u w:val="single" w:color="000000"/>
        </w:rPr>
        <w:lastRenderedPageBreak/>
        <w:t>Order Page:</w:t>
      </w:r>
    </w:p>
    <w:p w14:paraId="60D7069E" w14:textId="77777777" w:rsidR="00520D9B" w:rsidRDefault="001627B5" w:rsidP="00ED3103">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IN"/>
        </w:rPr>
        <w:drawing>
          <wp:inline distT="0" distB="0" distL="0" distR="0" wp14:anchorId="60D70CBC" wp14:editId="60D70CBD">
            <wp:extent cx="5731510" cy="2556510"/>
            <wp:effectExtent l="19050" t="19050" r="21590" b="152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34"/>
                    <a:stretch>
                      <a:fillRect/>
                    </a:stretch>
                  </pic:blipFill>
                  <pic:spPr>
                    <a:xfrm>
                      <a:off x="0" y="0"/>
                      <a:ext cx="5731510" cy="2556510"/>
                    </a:xfrm>
                    <a:prstGeom prst="rect">
                      <a:avLst/>
                    </a:prstGeom>
                    <a:ln w="12700">
                      <a:solidFill>
                        <a:schemeClr val="tx1"/>
                      </a:solidFill>
                    </a:ln>
                  </pic:spPr>
                </pic:pic>
              </a:graphicData>
            </a:graphic>
          </wp:inline>
        </w:drawing>
      </w:r>
    </w:p>
    <w:p w14:paraId="60D7069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z w:val="24"/>
          <w:szCs w:val="24"/>
        </w:rPr>
        <w:t xml:space="preserve">Code: </w:t>
      </w:r>
    </w:p>
    <w:p w14:paraId="60D706A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w:t>
      </w:r>
    </w:p>
    <w:p w14:paraId="60D706A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A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include "nav.php";</w:t>
      </w:r>
    </w:p>
    <w:p w14:paraId="60D706A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include "partials/conn.php";</w:t>
      </w:r>
    </w:p>
    <w:p w14:paraId="60D706A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A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w:t>
      </w:r>
    </w:p>
    <w:p w14:paraId="60D706A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LOGIN CHECK</w:t>
      </w:r>
    </w:p>
    <w:p w14:paraId="60D706A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w:t>
      </w:r>
    </w:p>
    <w:p w14:paraId="60D706A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$user_id = $_SESSION['user_id'] ?? 0;</w:t>
      </w:r>
    </w:p>
    <w:p w14:paraId="60D706A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A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 (!$user_id) {</w:t>
      </w:r>
    </w:p>
    <w:p w14:paraId="60D706A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header("Location: login.php");</w:t>
      </w:r>
    </w:p>
    <w:p w14:paraId="60D706A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exit;</w:t>
      </w:r>
    </w:p>
    <w:p w14:paraId="60D706A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6A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A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$sql = "SELECT </w:t>
      </w:r>
    </w:p>
    <w:p w14:paraId="60D706B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cart.product_id,</w:t>
      </w:r>
    </w:p>
    <w:p w14:paraId="60D706B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cart.quantity AS cart_qty,</w:t>
      </w:r>
    </w:p>
    <w:p w14:paraId="60D706B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watches.title,</w:t>
      </w:r>
    </w:p>
    <w:p w14:paraId="60D706B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watches.image,</w:t>
      </w:r>
    </w:p>
    <w:p w14:paraId="60D706B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watches.price,</w:t>
      </w:r>
    </w:p>
    <w:p w14:paraId="60D706B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watches.quantity AS stock</w:t>
      </w:r>
    </w:p>
    <w:p w14:paraId="60D706B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FROM cart</w:t>
      </w:r>
    </w:p>
    <w:p w14:paraId="60D706B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INNER JOIN watches ON watches.id = cart.product_id</w:t>
      </w:r>
    </w:p>
    <w:p w14:paraId="60D706B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WHERE cart.user_id = ?";</w:t>
      </w:r>
    </w:p>
    <w:p w14:paraId="60D706B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B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$stmt = $conn-&gt;prepare($sql);</w:t>
      </w:r>
    </w:p>
    <w:p w14:paraId="60D706B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$stmt-&gt;bind_param("i", $user_id);</w:t>
      </w:r>
    </w:p>
    <w:p w14:paraId="60D706B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$stmt-&gt;execute();</w:t>
      </w:r>
    </w:p>
    <w:p w14:paraId="60D706B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$result = $stmt-&gt;get_result();</w:t>
      </w:r>
    </w:p>
    <w:p w14:paraId="60D706B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B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w:t>
      </w:r>
    </w:p>
    <w:p w14:paraId="60D706C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CALCULATE TOTAL &amp; STOCK</w:t>
      </w:r>
    </w:p>
    <w:p w14:paraId="60D706C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w:t>
      </w:r>
    </w:p>
    <w:p w14:paraId="60D706C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$total = 0;</w:t>
      </w:r>
    </w:p>
    <w:p w14:paraId="60D706C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$outOfStock = false;</w:t>
      </w:r>
    </w:p>
    <w:p w14:paraId="60D706C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$cartItems = [];</w:t>
      </w:r>
    </w:p>
    <w:p w14:paraId="60D706C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C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 ($result-&gt;num_rows &gt; 0) {</w:t>
      </w:r>
    </w:p>
    <w:p w14:paraId="60D706C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C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while ($item = $result-&gt;fetch_assoc()) {</w:t>
      </w:r>
    </w:p>
    <w:p w14:paraId="60D706C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C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$stock   = (int)$item['stock'];</w:t>
      </w:r>
    </w:p>
    <w:p w14:paraId="60D706C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$cartQty = (int)$item['cart_qty'];</w:t>
      </w:r>
    </w:p>
    <w:p w14:paraId="60D706C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C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($stock &lt;= 0 || $stock &lt; $cartQty) {</w:t>
      </w:r>
    </w:p>
    <w:p w14:paraId="60D706C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$outOfStock = true;</w:t>
      </w:r>
    </w:p>
    <w:p w14:paraId="60D706C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6D0"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D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$item['itemTotal'] = $item['price'] * $cartQty;</w:t>
      </w:r>
    </w:p>
    <w:p w14:paraId="60D706D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$total += $item['itemTotal'];</w:t>
      </w:r>
    </w:p>
    <w:p w14:paraId="60D706D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$cartItems[] = $item;</w:t>
      </w:r>
    </w:p>
    <w:p w14:paraId="60D706D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6D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D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else {</w:t>
      </w:r>
    </w:p>
    <w:p w14:paraId="60D706D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$outOfStock = true;</w:t>
      </w:r>
    </w:p>
    <w:p w14:paraId="60D706D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6D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D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w:t>
      </w:r>
    </w:p>
    <w:p w14:paraId="60D706D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FETCH DEFAULT ADDRESS</w:t>
      </w:r>
    </w:p>
    <w:p w14:paraId="60D706D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w:t>
      </w:r>
    </w:p>
    <w:p w14:paraId="60D706D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$addrSql = "SELECT * FROM address </w:t>
      </w:r>
    </w:p>
    <w:p w14:paraId="60D706D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WHERE user_id = ? AND is_default = 1 </w:t>
      </w:r>
    </w:p>
    <w:p w14:paraId="60D706D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LIMIT 1";</w:t>
      </w:r>
    </w:p>
    <w:p w14:paraId="60D706E0"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E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$addrStmt = $conn-&gt;prepare($addrSql);</w:t>
      </w:r>
    </w:p>
    <w:p w14:paraId="60D706E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$addrStmt-&gt;bind_param("i", $user_id);</w:t>
      </w:r>
    </w:p>
    <w:p w14:paraId="60D706E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$addrStmt-&gt;execute();</w:t>
      </w:r>
    </w:p>
    <w:p w14:paraId="60D706E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$address = $addrStmt-&gt;get_result()-&gt;fetch_assoc();</w:t>
      </w:r>
    </w:p>
    <w:p w14:paraId="60D706E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6E6"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E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&lt;!DOCTYPE html&gt;</w:t>
      </w:r>
    </w:p>
    <w:p w14:paraId="60D706E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 lang="en"&gt;</w:t>
      </w:r>
    </w:p>
    <w:p w14:paraId="60D706E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6E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&lt;meta charset="UTF-8"&gt;</w:t>
      </w:r>
    </w:p>
    <w:p w14:paraId="60D706E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&lt;meta name="viewport" content="width=device-width, initial-scale=1.0"&gt;</w:t>
      </w:r>
    </w:p>
    <w:p w14:paraId="60D706E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&lt;title&gt;Place Order&lt;/title&gt;</w:t>
      </w:r>
    </w:p>
    <w:p w14:paraId="60D706E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&lt;link rel="stylesheet" href="style.css"&gt;</w:t>
      </w:r>
    </w:p>
    <w:p w14:paraId="60D706E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&lt;/head&gt;</w:t>
      </w:r>
    </w:p>
    <w:p w14:paraId="60D706EF"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F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6F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F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&lt;h2&gt;Place Your Order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️&lt;/h2&gt;</w:t>
      </w:r>
    </w:p>
    <w:p w14:paraId="60D706F3"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F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&lt;div class="container"&gt;</w:t>
      </w:r>
    </w:p>
    <w:p w14:paraId="60D706F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F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DELIVERY ADDRESS --&gt;</w:t>
      </w:r>
    </w:p>
    <w:p w14:paraId="60D706F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class="card"&gt;</w:t>
      </w:r>
    </w:p>
    <w:p w14:paraId="60D706F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&lt;h3&gt;Delivery Address&lt;/h3&gt;</w:t>
      </w:r>
    </w:p>
    <w:p w14:paraId="60D706F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6F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if ($address) { ?&gt;</w:t>
      </w:r>
    </w:p>
    <w:p w14:paraId="60D706F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class="address-box"&gt;</w:t>
      </w:r>
    </w:p>
    <w:p w14:paraId="60D706F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&lt;strong&gt;&lt;?= htmlspecialchars($address['full_name']) ?&gt;&lt;/strong&gt;&lt;br&gt;</w:t>
      </w:r>
    </w:p>
    <w:p w14:paraId="60D706F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htmlspecialchars($address['house_no']) ?&gt;,</w:t>
      </w:r>
    </w:p>
    <w:p w14:paraId="60D706F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htmlspecialchars($address['area']) ?&gt;&lt;br&gt;</w:t>
      </w:r>
    </w:p>
    <w:p w14:paraId="60D706F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htmlspecialchars($address['city']) ?&gt; -</w:t>
      </w:r>
    </w:p>
    <w:p w14:paraId="60D7070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htmlspecialchars($address['pincode']) ?&gt;&lt;br&gt;</w:t>
      </w:r>
    </w:p>
    <w:p w14:paraId="60D7070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Mobile: &lt;?= htmlspecialchars($address['mobile']) ?&gt;</w:t>
      </w:r>
    </w:p>
    <w:p w14:paraId="60D7070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70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&lt;a href="address.php" class="change-btn"&gt;Change Address&lt;/a&gt;</w:t>
      </w:r>
    </w:p>
    <w:p w14:paraId="60D7070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 else { ?&gt;</w:t>
      </w:r>
    </w:p>
    <w:p w14:paraId="60D7070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&lt;p&gt;No address added!&lt;/p&gt;</w:t>
      </w:r>
    </w:p>
    <w:p w14:paraId="60D7070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&lt;a href="address.php" class="change-btn"&gt;Add Address&lt;/a&gt;</w:t>
      </w:r>
    </w:p>
    <w:p w14:paraId="60D7070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 ?&gt;</w:t>
      </w:r>
    </w:p>
    <w:p w14:paraId="60D7070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70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0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class="card"&gt;</w:t>
      </w:r>
    </w:p>
    <w:p w14:paraId="60D7070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&lt;h3&gt;Your Order&lt;/h3&gt;</w:t>
      </w:r>
    </w:p>
    <w:p w14:paraId="60D7070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0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if (!empty($cartItems)) { ?&gt;</w:t>
      </w:r>
    </w:p>
    <w:p w14:paraId="60D7070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foreach ($cartItems as $item) { ?&gt;</w:t>
      </w:r>
    </w:p>
    <w:p w14:paraId="60D7070F"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1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class="item"&gt;</w:t>
      </w:r>
    </w:p>
    <w:p w14:paraId="60D7071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&lt;img src="img/Watch.webp" alt="Product"&gt;</w:t>
      </w:r>
    </w:p>
    <w:p w14:paraId="60D70712"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1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71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class="item-name"&gt;&lt;?= htmlspecialchars($item['title']) ?&gt;&lt;/div&gt;</w:t>
      </w:r>
    </w:p>
    <w:p w14:paraId="60D7071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class="item-price"&gt;₹&lt;?= number_format($item['price']) ?&gt;&lt;/div&gt;</w:t>
      </w:r>
    </w:p>
    <w:p w14:paraId="60D7071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&lt;div&gt;Qty: &lt;?= $item['cart_qty'] ?&gt;&lt;/div&gt;</w:t>
      </w:r>
    </w:p>
    <w:p w14:paraId="60D7071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1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if ((int)$item['stock'] &lt; (int)$item['cart_qty']) { ?&gt;</w:t>
      </w:r>
    </w:p>
    <w:p w14:paraId="60D7071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style="color:red;font-weight:bold;"&gt;</w:t>
      </w:r>
    </w:p>
    <w:p w14:paraId="60D7071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Out of Stock</w:t>
      </w:r>
    </w:p>
    <w:p w14:paraId="60D7071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71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 ?&gt;</w:t>
      </w:r>
    </w:p>
    <w:p w14:paraId="60D7071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71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&lt;/div&gt;</w:t>
      </w:r>
    </w:p>
    <w:p w14:paraId="60D7071F"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2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 ?&gt;</w:t>
      </w:r>
    </w:p>
    <w:p w14:paraId="60D7072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2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class="total-box"&gt;</w:t>
      </w:r>
    </w:p>
    <w:p w14:paraId="60D7072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Total Amount: ₹&lt;?= number_format($total) ?&gt;</w:t>
      </w:r>
    </w:p>
    <w:p w14:paraId="60D7072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72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2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 else { ?&gt;</w:t>
      </w:r>
    </w:p>
    <w:p w14:paraId="60D7072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&lt;p&gt;Your cart is empty!&lt;/p&gt;</w:t>
      </w:r>
    </w:p>
    <w:p w14:paraId="60D7072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 ?&gt;</w:t>
      </w:r>
    </w:p>
    <w:p w14:paraId="60D7072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72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2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&lt;/div&gt;</w:t>
      </w:r>
    </w:p>
    <w:p w14:paraId="60D7072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2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 PAYMENT SECTION --&gt;</w:t>
      </w:r>
    </w:p>
    <w:p w14:paraId="60D7072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&lt;div class="card" style="max-width:850px;margin:20px auto;"&gt;</w:t>
      </w:r>
    </w:p>
    <w:p w14:paraId="60D7072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&lt;h3&gt;Payment Method&lt;/h3&gt;</w:t>
      </w:r>
    </w:p>
    <w:p w14:paraId="60D70730"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3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&lt;form action="place_order.php" method="post"&gt;</w:t>
      </w:r>
    </w:p>
    <w:p w14:paraId="60D70732"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3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class="payment-option"&gt;</w:t>
      </w:r>
    </w:p>
    <w:p w14:paraId="60D7073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type="radio" name="payment_method" value="upi" checked&gt;</w:t>
      </w:r>
    </w:p>
    <w:p w14:paraId="60D7073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UPI (GPay / PhonePe / Paytm)</w:t>
      </w:r>
    </w:p>
    <w:p w14:paraId="60D7073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&lt;/label&gt;</w:t>
      </w:r>
    </w:p>
    <w:p w14:paraId="60D7073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3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class="payment-option"&gt;</w:t>
      </w:r>
    </w:p>
    <w:p w14:paraId="60D7073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type="radio" name="payment_method" value="cod"&gt;</w:t>
      </w:r>
    </w:p>
    <w:p w14:paraId="60D7073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Cash on Delivery</w:t>
      </w:r>
    </w:p>
    <w:p w14:paraId="60D7073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&lt;/label&gt;</w:t>
      </w:r>
    </w:p>
    <w:p w14:paraId="60D7073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if (!$outOfStock &amp;&amp; $address) { ?&gt;</w:t>
      </w:r>
    </w:p>
    <w:p w14:paraId="60D7073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&lt;button type="submit" class="place-btn"&gt;Place Order&lt;/button&gt;</w:t>
      </w:r>
    </w:p>
    <w:p w14:paraId="60D7073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 else { ?&gt;</w:t>
      </w:r>
    </w:p>
    <w:p w14:paraId="60D7073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&lt;button type="button" class="place-btn" disabled</w:t>
      </w:r>
    </w:p>
    <w:p w14:paraId="60D7074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style="background:#ccc;cursor:not-allowed;"&gt;</w:t>
      </w:r>
    </w:p>
    <w:p w14:paraId="60D7074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Cannot Place Order</w:t>
      </w:r>
    </w:p>
    <w:p w14:paraId="60D7074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&lt;/button&gt;</w:t>
      </w:r>
    </w:p>
    <w:p w14:paraId="60D7074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 style="color:red;margin-top:10px;"&gt;</w:t>
      </w:r>
    </w:p>
    <w:p w14:paraId="60D7074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Please fix out-of-stock items or add address.</w:t>
      </w:r>
    </w:p>
    <w:p w14:paraId="60D7074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w:t>
      </w:r>
    </w:p>
    <w:p w14:paraId="60D7074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 ?&gt;</w:t>
      </w:r>
    </w:p>
    <w:p w14:paraId="60D7074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&lt;/form&gt;</w:t>
      </w:r>
    </w:p>
    <w:p w14:paraId="60D7074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&lt;/div&gt;</w:t>
      </w:r>
    </w:p>
    <w:p w14:paraId="60D7074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4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74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&lt;/html&gt;</w:t>
      </w:r>
    </w:p>
    <w:p w14:paraId="60D7074C" w14:textId="77777777" w:rsidR="00520D9B" w:rsidRDefault="001627B5" w:rsidP="00ED3103">
      <w:pPr>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br w:type="page"/>
      </w:r>
    </w:p>
    <w:p w14:paraId="60D7074D" w14:textId="77777777" w:rsidR="00520D9B" w:rsidRDefault="001627B5" w:rsidP="00ED3103">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pacing w:val="-1"/>
          <w:sz w:val="32"/>
          <w:szCs w:val="32"/>
          <w:u w:val="single" w:color="000000"/>
        </w:rPr>
        <w:lastRenderedPageBreak/>
        <w:t>My Orders Page:</w:t>
      </w:r>
    </w:p>
    <w:p w14:paraId="60D7074E" w14:textId="77777777" w:rsidR="00520D9B" w:rsidRDefault="001627B5" w:rsidP="00ED3103">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IN"/>
        </w:rPr>
        <w:drawing>
          <wp:inline distT="0" distB="0" distL="0" distR="0" wp14:anchorId="60D70CBE" wp14:editId="60D70CBF">
            <wp:extent cx="5731510" cy="2379345"/>
            <wp:effectExtent l="19050" t="19050" r="21590" b="209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35"/>
                    <a:srcRect b="15625"/>
                    <a:stretch>
                      <a:fillRect/>
                    </a:stretch>
                  </pic:blipFill>
                  <pic:spPr>
                    <a:xfrm>
                      <a:off x="0" y="0"/>
                      <a:ext cx="5731510" cy="2379946"/>
                    </a:xfrm>
                    <a:prstGeom prst="rect">
                      <a:avLst/>
                    </a:prstGeom>
                    <a:ln w="12700">
                      <a:solidFill>
                        <a:schemeClr val="tx1"/>
                      </a:solidFill>
                    </a:ln>
                  </pic:spPr>
                </pic:pic>
              </a:graphicData>
            </a:graphic>
          </wp:inline>
        </w:drawing>
      </w:r>
    </w:p>
    <w:p w14:paraId="60D7074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z w:val="24"/>
          <w:szCs w:val="24"/>
        </w:rPr>
        <w:t xml:space="preserve">Code: </w:t>
      </w:r>
    </w:p>
    <w:p w14:paraId="60D7075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&lt;!DOCTYPE html&gt;</w:t>
      </w:r>
    </w:p>
    <w:p w14:paraId="60D7075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 lang="en"&gt;</w:t>
      </w:r>
    </w:p>
    <w:p w14:paraId="60D7075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75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&lt;meta charset="UTF-8"&gt;</w:t>
      </w:r>
    </w:p>
    <w:p w14:paraId="60D7075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&lt;title&gt;My Orders&lt;/title&gt;</w:t>
      </w:r>
    </w:p>
    <w:p w14:paraId="60D7075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&lt;link rel="stylesheet" href="style.css"&gt;</w:t>
      </w:r>
    </w:p>
    <w:p w14:paraId="60D70756"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5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&lt;style&gt;</w:t>
      </w:r>
    </w:p>
    <w:p w14:paraId="60D7075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.order-box {</w:t>
      </w:r>
    </w:p>
    <w:p w14:paraId="60D7075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background: #fff;</w:t>
      </w:r>
    </w:p>
    <w:p w14:paraId="60D7075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padding: 15px;</w:t>
      </w:r>
    </w:p>
    <w:p w14:paraId="60D7075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margin: 15px auto;</w:t>
      </w:r>
    </w:p>
    <w:p w14:paraId="60D7075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border-radius: 10px;</w:t>
      </w:r>
    </w:p>
    <w:p w14:paraId="60D7075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max-width: 800px;</w:t>
      </w:r>
    </w:p>
    <w:p w14:paraId="60D7075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 1px solid #ddd;</w:t>
      </w:r>
    </w:p>
    <w:p w14:paraId="60D7075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760"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6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.order-header {</w:t>
      </w:r>
    </w:p>
    <w:p w14:paraId="60D7076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font-size: 18px;</w:t>
      </w:r>
    </w:p>
    <w:p w14:paraId="60D7076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color: #333;</w:t>
      </w:r>
    </w:p>
    <w:p w14:paraId="60D7076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font-weight: bold;</w:t>
      </w:r>
    </w:p>
    <w:p w14:paraId="60D7076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766"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6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.order-item {</w:t>
      </w:r>
    </w:p>
    <w:p w14:paraId="60D7076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display: flex;</w:t>
      </w:r>
    </w:p>
    <w:p w14:paraId="60D7076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gap: 15px;</w:t>
      </w:r>
    </w:p>
    <w:p w14:paraId="60D7076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margin-top: 12px;</w:t>
      </w:r>
    </w:p>
    <w:p w14:paraId="60D7076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border-bottom: 1px solid #eee;</w:t>
      </w:r>
    </w:p>
    <w:p w14:paraId="60D7076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padding-bottom: 10px;</w:t>
      </w:r>
    </w:p>
    <w:p w14:paraId="60D7076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76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6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.order-item img {</w:t>
      </w:r>
    </w:p>
    <w:p w14:paraId="60D7077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width: 80px;</w:t>
      </w:r>
    </w:p>
    <w:p w14:paraId="60D7077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border-radius: 6px;</w:t>
      </w:r>
    </w:p>
    <w:p w14:paraId="60D7077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773"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7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.order-total {</w:t>
      </w:r>
    </w:p>
    <w:p w14:paraId="60D7077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margin-top: 10px;</w:t>
      </w:r>
    </w:p>
    <w:p w14:paraId="60D7077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font-weight: bold;</w:t>
      </w:r>
    </w:p>
    <w:p w14:paraId="60D7077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color: #000;</w:t>
      </w:r>
    </w:p>
    <w:p w14:paraId="60D7077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77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7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.btn-details {</w:t>
      </w:r>
    </w:p>
    <w:p w14:paraId="60D7077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background: #333;</w:t>
      </w:r>
    </w:p>
    <w:p w14:paraId="60D7077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color: #fff;</w:t>
      </w:r>
    </w:p>
    <w:p w14:paraId="60D7077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padding: 6px 12px;</w:t>
      </w:r>
    </w:p>
    <w:p w14:paraId="60D7077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border-radius: 5px;</w:t>
      </w:r>
    </w:p>
    <w:p w14:paraId="60D7077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text-decoration: none;</w:t>
      </w:r>
    </w:p>
    <w:p w14:paraId="60D7078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float: right;</w:t>
      </w:r>
    </w:p>
    <w:p w14:paraId="60D7078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78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&lt;/style&gt;</w:t>
      </w:r>
    </w:p>
    <w:p w14:paraId="60D70783"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8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78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786"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8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 include "nav.php";</w:t>
      </w:r>
    </w:p>
    <w:p w14:paraId="60D7078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include "partials/login_verification.php"; ?&gt;</w:t>
      </w:r>
    </w:p>
    <w:p w14:paraId="60D7078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w:t>
      </w:r>
    </w:p>
    <w:p w14:paraId="60D7078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include "partials/conn.php";</w:t>
      </w:r>
    </w:p>
    <w:p w14:paraId="60D7078B"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8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Dummy user_id = 1</w:t>
      </w:r>
    </w:p>
    <w:p w14:paraId="60D7078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$user_id = $_SESSION['user_id'];</w:t>
      </w:r>
    </w:p>
    <w:p w14:paraId="60D7078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8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Fetch all orders of the user</w:t>
      </w:r>
    </w:p>
    <w:p w14:paraId="60D7079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$ordersSQL = "SELECT * FROM orders WHERE user_id = '$user_id' ORDER BY id DESC";</w:t>
      </w:r>
    </w:p>
    <w:p w14:paraId="60D7079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$ordersResult = $conn-&gt;query($ordersSQL);</w:t>
      </w:r>
    </w:p>
    <w:p w14:paraId="60D7079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793"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9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&lt;h2 style="text-align:center;"&gt;My Orders </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&lt;/h2&gt;</w:t>
      </w:r>
    </w:p>
    <w:p w14:paraId="60D7079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9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w:t>
      </w:r>
    </w:p>
    <w:p w14:paraId="60D7079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 ($ordersResult-&gt;num_rows &gt; 0) {</w:t>
      </w:r>
    </w:p>
    <w:p w14:paraId="60D70798"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9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while ($order = $ordersResult-&gt;fetch_assoc()) {</w:t>
      </w:r>
    </w:p>
    <w:p w14:paraId="60D7079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$order_id = $order['id'];</w:t>
      </w:r>
    </w:p>
    <w:p w14:paraId="60D7079B"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9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Fetch order items</w:t>
      </w:r>
    </w:p>
    <w:p w14:paraId="60D7079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$itemsSQL = "</w:t>
      </w:r>
    </w:p>
    <w:p w14:paraId="60D7079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SELECT order_items.*, watches.title, watches.image </w:t>
      </w:r>
    </w:p>
    <w:p w14:paraId="60D7079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FROM order_items</w:t>
      </w:r>
    </w:p>
    <w:p w14:paraId="60D707A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JOIN watches ON order_items.product_id = watches.id</w:t>
      </w:r>
    </w:p>
    <w:p w14:paraId="60D707A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WHERE order_items.order_id = '$order_id'</w:t>
      </w:r>
    </w:p>
    <w:p w14:paraId="60D707A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7A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$itemsResult = $conn-&gt;query($itemsSQL);</w:t>
      </w:r>
    </w:p>
    <w:p w14:paraId="60D707A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7A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class="order-box"&gt;</w:t>
      </w:r>
    </w:p>
    <w:p w14:paraId="60D707A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class="order-header"&gt;</w:t>
      </w:r>
    </w:p>
    <w:p w14:paraId="60D707A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Order #&lt;?= $order_id ?&gt;  </w:t>
      </w:r>
    </w:p>
    <w:p w14:paraId="60D707A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&lt;span style="float:right; color:#777;"&gt;</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&lt;?= $order['created_at'] ?&gt;&lt;/span&gt;</w:t>
      </w:r>
    </w:p>
    <w:p w14:paraId="60D707A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7A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A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while ($item = $itemsResult-&gt;fetch_assoc()) { ?&gt;</w:t>
      </w:r>
    </w:p>
    <w:p w14:paraId="60D707A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class="order-item"&gt;</w:t>
      </w:r>
    </w:p>
    <w:p w14:paraId="60D707A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&lt;img src="img/Watch.webp"&gt;</w:t>
      </w:r>
    </w:p>
    <w:p w14:paraId="60D707A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7A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&lt;div&gt;&lt;strong&gt;&lt;?= $item['title'] ?&gt;&lt;/strong&gt;&lt;/div&gt;</w:t>
      </w:r>
    </w:p>
    <w:p w14:paraId="60D707B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&lt;div&gt;Price: ₹&lt;?= number_format($item['price']) ?&gt;&lt;/div&gt;</w:t>
      </w:r>
    </w:p>
    <w:p w14:paraId="60D707B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&lt;div&gt;Qty: &lt;?= $item['quantity'] ?&gt;&lt;/div&gt;</w:t>
      </w:r>
    </w:p>
    <w:p w14:paraId="60D707B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7B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7B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 ?&gt;</w:t>
      </w:r>
    </w:p>
    <w:p w14:paraId="60D707B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B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class="order-total"&gt;</w:t>
      </w:r>
    </w:p>
    <w:p w14:paraId="60D707B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Total Amount: ₹&lt;?= number_format($order['total_amount']) ?&gt;</w:t>
      </w:r>
    </w:p>
    <w:p w14:paraId="60D707B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7B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B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&lt;a href="order_details.php?id=&lt;?= $order_id ?&gt;" class="btn-details"&gt;View Details&lt;/a&gt;</w:t>
      </w:r>
    </w:p>
    <w:p w14:paraId="60D707B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7B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B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w:t>
      </w:r>
    </w:p>
    <w:p w14:paraId="60D707B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7B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else {</w:t>
      </w:r>
    </w:p>
    <w:p w14:paraId="60D707C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"&lt;p style='text-align:center; font-size:18px;'&gt;No orders found!&lt;/p&gt;";</w:t>
      </w:r>
    </w:p>
    <w:p w14:paraId="60D707C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7C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7C3"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C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7C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&lt;/html&gt;</w:t>
      </w:r>
    </w:p>
    <w:p w14:paraId="60D707C6" w14:textId="77777777" w:rsidR="00520D9B" w:rsidRDefault="001627B5" w:rsidP="00ED3103">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60D707C7" w14:textId="77777777" w:rsidR="00520D9B" w:rsidRDefault="001627B5" w:rsidP="00ED3103">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pacing w:val="-1"/>
          <w:sz w:val="32"/>
          <w:szCs w:val="32"/>
          <w:u w:val="single" w:color="000000"/>
        </w:rPr>
        <w:lastRenderedPageBreak/>
        <w:t>Order Details Page:</w:t>
      </w:r>
    </w:p>
    <w:p w14:paraId="60D707C8" w14:textId="77777777" w:rsidR="00520D9B" w:rsidRDefault="001627B5" w:rsidP="00ED3103">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IN"/>
        </w:rPr>
        <w:drawing>
          <wp:inline distT="0" distB="0" distL="0" distR="0" wp14:anchorId="60D70CC0" wp14:editId="60D70CC1">
            <wp:extent cx="5730875" cy="6450330"/>
            <wp:effectExtent l="19050" t="19050" r="22225" b="266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36"/>
                    <a:stretch>
                      <a:fillRect/>
                    </a:stretch>
                  </pic:blipFill>
                  <pic:spPr>
                    <a:xfrm>
                      <a:off x="0" y="0"/>
                      <a:ext cx="5768504" cy="6492806"/>
                    </a:xfrm>
                    <a:prstGeom prst="rect">
                      <a:avLst/>
                    </a:prstGeom>
                    <a:ln w="12700">
                      <a:solidFill>
                        <a:schemeClr val="tx1"/>
                      </a:solidFill>
                    </a:ln>
                  </pic:spPr>
                </pic:pic>
              </a:graphicData>
            </a:graphic>
          </wp:inline>
        </w:drawing>
      </w:r>
    </w:p>
    <w:p w14:paraId="60D707C9" w14:textId="77777777" w:rsidR="00520D9B" w:rsidRDefault="001627B5" w:rsidP="00ED3103">
      <w:pPr>
        <w:spacing w:after="0" w:line="480" w:lineRule="auto"/>
        <w:ind w:left="1440" w:right="598" w:firstLine="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Code: </w:t>
      </w:r>
    </w:p>
    <w:p w14:paraId="60D707C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&lt;?php </w:t>
      </w:r>
    </w:p>
    <w:p w14:paraId="60D707C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include "partials/conn.php";</w:t>
      </w:r>
    </w:p>
    <w:p w14:paraId="60D707C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C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 (!isset($_GET['id'])) {</w:t>
      </w:r>
    </w:p>
    <w:p w14:paraId="60D707C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die("Invalid Order ID");</w:t>
      </w:r>
    </w:p>
    <w:p w14:paraId="60D707C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7D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$order_id = $conn-&gt;real_escape_string($_GET['id']); // small safety improvement</w:t>
      </w:r>
    </w:p>
    <w:p w14:paraId="60D707D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D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1. Fetch Order Details</w:t>
      </w:r>
    </w:p>
    <w:p w14:paraId="60D707D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$orderSQL = "SELECT orders.*, address.full_name, address.house_no, address.area, address.city, address.pincode, address.mobile</w:t>
      </w:r>
    </w:p>
    <w:p w14:paraId="60D707D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FROM orders</w:t>
      </w:r>
    </w:p>
    <w:p w14:paraId="60D707D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JOIN address ON orders.address_id = address.id</w:t>
      </w:r>
    </w:p>
    <w:p w14:paraId="60D707D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WHERE orders.id = '$order_id'";</w:t>
      </w:r>
    </w:p>
    <w:p w14:paraId="60D707D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D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$orderResult = $conn-&gt;query($orderSQL);</w:t>
      </w:r>
    </w:p>
    <w:p w14:paraId="60D707D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 ($orderResult-&gt;num_rows == 0) {</w:t>
      </w:r>
    </w:p>
    <w:p w14:paraId="60D707D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die("Order not found");</w:t>
      </w:r>
    </w:p>
    <w:p w14:paraId="60D707D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7D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$order = $orderResult-&gt;fetch_assoc();</w:t>
      </w:r>
    </w:p>
    <w:p w14:paraId="60D707DD"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D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2. Fetch Order Items</w:t>
      </w:r>
    </w:p>
    <w:p w14:paraId="60D707D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$itemsSQL = "</w:t>
      </w:r>
    </w:p>
    <w:p w14:paraId="60D707E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SELECT order_items.*, watches.title, watches.image </w:t>
      </w:r>
    </w:p>
    <w:p w14:paraId="60D707E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FROM order_items</w:t>
      </w:r>
    </w:p>
    <w:p w14:paraId="60D707E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JOIN watches ON order_items.product_id = watches.id</w:t>
      </w:r>
    </w:p>
    <w:p w14:paraId="60D707E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WHERE order_items.order_id = '$order_id'</w:t>
      </w:r>
    </w:p>
    <w:p w14:paraId="60D707E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7E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E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$itemsResult = $conn-&gt;query($itemsSQL);</w:t>
      </w:r>
    </w:p>
    <w:p w14:paraId="60D707E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E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 (!$itemsResult) {</w:t>
      </w:r>
    </w:p>
    <w:p w14:paraId="60D707E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die("Error fetching order items: " . $conn-&gt;error);</w:t>
      </w:r>
    </w:p>
    <w:p w14:paraId="60D707E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7EB"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E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E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3. Define Logic for Timeline Progress</w:t>
      </w:r>
    </w:p>
    <w:p w14:paraId="60D707E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$stages = [</w:t>
      </w:r>
    </w:p>
    <w:p w14:paraId="60D707E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'confirmed'        =&gt; 1,</w:t>
      </w:r>
    </w:p>
    <w:p w14:paraId="60D707F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'processed'        =&gt; 2,</w:t>
      </w:r>
    </w:p>
    <w:p w14:paraId="60D707F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'shipped'          =&gt; 3,</w:t>
      </w:r>
    </w:p>
    <w:p w14:paraId="60D707F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'out_for_delivery' =&gt; 4,</w:t>
      </w:r>
    </w:p>
    <w:p w14:paraId="60D707F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'delivered'        =&gt; 5</w:t>
      </w:r>
    </w:p>
    <w:p w14:paraId="60D707F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7F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F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Get current status from DB</w:t>
      </w:r>
    </w:p>
    <w:p w14:paraId="60D707F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$current_status = $order['status'] ?? 'confirmed'; </w:t>
      </w:r>
    </w:p>
    <w:p w14:paraId="60D707F8"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F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Convert status to a number (e.g., 'shipped' becomes 3)</w:t>
      </w:r>
    </w:p>
    <w:p w14:paraId="60D707F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$current_step_number = $stages[$current_status] ?? 1;</w:t>
      </w:r>
    </w:p>
    <w:p w14:paraId="60D707FB"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7F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progress percent for gradient fill (0..100)</w:t>
      </w:r>
    </w:p>
    <w:p w14:paraId="60D707F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$total_steps = count($stages);</w:t>
      </w:r>
    </w:p>
    <w:p w14:paraId="60D707F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 ($total_steps &lt;= 1) {</w:t>
      </w:r>
    </w:p>
    <w:p w14:paraId="60D707F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$progress_percent = 100;</w:t>
      </w:r>
    </w:p>
    <w:p w14:paraId="60D7080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else {</w:t>
      </w:r>
    </w:p>
    <w:p w14:paraId="60D7080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This treats the first step as 0% and last step as 100%.</w:t>
      </w:r>
    </w:p>
    <w:p w14:paraId="60D7080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$progress_percent = (($current_step_number - 1) / ($total_steps - 1)) * 100;</w:t>
      </w:r>
    </w:p>
    <w:p w14:paraId="60D7080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80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$progress_percent = round($progress_percent, 2);</w:t>
      </w:r>
    </w:p>
    <w:p w14:paraId="60D7080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80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&lt;!DOCTYPE html&gt;</w:t>
      </w:r>
    </w:p>
    <w:p w14:paraId="60D7080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&lt;html&gt;</w:t>
      </w:r>
    </w:p>
    <w:p w14:paraId="60D7080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80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&lt;meta charset="utf-8"&gt;</w:t>
      </w:r>
    </w:p>
    <w:p w14:paraId="60D7080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&lt;title&gt;Order Details&lt;/title&gt;</w:t>
      </w:r>
    </w:p>
    <w:p w14:paraId="60D7080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&lt;link rel="stylesheet" href="style.css"&gt;</w:t>
      </w:r>
    </w:p>
    <w:p w14:paraId="60D7080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&lt;style&gt;</w:t>
      </w:r>
    </w:p>
    <w:p w14:paraId="60D7080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 Reliable two-column timeline (no overlap) ====== */</w:t>
      </w:r>
    </w:p>
    <w:p w14:paraId="60D7080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0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container for timeline rows */</w:t>
      </w:r>
    </w:p>
    <w:p w14:paraId="60D7081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.timeline {</w:t>
      </w:r>
    </w:p>
    <w:p w14:paraId="60D7081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position: relative;</w:t>
      </w:r>
    </w:p>
    <w:p w14:paraId="60D7081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margin: 12px 0;</w:t>
      </w:r>
    </w:p>
    <w:p w14:paraId="60D7081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--left-col-width: 72px;   /* total width reserved for rail/dot column */</w:t>
      </w:r>
    </w:p>
    <w:p w14:paraId="60D7081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--rail-x: calc(var(--left-col-width) / 2); /* center x for the rail */</w:t>
      </w:r>
    </w:p>
    <w:p w14:paraId="60D7081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--dot-size: 20px;</w:t>
      </w:r>
    </w:p>
    <w:p w14:paraId="60D7081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81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1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vertical rail: single element spanning full timeline height</w:t>
      </w:r>
    </w:p>
    <w:p w14:paraId="60D7081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gradient uses --progress custom property injected inline from PHP */</w:t>
      </w:r>
    </w:p>
    <w:p w14:paraId="60D7081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.timeline::before {</w:t>
      </w:r>
    </w:p>
    <w:p w14:paraId="60D7081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content: "";</w:t>
      </w:r>
    </w:p>
    <w:p w14:paraId="60D7081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position: absolute;</w:t>
      </w:r>
    </w:p>
    <w:p w14:paraId="60D7081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left: var(--rail-x);</w:t>
      </w:r>
    </w:p>
    <w:p w14:paraId="60D7081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top: 8px;</w:t>
      </w:r>
    </w:p>
    <w:p w14:paraId="60D7081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bottom: 8px;</w:t>
      </w:r>
    </w:p>
    <w:p w14:paraId="60D7082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width: 4px;</w:t>
      </w:r>
    </w:p>
    <w:p w14:paraId="60D7082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border-radius: 4px;</w:t>
      </w:r>
    </w:p>
    <w:p w14:paraId="60D7082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z-index: 1;</w:t>
      </w:r>
    </w:p>
    <w:p w14:paraId="60D7082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background: linear-gradient(</w:t>
      </w:r>
    </w:p>
    <w:p w14:paraId="60D7082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to bottom,</w:t>
      </w:r>
    </w:p>
    <w:p w14:paraId="60D7082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#2ecc71 0%,</w:t>
      </w:r>
    </w:p>
    <w:p w14:paraId="60D7082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#2ecc71 var(--progress),</w:t>
      </w:r>
    </w:p>
    <w:p w14:paraId="60D7082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#e6e6e6 var(--progress),</w:t>
      </w:r>
    </w:p>
    <w:p w14:paraId="60D7082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#e6e6e6 100%</w:t>
      </w:r>
    </w:p>
    <w:p w14:paraId="60D7082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82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82B"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2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each row is a 2-column layout: left fixed, right flexible */</w:t>
      </w:r>
    </w:p>
    <w:p w14:paraId="60D7082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.timeline-item {</w:t>
      </w:r>
    </w:p>
    <w:p w14:paraId="60D7082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display: flex;</w:t>
      </w:r>
    </w:p>
    <w:p w14:paraId="60D7082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align-items: flex-start;</w:t>
      </w:r>
    </w:p>
    <w:p w14:paraId="60D7083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gap: 16px;</w:t>
      </w:r>
    </w:p>
    <w:p w14:paraId="60D7083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padding: 18px 12px;</w:t>
      </w:r>
    </w:p>
    <w:p w14:paraId="60D7083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min-height: 56px; /* ensure some vertical room */</w:t>
      </w:r>
    </w:p>
    <w:p w14:paraId="60D7083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position: relative;</w:t>
      </w:r>
    </w:p>
    <w:p w14:paraId="60D7083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83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3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left column: holds the dot and keeps width fixed */</w:t>
      </w:r>
    </w:p>
    <w:p w14:paraId="60D7083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.timeline-item .left {</w:t>
      </w:r>
    </w:p>
    <w:p w14:paraId="60D7083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width: var(--left-col-width);</w:t>
      </w:r>
    </w:p>
    <w:p w14:paraId="60D7083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display: flex;</w:t>
      </w:r>
    </w:p>
    <w:p w14:paraId="60D7083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align-items: center;       /* vertically center dot relative to content */</w:t>
      </w:r>
    </w:p>
    <w:p w14:paraId="60D7083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justify-content: center;   /* horizontally center inside left area */</w:t>
      </w:r>
    </w:p>
    <w:p w14:paraId="60D7083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position: relative;</w:t>
      </w:r>
    </w:p>
    <w:p w14:paraId="60D7083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z-index: 2; /* place above rail gradient */</w:t>
      </w:r>
    </w:p>
    <w:p w14:paraId="60D7083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83F"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4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the dot itself */</w:t>
      </w:r>
    </w:p>
    <w:p w14:paraId="60D7084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.timeline-item .dot {</w:t>
      </w:r>
    </w:p>
    <w:p w14:paraId="60D7084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width: var(--dot-size);</w:t>
      </w:r>
    </w:p>
    <w:p w14:paraId="60D7084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height: var(--dot-size);</w:t>
      </w:r>
    </w:p>
    <w:p w14:paraId="60D7084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border-radius: 50%;</w:t>
      </w:r>
    </w:p>
    <w:p w14:paraId="60D7084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background: #e6e6e6;</w:t>
      </w:r>
    </w:p>
    <w:p w14:paraId="60D7084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 3px solid #fff;      /* inner white ring */</w:t>
      </w:r>
    </w:p>
    <w:p w14:paraId="60D7084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box-shadow: 0 0 0 1px rgba(0,0,0,0.04);</w:t>
      </w:r>
    </w:p>
    <w:p w14:paraId="60D7084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display: inline-block;</w:t>
      </w:r>
    </w:p>
    <w:p w14:paraId="60D7084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flex: 0 0 auto;</w:t>
      </w:r>
    </w:p>
    <w:p w14:paraId="60D7084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margin-top:30px;</w:t>
      </w:r>
    </w:p>
    <w:p w14:paraId="60D7084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margin-left: -5px;</w:t>
      </w:r>
    </w:p>
    <w:p w14:paraId="60D7084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84D"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4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active dot */</w:t>
      </w:r>
    </w:p>
    <w:p w14:paraId="60D7084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.timeline-item .dot.active {</w:t>
      </w:r>
    </w:p>
    <w:p w14:paraId="60D7085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background: #2ecc71;</w:t>
      </w:r>
    </w:p>
    <w:p w14:paraId="60D7085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box-shadow: 0 0 0 2px rgba(46,204,113,0.85);</w:t>
      </w:r>
    </w:p>
    <w:p w14:paraId="60D70852"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5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85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5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right column: content block */</w:t>
      </w:r>
    </w:p>
    <w:p w14:paraId="60D7085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.timeline-item .content {</w:t>
      </w:r>
    </w:p>
    <w:p w14:paraId="60D7085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flex: 1 1 auto;</w:t>
      </w:r>
    </w:p>
    <w:p w14:paraId="60D7085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ensure text is left-aligned inside timeline, even if global CSS centers headers */</w:t>
      </w:r>
    </w:p>
    <w:p w14:paraId="60D7085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text-align: left;</w:t>
      </w:r>
    </w:p>
    <w:p w14:paraId="60D7085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padding-right: 6px;</w:t>
      </w:r>
    </w:p>
    <w:p w14:paraId="60D7085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margin-left: 50px;</w:t>
      </w:r>
    </w:p>
    <w:p w14:paraId="60D7085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5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85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5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typography inside timeline (keeps text tidy) */</w:t>
      </w:r>
    </w:p>
    <w:p w14:paraId="60D7086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.timeline-item h4 {</w:t>
      </w:r>
    </w:p>
    <w:p w14:paraId="60D7086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margin: 0 0 6px 0;</w:t>
      </w:r>
    </w:p>
    <w:p w14:paraId="60D7086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font-size: 16px;</w:t>
      </w:r>
    </w:p>
    <w:p w14:paraId="60D7086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font-weight: 600;</w:t>
      </w:r>
    </w:p>
    <w:p w14:paraId="60D7086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color: #222;</w:t>
      </w:r>
    </w:p>
    <w:p w14:paraId="60D7086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line-height: 1.1;</w:t>
      </w:r>
    </w:p>
    <w:p w14:paraId="60D7086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86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6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.timeline-item p {</w:t>
      </w:r>
    </w:p>
    <w:p w14:paraId="60D7086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6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margin: 0 0 8px 0;</w:t>
      </w:r>
    </w:p>
    <w:p w14:paraId="60D7086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color: #666;</w:t>
      </w:r>
    </w:p>
    <w:p w14:paraId="60D7086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font-size: 14px;</w:t>
      </w:r>
    </w:p>
    <w:p w14:paraId="60D7086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line-height: 1.35;</w:t>
      </w:r>
    </w:p>
    <w:p w14:paraId="60D7086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6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870"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7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.timeline-item .date {</w:t>
      </w:r>
    </w:p>
    <w:p w14:paraId="60D7087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font-size: 12px;</w:t>
      </w:r>
    </w:p>
    <w:p w14:paraId="60D7087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color: #999;</w:t>
      </w:r>
    </w:p>
    <w:p w14:paraId="60D7087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font-weight: 500;</w:t>
      </w:r>
    </w:p>
    <w:p w14:paraId="60D7087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876"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7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small screens adjust left column width &amp; dot size */</w:t>
      </w:r>
    </w:p>
    <w:p w14:paraId="60D7087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@media (max-width: 600px) {</w:t>
      </w:r>
    </w:p>
    <w:p w14:paraId="60D7087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.timeline {</w:t>
      </w:r>
    </w:p>
    <w:p w14:paraId="60D7087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--left-col-width: 64px;</w:t>
      </w:r>
    </w:p>
    <w:p w14:paraId="60D7087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--dot-size: 18px;</w:t>
      </w:r>
    </w:p>
    <w:p w14:paraId="60D7087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87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87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7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visually separate the card container so it looks like your other cards */</w:t>
      </w:r>
    </w:p>
    <w:p w14:paraId="60D7088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.card { padding: 18px; margin-bottom: 18px; border-radius: 8px; background: #fff; box-shadow: 0 6px 18px rgba(0,0,0,0.06); }</w:t>
      </w:r>
    </w:p>
    <w:p w14:paraId="60D7088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8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small helper so ordered items don't break layout */</w:t>
      </w:r>
    </w:p>
    <w:p w14:paraId="60D7088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.item { display:flex; gap:12px; margin-bottom:12px; align-items:center; }</w:t>
      </w:r>
    </w:p>
    <w:p w14:paraId="60D7088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8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ensure timeline headings inside your card don't inherit weird global styles */</w:t>
      </w:r>
    </w:p>
    <w:p w14:paraId="60D7088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.card h3 { margin-top: 0; }</w:t>
      </w:r>
    </w:p>
    <w:p w14:paraId="60D7088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&lt;/style&gt;</w:t>
      </w:r>
    </w:p>
    <w:p w14:paraId="60D7088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88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88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8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include "nav.php"; ?&gt;</w:t>
      </w:r>
    </w:p>
    <w:p w14:paraId="60D7088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8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&lt;h2 style="text-align:center;"&gt;Order Details&lt;/h2&gt;</w:t>
      </w:r>
    </w:p>
    <w:p w14:paraId="60D7088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8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&lt;div class="container" style="max-width:900px; margin:auto;"&gt;</w:t>
      </w:r>
    </w:p>
    <w:p w14:paraId="60D70890"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9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class="card"&gt;</w:t>
      </w:r>
    </w:p>
    <w:p w14:paraId="60D7089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&lt;h3&gt;Delivery Address&lt;/h3&gt;</w:t>
      </w:r>
    </w:p>
    <w:p w14:paraId="60D7089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&lt;p&gt;&lt;strong&gt;&lt;?= htmlspecialchars($order['full_name']) ?&gt;&lt;/strong&gt;&lt;/p&gt;</w:t>
      </w:r>
    </w:p>
    <w:p w14:paraId="60D7089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&lt;p&gt;&lt;?= htmlspecialchars($order['house_no']) ?&gt;, &lt;?= htmlspecialchars($order['area']) ?&gt;&lt;/p&gt;</w:t>
      </w:r>
    </w:p>
    <w:p w14:paraId="60D7089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&lt;p&gt;&lt;?= htmlspecialchars($order['city']) ?&gt; - &lt;?= htmlspecialchars($order['pincode']) ?&gt;&lt;/p&gt;</w:t>
      </w:r>
    </w:p>
    <w:p w14:paraId="60D7089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&lt;?= htmlspecialchars($order['mobile']) ?&gt;&lt;/p&gt;</w:t>
      </w:r>
    </w:p>
    <w:p w14:paraId="60D7089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98"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9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class="card"&gt;</w:t>
      </w:r>
    </w:p>
    <w:p w14:paraId="60D7089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&lt;h3&gt;Ordered Items&lt;/h3&gt;</w:t>
      </w:r>
    </w:p>
    <w:p w14:paraId="60D7089B"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9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while ($item = $itemsResult-&gt;fetch_assoc()) { ?&gt;</w:t>
      </w:r>
    </w:p>
    <w:p w14:paraId="60D7089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class="item"&gt;</w:t>
      </w:r>
    </w:p>
    <w:p w14:paraId="60D7089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&lt;img src="img/&lt;?= htmlspecialchars($item['image']) ?&gt;" width="100" alt=""&gt;</w:t>
      </w:r>
    </w:p>
    <w:p w14:paraId="60D7089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A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&lt;div&gt;&lt;strong&gt;&lt;?= htmlspecialchars($item['title']) ?&gt;&lt;/strong&gt;&lt;/div&gt;</w:t>
      </w:r>
    </w:p>
    <w:p w14:paraId="60D708A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&lt;div&gt;Price: ₹&lt;?= htmlspecialchars($item['price']) ?&gt;&lt;/div&gt;</w:t>
      </w:r>
    </w:p>
    <w:p w14:paraId="60D708A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&lt;div&gt;Quantity: &lt;?= htmlspecialchars($item['quantity']) ?&gt;&lt;/div&gt;</w:t>
      </w:r>
    </w:p>
    <w:p w14:paraId="60D708A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A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A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 ?&gt;</w:t>
      </w:r>
    </w:p>
    <w:p w14:paraId="60D708A6"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A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class="total-box"&gt;</w:t>
      </w:r>
    </w:p>
    <w:p w14:paraId="60D708A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&lt;strong&gt;Total:&lt;/strong&gt; ₹&lt;?= number_format($order['total_amount']) ?&gt;</w:t>
      </w:r>
    </w:p>
    <w:p w14:paraId="60D708A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A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AB"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A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class="card"&gt;</w:t>
      </w:r>
    </w:p>
    <w:p w14:paraId="60D708A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&lt;h3&gt;Order Status&lt;/h3&gt;</w:t>
      </w:r>
    </w:p>
    <w:p w14:paraId="60D708A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A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timeline: --progress injected inline from PHP --&gt;</w:t>
      </w:r>
    </w:p>
    <w:p w14:paraId="60D708B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class="timeline" style="--progress: &lt;?= $progress_percent ?&gt;%;"&gt;</w:t>
      </w:r>
    </w:p>
    <w:p w14:paraId="60D708B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Step 1 --&gt;</w:t>
      </w:r>
    </w:p>
    <w:p w14:paraId="60D708B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class="timeline-item"&gt;</w:t>
      </w:r>
    </w:p>
    <w:p w14:paraId="60D708B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class="left"&gt;</w:t>
      </w:r>
    </w:p>
    <w:p w14:paraId="60D708B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&lt;span class="dot &lt;?= ($current_step_number &gt;= 1) ? 'active' : '' ?&gt;"&gt;&lt;/span&gt;</w:t>
      </w:r>
    </w:p>
    <w:p w14:paraId="60D708B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B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class="content"&gt;</w:t>
      </w:r>
    </w:p>
    <w:p w14:paraId="60D708B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&lt;h4&gt;Order Confirmed&lt;/h4&gt;</w:t>
      </w:r>
    </w:p>
    <w:p w14:paraId="60D708B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&lt;p&gt;Your order has been placed&lt;/p&gt;</w:t>
      </w:r>
    </w:p>
    <w:p w14:paraId="60D708B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&lt;div class="date"&gt;&lt;?= (new DateTime($order['created_at']))-&gt;format('D, jS M ’y – h:i A') ?&gt;&lt;/div&gt;</w:t>
      </w:r>
    </w:p>
    <w:p w14:paraId="60D708B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B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B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B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Step 2 --&gt;</w:t>
      </w:r>
    </w:p>
    <w:p w14:paraId="60D708B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class="timeline-item"&gt;</w:t>
      </w:r>
    </w:p>
    <w:p w14:paraId="60D708B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class="left"&gt;</w:t>
      </w:r>
    </w:p>
    <w:p w14:paraId="60D708C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&lt;span class="dot &lt;?= ($current_step_number &gt;= 2) ? 'active' : '' ?&gt;"&gt;&lt;/span&gt;</w:t>
      </w:r>
    </w:p>
    <w:p w14:paraId="60D708C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C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class="content"&gt;</w:t>
      </w:r>
    </w:p>
    <w:p w14:paraId="60D708C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&lt;h4&gt;Processed&lt;/h4&gt;</w:t>
      </w:r>
    </w:p>
    <w:p w14:paraId="60D708C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&lt;p&gt;Order processed by seller&lt;/p&gt;</w:t>
      </w:r>
    </w:p>
    <w:p w14:paraId="60D708C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if (!empty($order['processed_at'])): ?&gt;</w:t>
      </w:r>
    </w:p>
    <w:p w14:paraId="60D708C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class="date"&gt;&lt;?= (new DateTime($order['processed_at']))-&gt;format('D, jS M ’y – h:i A') ?&gt;&lt;/div&gt;</w:t>
      </w:r>
    </w:p>
    <w:p w14:paraId="60D708C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endif; ?&gt;</w:t>
      </w:r>
    </w:p>
    <w:p w14:paraId="60D708C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C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C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C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Step 3 --&gt;</w:t>
      </w:r>
    </w:p>
    <w:p w14:paraId="60D708C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class="timeline-item"&gt;</w:t>
      </w:r>
    </w:p>
    <w:p w14:paraId="60D708C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class="left"&gt;</w:t>
      </w:r>
    </w:p>
    <w:p w14:paraId="60D708C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&lt;span class="dot &lt;?= ($current_step_number &gt;= 3) ? 'active' : '' ?&gt;"&gt;&lt;/span&gt;</w:t>
      </w:r>
    </w:p>
    <w:p w14:paraId="60D708C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D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class="content"&gt;</w:t>
      </w:r>
    </w:p>
    <w:p w14:paraId="60D708D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&lt;h4&gt;Shipped&lt;/h4&gt;</w:t>
      </w:r>
    </w:p>
    <w:p w14:paraId="60D708D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&lt;p&gt;Package is with the courier&lt;/p&gt;</w:t>
      </w:r>
    </w:p>
    <w:p w14:paraId="60D708D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if (!empty($order['shipped_at'])): ?&gt;</w:t>
      </w:r>
    </w:p>
    <w:p w14:paraId="60D708D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class="date"&gt;&lt;?= (new DateTime($order['shipped_at']))-&gt;format('D, jS M ’y – h:i A') ?&gt;&lt;/div&gt;</w:t>
      </w:r>
    </w:p>
    <w:p w14:paraId="60D708D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endif; ?&gt;</w:t>
      </w:r>
    </w:p>
    <w:p w14:paraId="60D708D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D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D8"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D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Step 4 --&gt;</w:t>
      </w:r>
    </w:p>
    <w:p w14:paraId="60D708D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class="timeline-item"&gt;</w:t>
      </w:r>
    </w:p>
    <w:p w14:paraId="60D708D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class="left"&gt;</w:t>
      </w:r>
    </w:p>
    <w:p w14:paraId="60D708D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&lt;span class="dot &lt;?= ($current_step_number &gt;= 4) ? 'active' : '' ?&gt;"&gt;&lt;/span&gt;</w:t>
      </w:r>
    </w:p>
    <w:p w14:paraId="60D708D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D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class="content"&gt;</w:t>
      </w:r>
    </w:p>
    <w:p w14:paraId="60D708D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&lt;h4&gt;Out for Delivery&lt;/h4&gt;</w:t>
      </w:r>
    </w:p>
    <w:p w14:paraId="60D708E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&lt;p&gt;Agent is on the way&lt;/p&gt;</w:t>
      </w:r>
    </w:p>
    <w:p w14:paraId="60D708E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if (!empty($order['out_for_delivery_at'])): ?&gt;</w:t>
      </w:r>
    </w:p>
    <w:p w14:paraId="60D708E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class="date"&gt;&lt;?= (new DateTime($order['out_for_delivery_at']))-&gt;format('D, jS M ’y – h:i A') ?&gt;&lt;/div&gt;</w:t>
      </w:r>
    </w:p>
    <w:p w14:paraId="60D708E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&lt;?php endif; ?&gt;</w:t>
      </w:r>
    </w:p>
    <w:p w14:paraId="60D708E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E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E6"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E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Step 5 --&gt;</w:t>
      </w:r>
    </w:p>
    <w:p w14:paraId="60D708E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class="timeline-item"&gt;</w:t>
      </w:r>
    </w:p>
    <w:p w14:paraId="60D708E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class="left"&gt;</w:t>
      </w:r>
    </w:p>
    <w:p w14:paraId="60D708E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&lt;span class="dot &lt;?= ($current_step_number &gt;= 5) ? 'active' : '' ?&gt;"&gt;&lt;/span&gt;</w:t>
      </w:r>
    </w:p>
    <w:p w14:paraId="60D708E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E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class="content"&gt;</w:t>
      </w:r>
    </w:p>
    <w:p w14:paraId="60D708E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&lt;h4&gt;Delivered&lt;/h4&gt;</w:t>
      </w:r>
    </w:p>
    <w:p w14:paraId="60D708E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if ($current_status == 'delivered'): ?&gt;</w:t>
      </w:r>
    </w:p>
    <w:p w14:paraId="60D708E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&lt;p&gt;Enjoy your watch!&lt;/p&gt;</w:t>
      </w:r>
    </w:p>
    <w:p w14:paraId="60D708F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endif; ?&gt;</w:t>
      </w:r>
    </w:p>
    <w:p w14:paraId="60D708F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if (!empty($order['delivered_at'])): ?&gt;</w:t>
      </w:r>
    </w:p>
    <w:p w14:paraId="60D708F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class="date"&gt;&lt;?= (new DateTime($order['delivered_at']))-&gt;format('D, jS M ’y – h:i A') ?&gt;&lt;/div&gt;</w:t>
      </w:r>
    </w:p>
    <w:p w14:paraId="60D708F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endif; ?&gt;</w:t>
      </w:r>
    </w:p>
    <w:p w14:paraId="60D708F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F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8F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 &lt;!-- /.timeline --&gt;</w:t>
      </w:r>
    </w:p>
    <w:p w14:paraId="60D708F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F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 &lt;!-- /.card --&gt;</w:t>
      </w:r>
    </w:p>
    <w:p w14:paraId="60D708F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F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 &lt;!-- /.container --&gt;</w:t>
      </w:r>
    </w:p>
    <w:p w14:paraId="60D708FB"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8F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8F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&lt;/html&gt;</w:t>
      </w:r>
    </w:p>
    <w:p w14:paraId="60D708FE" w14:textId="77777777" w:rsidR="00520D9B" w:rsidRDefault="001627B5" w:rsidP="00ED3103">
      <w:pP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60D708FF" w14:textId="77777777" w:rsidR="00520D9B" w:rsidRDefault="001627B5" w:rsidP="00ED3103">
      <w:pPr>
        <w:spacing w:before="319" w:line="480" w:lineRule="auto"/>
        <w:ind w:left="720" w:firstLine="1"/>
        <w:jc w:val="both"/>
        <w:rPr>
          <w:rFonts w:ascii="Times New Roman" w:eastAsia="Times New Roman" w:hAnsi="Times New Roman" w:cs="Times New Roman"/>
          <w:b/>
          <w:bCs/>
          <w:color w:val="000000"/>
          <w:spacing w:val="-1"/>
          <w:sz w:val="32"/>
          <w:szCs w:val="32"/>
          <w:u w:val="single" w:color="000000"/>
        </w:rPr>
      </w:pPr>
      <w:r>
        <w:rPr>
          <w:rFonts w:ascii="Times New Roman" w:eastAsia="Times New Roman" w:hAnsi="Times New Roman" w:cs="Times New Roman"/>
          <w:b/>
          <w:bCs/>
          <w:color w:val="000000"/>
          <w:spacing w:val="-1"/>
          <w:sz w:val="32"/>
          <w:szCs w:val="32"/>
          <w:u w:val="single" w:color="000000"/>
        </w:rPr>
        <w:lastRenderedPageBreak/>
        <w:t>Admin Watches Page:</w:t>
      </w:r>
    </w:p>
    <w:p w14:paraId="60D70900" w14:textId="77777777" w:rsidR="00520D9B" w:rsidRDefault="001627B5" w:rsidP="00ED3103">
      <w:pPr>
        <w:tabs>
          <w:tab w:val="left" w:pos="4962"/>
        </w:tabs>
        <w:spacing w:line="480" w:lineRule="auto"/>
        <w:jc w:val="both"/>
        <w:rPr>
          <w:rFonts w:ascii="Times New Roman" w:eastAsia="Times New Roman" w:hAnsi="Times New Roman" w:cs="Times New Roman"/>
          <w:b/>
          <w:bCs/>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lang w:eastAsia="en-IN"/>
        </w:rPr>
        <w:drawing>
          <wp:inline distT="0" distB="0" distL="0" distR="0" wp14:anchorId="60D70CC2" wp14:editId="60D70CC3">
            <wp:extent cx="5731510" cy="7778115"/>
            <wp:effectExtent l="19050" t="19050" r="21590" b="133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37"/>
                    <a:stretch>
                      <a:fillRect/>
                    </a:stretch>
                  </pic:blipFill>
                  <pic:spPr>
                    <a:xfrm>
                      <a:off x="0" y="0"/>
                      <a:ext cx="5738575" cy="7788252"/>
                    </a:xfrm>
                    <a:prstGeom prst="rect">
                      <a:avLst/>
                    </a:prstGeom>
                    <a:ln w="12700">
                      <a:solidFill>
                        <a:schemeClr val="tx1"/>
                      </a:solidFill>
                    </a:ln>
                  </pic:spPr>
                </pic:pic>
              </a:graphicData>
            </a:graphic>
          </wp:inline>
        </w:drawing>
      </w:r>
    </w:p>
    <w:p w14:paraId="60D70901" w14:textId="77777777" w:rsidR="00520D9B" w:rsidRDefault="001627B5" w:rsidP="00ED3103">
      <w:pPr>
        <w:tabs>
          <w:tab w:val="left" w:pos="4962"/>
        </w:tabs>
        <w:spacing w:line="480" w:lineRule="auto"/>
        <w:jc w:val="both"/>
        <w:rPr>
          <w:rFonts w:ascii="Times New Roman" w:eastAsia="Times New Roman" w:hAnsi="Times New Roman" w:cs="Times New Roman"/>
          <w:bCs/>
          <w:color w:val="000000"/>
          <w:spacing w:val="-1"/>
          <w:sz w:val="32"/>
          <w:szCs w:val="32"/>
          <w:u w:color="000000"/>
        </w:rPr>
      </w:pPr>
      <w:r>
        <w:rPr>
          <w:rFonts w:ascii="Times New Roman" w:eastAsia="Times New Roman" w:hAnsi="Times New Roman" w:cs="Times New Roman"/>
          <w:bCs/>
          <w:color w:val="000000"/>
          <w:spacing w:val="-1"/>
          <w:sz w:val="32"/>
          <w:szCs w:val="32"/>
          <w:u w:color="000000"/>
        </w:rPr>
        <w:lastRenderedPageBreak/>
        <w:t>Code:</w:t>
      </w:r>
    </w:p>
    <w:p w14:paraId="60D7090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w:t>
      </w:r>
    </w:p>
    <w:p w14:paraId="60D7090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include("../partials/conn.php");</w:t>
      </w:r>
    </w:p>
    <w:p w14:paraId="60D7090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0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NOTE: Make sure your `Watches` table has an `image` column (VARCHAR).</w:t>
      </w:r>
    </w:p>
    <w:p w14:paraId="60D7090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If it doesn't, run something like:</w:t>
      </w:r>
    </w:p>
    <w:p w14:paraId="60D7090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ALTER TABLE Watches ADD COLUMN image VARCHAR(255) AFTER description;</w:t>
      </w:r>
    </w:p>
    <w:p w14:paraId="60D70908"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0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$upload_dir = __DIR__ . '/../img/';   // Server path</w:t>
      </w:r>
    </w:p>
    <w:p w14:paraId="60D7090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0B"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0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0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 ($_SERVER["REQUEST_METHOD"] == "POST") {</w:t>
      </w:r>
    </w:p>
    <w:p w14:paraId="60D7090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Retrieve form data (use trim to avoid leading/trailing spaces)</w:t>
      </w:r>
    </w:p>
    <w:p w14:paraId="60D7090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$Title = trim($_POST['title']);</w:t>
      </w:r>
    </w:p>
    <w:p w14:paraId="60D7091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$Brand = trim($_POST['Brand']);</w:t>
      </w:r>
    </w:p>
    <w:p w14:paraId="60D7091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$Price = trim($_POST['Price']);</w:t>
      </w:r>
    </w:p>
    <w:p w14:paraId="60D7091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$Discription = trim($_POST['Discription']);</w:t>
      </w:r>
    </w:p>
    <w:p w14:paraId="60D7091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 = trim($_POST['C']);</w:t>
      </w:r>
    </w:p>
    <w:p w14:paraId="60D7091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$Quantity = intval($_POST['Quantity']);</w:t>
      </w:r>
    </w:p>
    <w:p w14:paraId="60D7091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$orders_count = intval($_POST['orders_count']);</w:t>
      </w:r>
    </w:p>
    <w:p w14:paraId="60D70916"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1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18"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1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Image upload handling (optional)</w:t>
      </w:r>
    </w:p>
    <w:p w14:paraId="60D7091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$image_path_for_db = NULL;</w:t>
      </w:r>
    </w:p>
    <w:p w14:paraId="60D7091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(isset($_FILES['image']) &amp;&amp; $_FILES['image']['error'] !== UPLOAD_ERR_NO_FILE) {</w:t>
      </w:r>
    </w:p>
    <w:p w14:paraId="60D7091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$file = $_FILES['image'];</w:t>
      </w:r>
    </w:p>
    <w:p w14:paraId="60D7091D"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1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Basic validation</w:t>
      </w:r>
    </w:p>
    <w:p w14:paraId="60D7091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$allowed_types = ['image/jpeg', 'image/png', 'image/gif', 'image/webp'];</w:t>
      </w:r>
    </w:p>
    <w:p w14:paraId="60D7092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$max_size = 100 * 1024 * 1024; // 2 MB</w:t>
      </w:r>
    </w:p>
    <w:p w14:paraId="60D7092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2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($file['error'] !== UPLOAD_ERR_OK) {</w:t>
      </w:r>
    </w:p>
    <w:p w14:paraId="60D7092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"&lt;script&gt;alert('Image upload error. Please try again.')&lt;/script&gt;";</w:t>
      </w:r>
    </w:p>
    <w:p w14:paraId="60D7092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elseif (!in_array(mime_content_type($file['tmp_name']), $allowed_types)) {</w:t>
      </w:r>
    </w:p>
    <w:p w14:paraId="60D7092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"&lt;script&gt;alert('Invalid image type. Only JPG, PNG, GIF, WEBP allowed.')&lt;/script&gt;";</w:t>
      </w:r>
    </w:p>
    <w:p w14:paraId="60D7092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elseif ($file['size'] &gt; $max_size) {</w:t>
      </w:r>
    </w:p>
    <w:p w14:paraId="60D7092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"&lt;script&gt;alert('Image too large. Max 100 MB allowed.')&lt;/script&gt;";</w:t>
      </w:r>
    </w:p>
    <w:p w14:paraId="60D7092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w:t>
      </w:r>
    </w:p>
    <w:p w14:paraId="60D7092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Generate unique filename</w:t>
      </w:r>
    </w:p>
    <w:p w14:paraId="60D7092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$ext = pathinfo($file['name'], PATHINFO_EXTENSION);</w:t>
      </w:r>
    </w:p>
    <w:p w14:paraId="60D7092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$safeName = preg_replace('/[^a-zA-Z0-9-_\.]/', '_', pathinfo($file['name'], PATHINFO_FILENAME));</w:t>
      </w:r>
    </w:p>
    <w:p w14:paraId="60D7092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$newFilename = $safeName . '_' . time() . '.' . $ext;</w:t>
      </w:r>
    </w:p>
    <w:p w14:paraId="60D7092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$destination = $upload_dir . $newFilename;</w:t>
      </w:r>
    </w:p>
    <w:p w14:paraId="60D7092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2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(move_uploaded_file($file['tmp_name'], $destination)) {</w:t>
      </w:r>
    </w:p>
    <w:p w14:paraId="60D7093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$image_path_for_db = $newFilename;</w:t>
      </w:r>
    </w:p>
    <w:p w14:paraId="60D7093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3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w:t>
      </w:r>
    </w:p>
    <w:p w14:paraId="60D7093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"&lt;script&gt;alert('Failed to move uploaded image.')&lt;/script&gt;";</w:t>
      </w:r>
    </w:p>
    <w:p w14:paraId="60D7093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93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93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93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3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Insert into database using prepared statement to avoid SQL injection</w:t>
      </w:r>
    </w:p>
    <w:p w14:paraId="60D7093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Note: ensure the Watches table has columns: title, Brand, Price, description, image</w:t>
      </w:r>
    </w:p>
    <w:p w14:paraId="60D7093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$stmt = $conn-&gt;prepare(</w:t>
      </w:r>
    </w:p>
    <w:p w14:paraId="60D7093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"INSERT INTO `Watches` </w:t>
      </w:r>
    </w:p>
    <w:p w14:paraId="60D7093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(`title`, `Brand`, `Price`, `quantity`, `description`, `image`, `category`) </w:t>
      </w:r>
    </w:p>
    <w:p w14:paraId="60D7093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VALUES (?, ?, ?, ?, ?, ?, ?)"</w:t>
      </w:r>
    </w:p>
    <w:p w14:paraId="60D7093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93F"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4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($stmt) {</w:t>
      </w:r>
    </w:p>
    <w:p w14:paraId="60D7094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If no image uploaded, pass NULL</w:t>
      </w:r>
    </w:p>
    <w:p w14:paraId="60D7094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$imgParam = $image_path_for_db !== NULL ? $image_path_for_db : NULL;</w:t>
      </w:r>
    </w:p>
    <w:p w14:paraId="60D7094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Bind parameters (s = string)</w:t>
      </w:r>
    </w:p>
    <w:p w14:paraId="60D7094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$stmt-&gt;bind_param(</w:t>
      </w:r>
    </w:p>
    <w:p w14:paraId="60D7094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"sssisss",</w:t>
      </w:r>
    </w:p>
    <w:p w14:paraId="60D7094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$Title,</w:t>
      </w:r>
    </w:p>
    <w:p w14:paraId="60D7094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$Brand,</w:t>
      </w:r>
    </w:p>
    <w:p w14:paraId="60D7094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$Price,</w:t>
      </w:r>
    </w:p>
    <w:p w14:paraId="60D7094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$Quantity,</w:t>
      </w:r>
    </w:p>
    <w:p w14:paraId="60D7094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$Discription,</w:t>
      </w:r>
    </w:p>
    <w:p w14:paraId="60D7094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$imgParam,</w:t>
      </w:r>
    </w:p>
    <w:p w14:paraId="60D7094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w:t>
      </w:r>
    </w:p>
    <w:p w14:paraId="60D7094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94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4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($stmt-&gt;execute()) {</w:t>
      </w:r>
    </w:p>
    <w:p w14:paraId="60D7095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"&lt;script&gt;alert('Watch added successfully!');&lt;/script&gt;";</w:t>
      </w:r>
    </w:p>
    <w:p w14:paraId="60D7095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Redirect after a tiny delay to allow alert to show</w:t>
      </w:r>
    </w:p>
    <w:p w14:paraId="60D7095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"&lt;script&gt;setTimeout(function(){ window.location = 'Watches.php'; }, 200);&lt;/script&gt;";</w:t>
      </w:r>
    </w:p>
    <w:p w14:paraId="60D7095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exit;</w:t>
      </w:r>
    </w:p>
    <w:p w14:paraId="60D7095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w:t>
      </w:r>
    </w:p>
    <w:p w14:paraId="60D7095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"Error executing query: " . htmlspecialchars($stmt-&gt;error);</w:t>
      </w:r>
    </w:p>
    <w:p w14:paraId="60D7095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95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$stmt-&gt;close();</w:t>
      </w:r>
    </w:p>
    <w:p w14:paraId="60D7095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 else {</w:t>
      </w:r>
    </w:p>
    <w:p w14:paraId="60D7095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"Prepare failed: " . htmlspecialchars($conn-&gt;error);</w:t>
      </w:r>
    </w:p>
    <w:p w14:paraId="60D7095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95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95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5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SQL query to retrieve data from the Watches table</w:t>
      </w:r>
    </w:p>
    <w:p w14:paraId="60D7095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$sql = "SELECT * FROM Watches";</w:t>
      </w:r>
    </w:p>
    <w:p w14:paraId="60D7095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$result = $conn-&gt;query($sql);</w:t>
      </w:r>
    </w:p>
    <w:p w14:paraId="60D70960"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6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Handle delete (GET param id)</w:t>
      </w:r>
    </w:p>
    <w:p w14:paraId="60D7096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 (isset($_GET['id'])) {</w:t>
      </w:r>
    </w:p>
    <w:p w14:paraId="60D7096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$id = intval($_GET['id']);</w:t>
      </w:r>
    </w:p>
    <w:p w14:paraId="60D7096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6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Before deleting, try to remove image file if exists</w:t>
      </w:r>
    </w:p>
    <w:p w14:paraId="60D7096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$sel = $conn-&gt;prepare("SELECT image FROM Watches WHERE id = ?");</w:t>
      </w:r>
    </w:p>
    <w:p w14:paraId="60D7096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($sel) {</w:t>
      </w:r>
    </w:p>
    <w:p w14:paraId="60D7096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$sel-&gt;bind_param("i", $id);</w:t>
      </w:r>
    </w:p>
    <w:p w14:paraId="60D7096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$sel-&gt;execute();</w:t>
      </w:r>
    </w:p>
    <w:p w14:paraId="60D7096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$sel-&gt;bind_result($imageToDelete);</w:t>
      </w:r>
    </w:p>
    <w:p w14:paraId="60D7096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($sel-&gt;fetch()) {</w:t>
      </w:r>
    </w:p>
    <w:p w14:paraId="60D7096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($imageToDelete) {</w:t>
      </w:r>
    </w:p>
    <w:p w14:paraId="60D7096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$fullPath = __DIR__ . '/../img/' . $imageToDelete;</w:t>
      </w:r>
    </w:p>
    <w:p w14:paraId="60D7096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(file_exists($fullPath)) {</w:t>
      </w:r>
    </w:p>
    <w:p w14:paraId="60D7096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@unlink($fullPath); // delete file (suppress warning)</w:t>
      </w:r>
    </w:p>
    <w:p w14:paraId="60D7097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97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97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97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$sel-&gt;close();</w:t>
      </w:r>
    </w:p>
    <w:p w14:paraId="60D7097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97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7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$del = $conn-&gt;prepare("DELETE FROM Watches WHERE id = ?");</w:t>
      </w:r>
    </w:p>
    <w:p w14:paraId="60D7097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($del) {</w:t>
      </w:r>
    </w:p>
    <w:p w14:paraId="60D7097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$del-&gt;bind_param("i", $id);</w:t>
      </w:r>
    </w:p>
    <w:p w14:paraId="60D7097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($del-&gt;execute()) {</w:t>
      </w:r>
    </w:p>
    <w:p w14:paraId="60D7097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"&lt;script&gt;alert('Watch deleted successfully!');&lt;/script&gt;";</w:t>
      </w:r>
    </w:p>
    <w:p w14:paraId="60D7097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"&lt;script&gt;setTimeout(function(){ window.location = 'Watches.php'; }, 200);&lt;/script&gt;";</w:t>
      </w:r>
    </w:p>
    <w:p w14:paraId="60D7097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exit;</w:t>
      </w:r>
    </w:p>
    <w:p w14:paraId="60D7097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w:t>
      </w:r>
    </w:p>
    <w:p w14:paraId="60D7097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"Error deleting record: " . htmlspecialchars($del-&gt;error);</w:t>
      </w:r>
    </w:p>
    <w:p w14:paraId="60D7097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98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$del-&gt;close();</w:t>
      </w:r>
    </w:p>
    <w:p w14:paraId="60D7098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w:t>
      </w:r>
    </w:p>
    <w:p w14:paraId="60D7098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"Prepare failed: " . htmlspecialchars($conn-&gt;error);</w:t>
      </w:r>
    </w:p>
    <w:p w14:paraId="60D7098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98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98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98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&lt;!DOCTYPE html&gt;</w:t>
      </w:r>
    </w:p>
    <w:p w14:paraId="60D7098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 lang="en"&gt;</w:t>
      </w:r>
    </w:p>
    <w:p w14:paraId="60D70988"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8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98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&lt;meta charset="UTF-8" /&gt;</w:t>
      </w:r>
    </w:p>
    <w:p w14:paraId="60D7098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&lt;meta name="viewport" content="width=device-width, initial-scale=1.0" /&gt;</w:t>
      </w:r>
    </w:p>
    <w:p w14:paraId="60D7098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&lt;title&gt;Add Watch - Admin Dashboard&lt;/title&gt;</w:t>
      </w:r>
    </w:p>
    <w:p w14:paraId="60D7098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&lt;link rel="stylesheet" href="style.css" /&gt;</w:t>
      </w:r>
    </w:p>
    <w:p w14:paraId="60D7098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&lt;style&gt;</w:t>
      </w:r>
    </w:p>
    <w:p w14:paraId="60D7098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small inline improvements for image thumbnails */</w:t>
      </w:r>
    </w:p>
    <w:p w14:paraId="60D7099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.thumb {</w:t>
      </w:r>
    </w:p>
    <w:p w14:paraId="60D7099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max-width: 100px;</w:t>
      </w:r>
    </w:p>
    <w:p w14:paraId="60D7099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max-height: 70px;</w:t>
      </w:r>
    </w:p>
    <w:p w14:paraId="60D7099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object-fit: cover;</w:t>
      </w:r>
    </w:p>
    <w:p w14:paraId="60D7099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border-radius: 6px;</w:t>
      </w:r>
    </w:p>
    <w:p w14:paraId="60D7099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 1px solid rgba(255, 255, 255, 0.08);</w:t>
      </w:r>
    </w:p>
    <w:p w14:paraId="60D7099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99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&lt;/style&gt;</w:t>
      </w:r>
    </w:p>
    <w:p w14:paraId="60D7099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99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9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 class="body"&gt;</w:t>
      </w:r>
    </w:p>
    <w:p w14:paraId="60D7099B"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9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&lt;header class="header"&gt;</w:t>
      </w:r>
    </w:p>
    <w:p w14:paraId="60D7099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&lt;h1&gt;Admin Dashboard&lt;/h1&gt;</w:t>
      </w:r>
    </w:p>
    <w:p w14:paraId="60D7099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&lt;/header&gt;</w:t>
      </w:r>
    </w:p>
    <w:p w14:paraId="60D7099F"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A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include("partials/nav.php"); ?&gt;</w:t>
      </w:r>
    </w:p>
    <w:p w14:paraId="60D709A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A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&lt;section class="section"&gt;</w:t>
      </w:r>
    </w:p>
    <w:p w14:paraId="60D709A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enctype is required for file uploads --&gt;</w:t>
      </w:r>
    </w:p>
    <w:p w14:paraId="60D709A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&lt;form method="POST" id="addWatchForm" class="form" enctype="multipart/form-data"&gt;</w:t>
      </w:r>
    </w:p>
    <w:p w14:paraId="60D709A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class="label" for="title"&gt;Watch Name:&lt;/label&gt;</w:t>
      </w:r>
    </w:p>
    <w:p w14:paraId="60D709A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type="text" id="title" name="title" required class="input"&gt;</w:t>
      </w:r>
    </w:p>
    <w:p w14:paraId="60D709A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A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class="label" for="Brand"&gt;Brand:&lt;/label&gt;</w:t>
      </w:r>
    </w:p>
    <w:p w14:paraId="60D709A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type="text" id="Brand" name="Brand" required class="input"&gt;</w:t>
      </w:r>
    </w:p>
    <w:p w14:paraId="60D709A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A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class="label" for="Price"&gt;Price:&lt;/label&gt;</w:t>
      </w:r>
    </w:p>
    <w:p w14:paraId="60D709A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type="text" id="Price" name="Price" required class="input"&gt;</w:t>
      </w:r>
    </w:p>
    <w:p w14:paraId="60D709AD"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A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class="label" for="Discription"&gt;Description:&lt;/label&gt;</w:t>
      </w:r>
    </w:p>
    <w:p w14:paraId="60D709A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type="text" id="Discription" name="Discription" required class="input"&gt;</w:t>
      </w:r>
    </w:p>
    <w:p w14:paraId="60D709B0"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B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class="label" for="C"&gt;Category:&lt;/label&gt;</w:t>
      </w:r>
    </w:p>
    <w:p w14:paraId="60D709B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type="text" id="C" name="C" required class="input"&gt;</w:t>
      </w:r>
    </w:p>
    <w:p w14:paraId="60D709B3"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B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class="label" for="Quantity"&gt;Quantity:&lt;/label&gt;</w:t>
      </w:r>
    </w:p>
    <w:p w14:paraId="60D709B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&lt;input type="number" id="Quantity" name="Quantity" min="0" required class="input"&gt;</w:t>
      </w:r>
    </w:p>
    <w:p w14:paraId="60D709B6"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B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B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class="label" for="image"&gt;Watch Image (JPG/PNG/GIF/WEBP, max 2MB):&lt;/label&gt;</w:t>
      </w:r>
    </w:p>
    <w:p w14:paraId="60D709B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type="file" id="image" name="image" accept="image/*" class="input"&gt;</w:t>
      </w:r>
    </w:p>
    <w:p w14:paraId="60D709B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B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&lt;button type="submit" class="button"&gt;Add Watch&lt;/button&gt;</w:t>
      </w:r>
    </w:p>
    <w:p w14:paraId="60D709B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&lt;/form&gt;</w:t>
      </w:r>
    </w:p>
    <w:p w14:paraId="60D709BD"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B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&lt;table class="table"&gt;</w:t>
      </w:r>
    </w:p>
    <w:p w14:paraId="60D709B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&lt;thead&gt;</w:t>
      </w:r>
    </w:p>
    <w:p w14:paraId="60D709C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&lt;tr&gt;</w:t>
      </w:r>
    </w:p>
    <w:p w14:paraId="60D709C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&lt;th&gt;Image&lt;/th&gt;</w:t>
      </w:r>
    </w:p>
    <w:p w14:paraId="60D709C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&lt;th&gt;Watch Name&lt;/th&gt;</w:t>
      </w:r>
    </w:p>
    <w:p w14:paraId="60D709C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&lt;th&gt;Brand&lt;/th&gt;</w:t>
      </w:r>
    </w:p>
    <w:p w14:paraId="60D709C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&lt;th&gt;Price&lt;/th&gt;</w:t>
      </w:r>
    </w:p>
    <w:p w14:paraId="60D709C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&lt;th&gt;Quantity&lt;/th&gt;</w:t>
      </w:r>
    </w:p>
    <w:p w14:paraId="60D709C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&lt;th&gt;Orders Count&lt;/th&gt;</w:t>
      </w:r>
    </w:p>
    <w:p w14:paraId="60D709C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&lt;th&gt;Action&lt;/th&gt;</w:t>
      </w:r>
    </w:p>
    <w:p w14:paraId="60D709C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&lt;/tr&gt;</w:t>
      </w:r>
    </w:p>
    <w:p w14:paraId="60D709C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&lt;/thead&gt;</w:t>
      </w:r>
    </w:p>
    <w:p w14:paraId="60D709C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&lt;tbody&gt;</w:t>
      </w:r>
    </w:p>
    <w:p w14:paraId="60D709C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w:t>
      </w:r>
    </w:p>
    <w:p w14:paraId="60D709C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($result &amp;&amp; $result-&gt;num_rows &gt; 0) {</w:t>
      </w:r>
    </w:p>
    <w:p w14:paraId="60D709C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while ($row = $result-&gt;fetch_assoc()) {</w:t>
      </w:r>
    </w:p>
    <w:p w14:paraId="60D709C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Use htmlentities or htmlspecialchars to prevent XSS</w:t>
      </w:r>
    </w:p>
    <w:p w14:paraId="60D709C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$id = (int) $row['id'];</w:t>
      </w:r>
    </w:p>
    <w:p w14:paraId="60D709D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$title = htmlspecialchars($row['title']);</w:t>
      </w:r>
    </w:p>
    <w:p w14:paraId="60D709D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try both Brand or brand depending on your column</w:t>
      </w:r>
    </w:p>
    <w:p w14:paraId="60D709D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$brand = isset($row['Brand']) ? htmlspecialchars($row['Brand']) : (isset($row['brand']) ? htmlspecialchars($row['brand']) : '');</w:t>
      </w:r>
    </w:p>
    <w:p w14:paraId="60D709D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$price = htmlspecialchars($row['Price'] ?? $row['price'] ?? '');</w:t>
      </w:r>
    </w:p>
    <w:p w14:paraId="60D709D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$image = !empty($row['image']) ? htmlspecialchars($row['image']) : null;</w:t>
      </w:r>
    </w:p>
    <w:p w14:paraId="60D709D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$quantity = (int)($row['quantity'] ?? 0);</w:t>
      </w:r>
    </w:p>
    <w:p w14:paraId="60D709D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$orders_count = (int)($row['orders_count'] ?? 0);</w:t>
      </w:r>
    </w:p>
    <w:p w14:paraId="60D709D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D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?&gt;</w:t>
      </w:r>
    </w:p>
    <w:p w14:paraId="60D709D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&lt;tr&gt;</w:t>
      </w:r>
    </w:p>
    <w:p w14:paraId="60D709D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w:t>
      </w:r>
    </w:p>
    <w:p w14:paraId="60D709D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if ($image &amp;&amp; file_exists(__DIR__ . '/' . $image)): ?&gt;</w:t>
      </w:r>
    </w:p>
    <w:p w14:paraId="60D709D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&lt;img src="../img/Watch.webp" alt="watch" class="thumb"&gt;</w:t>
      </w:r>
    </w:p>
    <w:p w14:paraId="60D709D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elseif ($image): ?&gt;</w:t>
      </w:r>
    </w:p>
    <w:p w14:paraId="60D709D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 if stored image reference exists but file missing, still attempt to load --&gt;</w:t>
      </w:r>
    </w:p>
    <w:p w14:paraId="60D709D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&lt;img src="../img/Watch.webp" alt="watch" class="thumb"&gt;</w:t>
      </w:r>
    </w:p>
    <w:p w14:paraId="60D709E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else: ?&gt;</w:t>
      </w:r>
    </w:p>
    <w:p w14:paraId="60D709E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&lt;span style="color:#aaa;font-size:13px;"&gt;No image&lt;/span&gt;</w:t>
      </w:r>
    </w:p>
    <w:p w14:paraId="60D709E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endif; ?&gt;</w:t>
      </w:r>
    </w:p>
    <w:p w14:paraId="60D709E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w:t>
      </w:r>
    </w:p>
    <w:p w14:paraId="60D709E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&lt;td&gt;&lt;?php echo $title; ?&gt;&lt;/td&gt;</w:t>
      </w:r>
    </w:p>
    <w:p w14:paraId="60D709E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&lt;td&gt;&lt;?php echo $brand; ?&gt;&lt;/td&gt;</w:t>
      </w:r>
    </w:p>
    <w:p w14:paraId="60D709E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&lt;td&gt;&lt;?php echo $price; ?&gt;&lt;/td&gt;</w:t>
      </w:r>
    </w:p>
    <w:p w14:paraId="60D709E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&lt;td&gt;&lt;?php echo $quantity; ?&gt;&lt;/td&gt;</w:t>
      </w:r>
    </w:p>
    <w:p w14:paraId="60D709E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&lt;td&gt;&lt;?php echo $orders_count; ?&gt;&lt;/td&gt;</w:t>
      </w:r>
    </w:p>
    <w:p w14:paraId="60D709E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E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E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w:t>
      </w:r>
    </w:p>
    <w:p w14:paraId="60D709E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&lt;a href="Watches.php?id=&lt;?php echo $id; ?&gt;" onclick="return confirm('Delete this watch?');"&gt;</w:t>
      </w:r>
    </w:p>
    <w:p w14:paraId="60D709E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&lt;button class="button delete" type="button"&gt;Delete&lt;/button&gt;</w:t>
      </w:r>
    </w:p>
    <w:p w14:paraId="60D709E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&lt;/a&gt;</w:t>
      </w:r>
    </w:p>
    <w:p w14:paraId="60D709E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w:t>
      </w:r>
    </w:p>
    <w:p w14:paraId="60D709F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&lt;/tr&gt;</w:t>
      </w:r>
    </w:p>
    <w:p w14:paraId="60D709F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w:t>
      </w:r>
    </w:p>
    <w:p w14:paraId="60D709F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 ?&gt;</w:t>
      </w:r>
    </w:p>
    <w:p w14:paraId="60D709F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&lt;tr&gt;</w:t>
      </w:r>
    </w:p>
    <w:p w14:paraId="60D709F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 colspan="5" style="text-align:center;color:#ccc;"&gt;No watches found.&lt;/td&gt;</w:t>
      </w:r>
    </w:p>
    <w:p w14:paraId="60D709F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&lt;/tr&gt;</w:t>
      </w:r>
    </w:p>
    <w:p w14:paraId="60D709F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 ?&gt;</w:t>
      </w:r>
    </w:p>
    <w:p w14:paraId="60D709F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&lt;/tbody&gt;</w:t>
      </w:r>
    </w:p>
    <w:p w14:paraId="60D709F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&lt;/table&gt;</w:t>
      </w:r>
    </w:p>
    <w:p w14:paraId="60D709F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&lt;/section&gt;</w:t>
      </w:r>
    </w:p>
    <w:p w14:paraId="60D709F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F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9F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9F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&lt;/html&gt;</w:t>
      </w:r>
    </w:p>
    <w:p w14:paraId="60D709FE" w14:textId="77777777" w:rsidR="00520D9B" w:rsidRDefault="00520D9B" w:rsidP="00ED3103">
      <w:pPr>
        <w:tabs>
          <w:tab w:val="left" w:pos="4962"/>
        </w:tabs>
        <w:spacing w:line="480" w:lineRule="auto"/>
        <w:jc w:val="both"/>
        <w:rPr>
          <w:rFonts w:ascii="Times New Roman" w:eastAsia="Times New Roman" w:hAnsi="Times New Roman" w:cs="Times New Roman"/>
          <w:bCs/>
          <w:color w:val="000000"/>
          <w:spacing w:val="-1"/>
          <w:sz w:val="32"/>
          <w:szCs w:val="32"/>
          <w:u w:color="000000"/>
        </w:rPr>
      </w:pPr>
    </w:p>
    <w:p w14:paraId="60D709FF" w14:textId="77777777" w:rsidR="00520D9B" w:rsidRDefault="001627B5" w:rsidP="00ED3103">
      <w:pPr>
        <w:spacing w:line="480" w:lineRule="auto"/>
        <w:jc w:val="both"/>
        <w:rPr>
          <w:rFonts w:ascii="Times New Roman" w:eastAsia="Times New Roman" w:hAnsi="Times New Roman" w:cs="Times New Roman"/>
          <w:b/>
          <w:bCs/>
          <w:color w:val="000000"/>
          <w:spacing w:val="-1"/>
          <w:sz w:val="32"/>
          <w:szCs w:val="32"/>
          <w:u w:val="single" w:color="000000"/>
        </w:rPr>
      </w:pPr>
      <w:r>
        <w:rPr>
          <w:rFonts w:ascii="Times New Roman" w:eastAsia="Times New Roman" w:hAnsi="Times New Roman" w:cs="Times New Roman"/>
          <w:b/>
          <w:bCs/>
          <w:color w:val="000000"/>
          <w:spacing w:val="-1"/>
          <w:sz w:val="32"/>
          <w:szCs w:val="32"/>
          <w:u w:val="single" w:color="000000"/>
        </w:rPr>
        <w:br w:type="page"/>
      </w:r>
    </w:p>
    <w:p w14:paraId="60D70A00" w14:textId="77777777" w:rsidR="00520D9B" w:rsidRDefault="001627B5" w:rsidP="00ED3103">
      <w:pPr>
        <w:spacing w:before="319" w:line="480" w:lineRule="auto"/>
        <w:ind w:left="720" w:firstLine="1"/>
        <w:jc w:val="both"/>
        <w:rPr>
          <w:rFonts w:ascii="Times New Roman" w:eastAsia="Times New Roman" w:hAnsi="Times New Roman" w:cs="Times New Roman"/>
          <w:b/>
          <w:bCs/>
          <w:color w:val="000000"/>
          <w:spacing w:val="-1"/>
          <w:sz w:val="32"/>
          <w:szCs w:val="32"/>
          <w:u w:val="single" w:color="000000"/>
        </w:rPr>
      </w:pPr>
      <w:r>
        <w:rPr>
          <w:rFonts w:ascii="Times New Roman" w:eastAsia="Times New Roman" w:hAnsi="Times New Roman" w:cs="Times New Roman"/>
          <w:b/>
          <w:bCs/>
          <w:color w:val="000000"/>
          <w:spacing w:val="-1"/>
          <w:sz w:val="32"/>
          <w:szCs w:val="32"/>
          <w:u w:val="single" w:color="000000"/>
        </w:rPr>
        <w:lastRenderedPageBreak/>
        <w:t xml:space="preserve">Users Page: </w:t>
      </w:r>
    </w:p>
    <w:p w14:paraId="60D70A01" w14:textId="77777777" w:rsidR="00520D9B" w:rsidRDefault="001627B5" w:rsidP="00ED3103">
      <w:pPr>
        <w:spacing w:line="480" w:lineRule="auto"/>
        <w:jc w:val="both"/>
        <w:rPr>
          <w:rFonts w:ascii="Times New Roman" w:eastAsia="Times New Roman" w:hAnsi="Times New Roman" w:cs="Times New Roman"/>
          <w:b/>
          <w:bCs/>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lang w:eastAsia="en-IN"/>
        </w:rPr>
        <w:drawing>
          <wp:inline distT="0" distB="0" distL="0" distR="0" wp14:anchorId="60D70CC4" wp14:editId="60D70CC5">
            <wp:extent cx="5731510" cy="4859655"/>
            <wp:effectExtent l="19050" t="19050" r="2159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741108" cy="4868237"/>
                    </a:xfrm>
                    <a:prstGeom prst="rect">
                      <a:avLst/>
                    </a:prstGeom>
                    <a:ln w="12700">
                      <a:solidFill>
                        <a:schemeClr val="tx1"/>
                      </a:solidFill>
                    </a:ln>
                  </pic:spPr>
                </pic:pic>
              </a:graphicData>
            </a:graphic>
          </wp:inline>
        </w:drawing>
      </w:r>
    </w:p>
    <w:p w14:paraId="60D70A02" w14:textId="77777777" w:rsidR="00520D9B" w:rsidRDefault="001627B5" w:rsidP="00ED3103">
      <w:pPr>
        <w:spacing w:line="480" w:lineRule="auto"/>
        <w:jc w:val="both"/>
        <w:rPr>
          <w:rFonts w:ascii="Times New Roman" w:eastAsia="Times New Roman" w:hAnsi="Times New Roman" w:cs="Times New Roman"/>
          <w:bCs/>
          <w:color w:val="000000"/>
          <w:spacing w:val="-1"/>
          <w:sz w:val="32"/>
          <w:szCs w:val="32"/>
          <w:u w:color="000000"/>
        </w:rPr>
      </w:pPr>
      <w:r>
        <w:rPr>
          <w:rFonts w:ascii="Times New Roman" w:eastAsia="Times New Roman" w:hAnsi="Times New Roman" w:cs="Times New Roman"/>
          <w:bCs/>
          <w:color w:val="000000"/>
          <w:spacing w:val="-1"/>
          <w:sz w:val="32"/>
          <w:szCs w:val="32"/>
          <w:u w:color="000000"/>
        </w:rPr>
        <w:t xml:space="preserve">Code: </w:t>
      </w:r>
    </w:p>
    <w:p w14:paraId="60D70A0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w:t>
      </w:r>
    </w:p>
    <w:p w14:paraId="60D70A0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include("../partials/conn.php");</w:t>
      </w:r>
    </w:p>
    <w:p w14:paraId="60D70A0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0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 ($_SERVER["REQUEST_METHOD"] == "POST") {</w:t>
      </w:r>
    </w:p>
    <w:p w14:paraId="60D70A0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Retrieve form data</w:t>
      </w:r>
    </w:p>
    <w:p w14:paraId="60D70A0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$username = $_POST['Name'];</w:t>
      </w:r>
    </w:p>
    <w:p w14:paraId="60D70A0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$email = $_POST['email'];</w:t>
      </w:r>
    </w:p>
    <w:p w14:paraId="60D70A0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$password = $_POST['password'];</w:t>
      </w:r>
    </w:p>
    <w:p w14:paraId="60D70A0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$Phone = $_POST['Phone'];</w:t>
      </w:r>
    </w:p>
    <w:p w14:paraId="60D70A0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A0D"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0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0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(!empty($username) &amp;&amp; !empty($email) &amp;&amp; !empty($password)) {</w:t>
      </w:r>
    </w:p>
    <w:p w14:paraId="60D70A10"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1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1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$hashed_pass = password_hash($password, PASSWORD_DEFAULT);</w:t>
      </w:r>
    </w:p>
    <w:p w14:paraId="60D70A13"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1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$sql = "INSERT INTO user (name, email, password, phone) VALUES ('$username', '$email', '$hashed_password', '$Phone')";</w:t>
      </w:r>
    </w:p>
    <w:p w14:paraId="60D70A1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1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($conn-&gt;query($sql) === TRUE) {</w:t>
      </w:r>
    </w:p>
    <w:p w14:paraId="60D70A1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"&lt;script&gt;alert('user added successful!')&lt;/script&gt;";</w:t>
      </w:r>
    </w:p>
    <w:p w14:paraId="60D70A1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header("location: customer.php");</w:t>
      </w:r>
    </w:p>
    <w:p w14:paraId="60D70A1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1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w:t>
      </w:r>
    </w:p>
    <w:p w14:paraId="60D70A1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"Error: " . $sql . "&lt;br&gt;" . $conn-&gt;error;</w:t>
      </w:r>
    </w:p>
    <w:p w14:paraId="60D70A1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A1D"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1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$conn-&gt;close();</w:t>
      </w:r>
    </w:p>
    <w:p w14:paraId="60D70A1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A2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A2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2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SQL query to retrieve data from the user table</w:t>
      </w:r>
    </w:p>
    <w:p w14:paraId="60D70A2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$sql = "SELECT * FROM user"; // Change 'user' to your actual table name</w:t>
      </w:r>
    </w:p>
    <w:p w14:paraId="60D70A2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2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$result = $conn-&gt;query($sql);</w:t>
      </w:r>
    </w:p>
    <w:p w14:paraId="60D70A2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if(isset($_GET['id'])) {</w:t>
      </w:r>
    </w:p>
    <w:p w14:paraId="60D70A2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$id = intval($_GET['id']);</w:t>
      </w:r>
    </w:p>
    <w:p w14:paraId="60D70A28"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2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$sql = "DELETE FROM user WHERE id = $id"; // Change 'user' to your actual </w:t>
      </w:r>
    </w:p>
    <w:p w14:paraId="60D70A2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($conn-&gt;query($sql) === TRUE) {</w:t>
      </w:r>
    </w:p>
    <w:p w14:paraId="60D70A2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"&lt;script&gt;alert('User Deleted successful!')&lt;/script&gt;";</w:t>
      </w:r>
    </w:p>
    <w:p w14:paraId="60D70A2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header("location: customer.php");</w:t>
      </w:r>
    </w:p>
    <w:p w14:paraId="60D70A2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w:t>
      </w:r>
    </w:p>
    <w:p w14:paraId="60D70A2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"Error deleting record: " . $conn-&gt;error;</w:t>
      </w:r>
    </w:p>
    <w:p w14:paraId="60D70A2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A3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A3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A32"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3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&lt;!DOCTYPE html&gt;</w:t>
      </w:r>
    </w:p>
    <w:p w14:paraId="60D70A3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 lang="en"&gt;</w:t>
      </w:r>
    </w:p>
    <w:p w14:paraId="60D70A3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3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A3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&lt;meta charset="UTF-8"&gt;</w:t>
      </w:r>
    </w:p>
    <w:p w14:paraId="60D70A3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&lt;meta name="viewport" content="width=device-width, initial-scale=1.0"&gt;</w:t>
      </w:r>
    </w:p>
    <w:p w14:paraId="60D70A3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&lt;title&gt;Add Car - Admin Dashboard&lt;/title&gt;</w:t>
      </w:r>
    </w:p>
    <w:p w14:paraId="60D70A3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&lt;link rel="stylesheet" href="style.css"&gt;</w:t>
      </w:r>
    </w:p>
    <w:p w14:paraId="60D70A3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A3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3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 class="body"&gt;</w:t>
      </w:r>
    </w:p>
    <w:p w14:paraId="60D70A3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3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&lt;header class="header"&gt;</w:t>
      </w:r>
    </w:p>
    <w:p w14:paraId="60D70A4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&lt;h1&gt;Admin Dashboard&lt;/h1&gt;</w:t>
      </w:r>
    </w:p>
    <w:p w14:paraId="60D70A4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&lt;/header&gt;</w:t>
      </w:r>
    </w:p>
    <w:p w14:paraId="60D70A42"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4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include("partials/nav.php"); ?&gt;</w:t>
      </w:r>
    </w:p>
    <w:p w14:paraId="60D70A4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4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&lt;section class="section"&gt;</w:t>
      </w:r>
    </w:p>
    <w:p w14:paraId="60D70A4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&lt;form method="POST" id="addCarForm" class="form"&gt;</w:t>
      </w:r>
    </w:p>
    <w:p w14:paraId="60D70A4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for="Name" class="label"&gt;User Name:&lt;/label&gt;</w:t>
      </w:r>
    </w:p>
    <w:p w14:paraId="60D70A4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type="text" id="Name" name="Name" required class="input"&gt;</w:t>
      </w:r>
    </w:p>
    <w:p w14:paraId="60D70A4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4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for="email" class="label"&gt;Email:&lt;/label&gt;</w:t>
      </w:r>
    </w:p>
    <w:p w14:paraId="60D70A4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type="text" id="email" name="email" required class="input"&gt;</w:t>
      </w:r>
    </w:p>
    <w:p w14:paraId="60D70A4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4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for="password" class="label"&gt;Password:&lt;/label&gt;</w:t>
      </w:r>
    </w:p>
    <w:p w14:paraId="60D70A4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type="text" id="password" name="password" required class="input"&gt;</w:t>
      </w:r>
    </w:p>
    <w:p w14:paraId="60D70A4F"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5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for="phone" class="label"&gt;Phone:&lt;/label&gt;</w:t>
      </w:r>
    </w:p>
    <w:p w14:paraId="60D70A5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type="text" id="Phone" name="Phone" required class="input"&gt;</w:t>
      </w:r>
    </w:p>
    <w:p w14:paraId="60D70A52"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5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&lt;button type="submit" class="button"&gt;Add User&lt;/button&gt;</w:t>
      </w:r>
    </w:p>
    <w:p w14:paraId="60D70A5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&lt;/form&gt;</w:t>
      </w:r>
    </w:p>
    <w:p w14:paraId="60D70A5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&lt;table class="table"&gt;</w:t>
      </w:r>
    </w:p>
    <w:p w14:paraId="60D70A5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&lt;thead&gt;</w:t>
      </w:r>
    </w:p>
    <w:p w14:paraId="60D70A5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&lt;tr&gt;</w:t>
      </w:r>
    </w:p>
    <w:p w14:paraId="60D70A5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&lt;th&gt;User Name&lt;/th&gt;</w:t>
      </w:r>
    </w:p>
    <w:p w14:paraId="60D70A5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&lt;th&gt;Email&lt;/th&gt;</w:t>
      </w:r>
    </w:p>
    <w:p w14:paraId="60D70A5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&lt;th&gt;Phone&lt;/th&gt;</w:t>
      </w:r>
    </w:p>
    <w:p w14:paraId="60D70A5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&lt;th&gt;Action&lt;/th&gt;</w:t>
      </w:r>
    </w:p>
    <w:p w14:paraId="60D70A5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&lt;/tr&gt;</w:t>
      </w:r>
    </w:p>
    <w:p w14:paraId="60D70A5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&lt;/thead&gt;</w:t>
      </w:r>
    </w:p>
    <w:p w14:paraId="60D70A5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&lt;tbody&gt;</w:t>
      </w:r>
    </w:p>
    <w:p w14:paraId="60D70A5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w:t>
      </w:r>
    </w:p>
    <w:p w14:paraId="60D70A6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($result-&gt;num_rows &gt; 0) {</w:t>
      </w:r>
    </w:p>
    <w:p w14:paraId="60D70A6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Output data of each row</w:t>
      </w:r>
    </w:p>
    <w:p w14:paraId="60D70A6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while ($row = $result-&gt;fetch_assoc()) {</w:t>
      </w:r>
    </w:p>
    <w:p w14:paraId="60D70A6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?&gt;</w:t>
      </w:r>
    </w:p>
    <w:p w14:paraId="60D70A6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&lt;tr&gt;</w:t>
      </w:r>
    </w:p>
    <w:p w14:paraId="60D70A6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w:t>
      </w:r>
    </w:p>
    <w:p w14:paraId="60D70A6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echo '' . $row['name'] . '' ?&gt;</w:t>
      </w:r>
    </w:p>
    <w:p w14:paraId="60D70A6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w:t>
      </w:r>
    </w:p>
    <w:p w14:paraId="60D70A6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w:t>
      </w:r>
    </w:p>
    <w:p w14:paraId="60D70A6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echo '' . $row['email'] . '' ?&gt;</w:t>
      </w:r>
    </w:p>
    <w:p w14:paraId="60D70A6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w:t>
      </w:r>
    </w:p>
    <w:p w14:paraId="60D70A6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w:t>
      </w:r>
    </w:p>
    <w:p w14:paraId="60D70A6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echo '' . $row['phone'] . '' ?&gt;</w:t>
      </w:r>
    </w:p>
    <w:p w14:paraId="60D70A6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&lt;/td&gt;</w:t>
      </w:r>
    </w:p>
    <w:p w14:paraId="60D70A6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A6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&lt;td&gt;&lt;a href="customer.php?id=&lt;?php echo '' . $row['id'] . '' ?&gt;"&gt;&lt;button class="button delete"&gt;Delete&lt;/button&gt;&lt;/a&gt;&lt;/td&gt;</w:t>
      </w:r>
    </w:p>
    <w:p w14:paraId="60D70A7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A7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&lt;/tr&gt;</w:t>
      </w:r>
    </w:p>
    <w:p w14:paraId="60D70A7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w:t>
      </w:r>
    </w:p>
    <w:p w14:paraId="60D70A7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?&gt;</w:t>
      </w:r>
    </w:p>
    <w:p w14:paraId="60D70A7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&lt;/tbody&gt;</w:t>
      </w:r>
    </w:p>
    <w:p w14:paraId="60D70A7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&lt;/table&gt;</w:t>
      </w:r>
    </w:p>
    <w:p w14:paraId="60D70A7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&lt;/section&gt;</w:t>
      </w:r>
    </w:p>
    <w:p w14:paraId="60D70A7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7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A7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7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&lt;/html&gt;</w:t>
      </w:r>
    </w:p>
    <w:p w14:paraId="60D70A7B" w14:textId="77777777" w:rsidR="00520D9B" w:rsidRDefault="001627B5" w:rsidP="00ED3103">
      <w:pPr>
        <w:spacing w:line="480" w:lineRule="auto"/>
        <w:jc w:val="both"/>
        <w:rPr>
          <w:rFonts w:ascii="Times New Roman" w:eastAsia="Times New Roman" w:hAnsi="Times New Roman" w:cs="Times New Roman"/>
          <w:b/>
          <w:bCs/>
          <w:color w:val="000000"/>
          <w:spacing w:val="-1"/>
          <w:sz w:val="32"/>
          <w:szCs w:val="32"/>
          <w:u w:val="single" w:color="000000"/>
        </w:rPr>
      </w:pPr>
      <w:r>
        <w:rPr>
          <w:rFonts w:ascii="Times New Roman" w:eastAsia="Times New Roman" w:hAnsi="Times New Roman" w:cs="Times New Roman"/>
          <w:b/>
          <w:bCs/>
          <w:color w:val="000000"/>
          <w:spacing w:val="-1"/>
          <w:sz w:val="32"/>
          <w:szCs w:val="32"/>
          <w:u w:val="single" w:color="000000"/>
        </w:rPr>
        <w:br w:type="page"/>
      </w:r>
    </w:p>
    <w:p w14:paraId="60D70A7C" w14:textId="77777777" w:rsidR="00520D9B" w:rsidRDefault="001627B5" w:rsidP="00ED3103">
      <w:pPr>
        <w:spacing w:before="319" w:line="480" w:lineRule="auto"/>
        <w:ind w:left="720" w:firstLine="1"/>
        <w:jc w:val="both"/>
        <w:rPr>
          <w:rFonts w:ascii="Times New Roman" w:eastAsia="Times New Roman" w:hAnsi="Times New Roman" w:cs="Times New Roman"/>
          <w:b/>
          <w:bCs/>
          <w:color w:val="000000"/>
          <w:spacing w:val="-1"/>
          <w:sz w:val="32"/>
          <w:szCs w:val="32"/>
          <w:u w:val="single" w:color="000000"/>
        </w:rPr>
      </w:pPr>
      <w:r>
        <w:rPr>
          <w:rFonts w:ascii="Times New Roman" w:eastAsia="Times New Roman" w:hAnsi="Times New Roman" w:cs="Times New Roman"/>
          <w:b/>
          <w:bCs/>
          <w:color w:val="000000"/>
          <w:spacing w:val="-1"/>
          <w:sz w:val="32"/>
          <w:szCs w:val="32"/>
          <w:u w:val="single" w:color="000000"/>
        </w:rPr>
        <w:lastRenderedPageBreak/>
        <w:t>Manager Orders Page:</w:t>
      </w:r>
    </w:p>
    <w:p w14:paraId="60D70A7D" w14:textId="77777777" w:rsidR="00520D9B" w:rsidRDefault="001627B5" w:rsidP="00ED3103">
      <w:pPr>
        <w:spacing w:line="480" w:lineRule="auto"/>
        <w:jc w:val="both"/>
        <w:rPr>
          <w:rFonts w:ascii="Times New Roman" w:eastAsia="Times New Roman" w:hAnsi="Times New Roman" w:cs="Times New Roman"/>
          <w:b/>
          <w:bCs/>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lang w:eastAsia="en-IN"/>
        </w:rPr>
        <w:drawing>
          <wp:inline distT="0" distB="0" distL="0" distR="0" wp14:anchorId="60D70CC6" wp14:editId="60D70CC7">
            <wp:extent cx="5731510" cy="4784725"/>
            <wp:effectExtent l="19050" t="19050" r="21590" b="158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742830" cy="4794392"/>
                    </a:xfrm>
                    <a:prstGeom prst="rect">
                      <a:avLst/>
                    </a:prstGeom>
                    <a:ln w="12700">
                      <a:solidFill>
                        <a:schemeClr val="tx1"/>
                      </a:solidFill>
                    </a:ln>
                  </pic:spPr>
                </pic:pic>
              </a:graphicData>
            </a:graphic>
          </wp:inline>
        </w:drawing>
      </w:r>
    </w:p>
    <w:p w14:paraId="60D70A7E" w14:textId="77777777" w:rsidR="00520D9B" w:rsidRDefault="001627B5" w:rsidP="00ED3103">
      <w:pPr>
        <w:spacing w:line="480" w:lineRule="auto"/>
        <w:jc w:val="both"/>
        <w:rPr>
          <w:rFonts w:ascii="Times New Roman" w:eastAsia="Times New Roman" w:hAnsi="Times New Roman" w:cs="Times New Roman"/>
          <w:bCs/>
          <w:color w:val="000000"/>
          <w:spacing w:val="-1"/>
          <w:sz w:val="32"/>
          <w:szCs w:val="32"/>
          <w:u w:color="000000"/>
        </w:rPr>
      </w:pPr>
      <w:r>
        <w:rPr>
          <w:rFonts w:ascii="Times New Roman" w:eastAsia="Times New Roman" w:hAnsi="Times New Roman" w:cs="Times New Roman"/>
          <w:bCs/>
          <w:color w:val="000000"/>
          <w:spacing w:val="-1"/>
          <w:sz w:val="32"/>
          <w:szCs w:val="32"/>
          <w:u w:color="000000"/>
        </w:rPr>
        <w:t xml:space="preserve">Code: </w:t>
      </w:r>
    </w:p>
    <w:p w14:paraId="60D70A7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w:t>
      </w:r>
    </w:p>
    <w:p w14:paraId="60D70A8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include("../partials/conn.php");</w:t>
      </w:r>
    </w:p>
    <w:p w14:paraId="60D70A8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8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 (isset($_POST['update_status'])) {</w:t>
      </w:r>
    </w:p>
    <w:p w14:paraId="60D70A8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$order_id = intval($_POST['order_id']);</w:t>
      </w:r>
    </w:p>
    <w:p w14:paraId="60D70A8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$new_status = $_POST['status'];</w:t>
      </w:r>
    </w:p>
    <w:p w14:paraId="60D70A8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8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Base update query</w:t>
      </w:r>
    </w:p>
    <w:p w14:paraId="60D70A8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$sql = "UPDATE orders SET status = '$new_status' ";</w:t>
      </w:r>
    </w:p>
    <w:p w14:paraId="60D70A88"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8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Add specific timestamp based on the new status</w:t>
      </w:r>
    </w:p>
    <w:p w14:paraId="60D70A8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($new_status == 'processed') {</w:t>
      </w:r>
    </w:p>
    <w:p w14:paraId="60D70A8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$sql .= ", processed_at = NOW() ";</w:t>
      </w:r>
    </w:p>
    <w:p w14:paraId="60D70A8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elseif ($new_status == 'shipped') {</w:t>
      </w:r>
    </w:p>
    <w:p w14:paraId="60D70A8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$sql .= ", shipped_at = NOW() ";</w:t>
      </w:r>
    </w:p>
    <w:p w14:paraId="60D70A8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elseif ($new_status == 'out_for_delivery') {</w:t>
      </w:r>
    </w:p>
    <w:p w14:paraId="60D70A8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$sql .= ", out_for_delivery_at = NOW() ";</w:t>
      </w:r>
    </w:p>
    <w:p w14:paraId="60D70A9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elseif ($new_status == 'delivered') {</w:t>
      </w:r>
    </w:p>
    <w:p w14:paraId="60D70A9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$sql .= ", delivered_at = NOW() ";</w:t>
      </w:r>
    </w:p>
    <w:p w14:paraId="60D70A9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A93"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9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$sql .= " WHERE id = $order_id";</w:t>
      </w:r>
    </w:p>
    <w:p w14:paraId="60D70A9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9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($conn-&gt;query($sql) === TRUE) {</w:t>
      </w:r>
    </w:p>
    <w:p w14:paraId="60D70A9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"&lt;script&gt;alert('Status updated successfully!'); window.location.href='order.php';&lt;/script&gt;";</w:t>
      </w:r>
    </w:p>
    <w:p w14:paraId="60D70A9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w:t>
      </w:r>
    </w:p>
    <w:p w14:paraId="60D70A9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"&lt;script&gt;alert('Error updating status: " . $conn-&gt;error . "');&lt;/script&gt;";</w:t>
      </w:r>
    </w:p>
    <w:p w14:paraId="60D70A9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A9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A9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9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--- 2. HANDLE DELETE ---</w:t>
      </w:r>
    </w:p>
    <w:p w14:paraId="60D70A9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 (isset($_GET['delete_id'])) {</w:t>
      </w:r>
    </w:p>
    <w:p w14:paraId="60D70A9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$id = intval($_GET['delete_id']);</w:t>
      </w:r>
    </w:p>
    <w:p w14:paraId="60D70AA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$sql = "DELETE FROM orders WHERE id = $id";</w:t>
      </w:r>
    </w:p>
    <w:p w14:paraId="60D70AA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($conn-&gt;query($sql) === TRUE) {</w:t>
      </w:r>
    </w:p>
    <w:p w14:paraId="60D70AA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"&lt;script&gt;alert('Record deleted successfully!'); window.location.href='order.php';&lt;/script&gt;";</w:t>
      </w:r>
    </w:p>
    <w:p w14:paraId="60D70AA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w:t>
      </w:r>
    </w:p>
    <w:p w14:paraId="60D70AA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"Error deleting record: " . $conn-&gt;error;</w:t>
      </w:r>
    </w:p>
    <w:p w14:paraId="60D70AA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AA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AA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AA8"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A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&lt;!DOCTYPE html&gt;</w:t>
      </w:r>
    </w:p>
    <w:p w14:paraId="60D70AA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 lang="en"&gt;</w:t>
      </w:r>
    </w:p>
    <w:p w14:paraId="60D70AA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AA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&lt;meta charset="UTF-8"&gt;</w:t>
      </w:r>
    </w:p>
    <w:p w14:paraId="60D70AA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&lt;meta name="viewport" content="width=device-width, initial-scale=1.0"&gt;</w:t>
      </w:r>
    </w:p>
    <w:p w14:paraId="60D70AA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&lt;title&gt;Manage Orders - Admin Dashboard&lt;/title&gt;</w:t>
      </w:r>
    </w:p>
    <w:p w14:paraId="60D70AA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&lt;link rel="stylesheet" href="style.css"&gt;</w:t>
      </w:r>
    </w:p>
    <w:p w14:paraId="60D70AB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&lt;style&gt;</w:t>
      </w:r>
    </w:p>
    <w:p w14:paraId="60D70AB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Simple CSS to make the status dropdown look good */</w:t>
      </w:r>
    </w:p>
    <w:p w14:paraId="60D70AB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.status-form {</w:t>
      </w:r>
    </w:p>
    <w:p w14:paraId="60D70AB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display: flex;</w:t>
      </w:r>
    </w:p>
    <w:p w14:paraId="60D70AB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gap: 5px;</w:t>
      </w:r>
    </w:p>
    <w:p w14:paraId="60D70AB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AB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.status-select {</w:t>
      </w:r>
    </w:p>
    <w:p w14:paraId="60D70AB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padding: 5px;</w:t>
      </w:r>
    </w:p>
    <w:p w14:paraId="60D70AB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border-radius: 4px;</w:t>
      </w:r>
    </w:p>
    <w:p w14:paraId="60D70AB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 1px solid #ccc;</w:t>
      </w:r>
    </w:p>
    <w:p w14:paraId="60D70AB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AB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.btn-update {</w:t>
      </w:r>
    </w:p>
    <w:p w14:paraId="60D70AB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background-color: #2ecc71;</w:t>
      </w:r>
    </w:p>
    <w:p w14:paraId="60D70AB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color: white;</w:t>
      </w:r>
    </w:p>
    <w:p w14:paraId="60D70AB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 none;</w:t>
      </w:r>
    </w:p>
    <w:p w14:paraId="60D70AB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padding: 5px 10px;</w:t>
      </w:r>
    </w:p>
    <w:p w14:paraId="60D70AC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cursor: pointer;</w:t>
      </w:r>
    </w:p>
    <w:p w14:paraId="60D70AC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border-radius: 4px;</w:t>
      </w:r>
    </w:p>
    <w:p w14:paraId="60D70AC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AC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.btn-delete {</w:t>
      </w:r>
    </w:p>
    <w:p w14:paraId="60D70AC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background-color: #e74c3c;</w:t>
      </w:r>
    </w:p>
    <w:p w14:paraId="60D70AC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color: white;</w:t>
      </w:r>
    </w:p>
    <w:p w14:paraId="60D70AC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padding: 5px 10px;</w:t>
      </w:r>
    </w:p>
    <w:p w14:paraId="60D70AC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text-decoration: none;</w:t>
      </w:r>
    </w:p>
    <w:p w14:paraId="60D70AC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border-radius: 4px;</w:t>
      </w:r>
    </w:p>
    <w:p w14:paraId="60D70AC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font-size: 14px;</w:t>
      </w:r>
    </w:p>
    <w:p w14:paraId="60D70AC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AC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&lt;/style&gt;</w:t>
      </w:r>
    </w:p>
    <w:p w14:paraId="60D70AC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AC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 class="body"&gt;</w:t>
      </w:r>
    </w:p>
    <w:p w14:paraId="60D70AC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C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&lt;header class="header"&gt;</w:t>
      </w:r>
    </w:p>
    <w:p w14:paraId="60D70AD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&lt;h1&gt;Admin Dashboard&lt;/h1&gt;</w:t>
      </w:r>
    </w:p>
    <w:p w14:paraId="60D70AD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&lt;/header&gt;</w:t>
      </w:r>
    </w:p>
    <w:p w14:paraId="60D70AD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AD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include("partials/nav.php"); ?&gt;</w:t>
      </w:r>
    </w:p>
    <w:p w14:paraId="60D70AD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D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&lt;section class="section"&gt;</w:t>
      </w:r>
    </w:p>
    <w:p w14:paraId="60D70AD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&lt;h2&gt;Manage Orders&lt;/h2&gt;</w:t>
      </w:r>
    </w:p>
    <w:p w14:paraId="60D70AD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&lt;table class="table"&gt;</w:t>
      </w:r>
    </w:p>
    <w:p w14:paraId="60D70AD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&lt;thead&gt;</w:t>
      </w:r>
    </w:p>
    <w:p w14:paraId="60D70AD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&lt;tr&gt;</w:t>
      </w:r>
    </w:p>
    <w:p w14:paraId="60D70AD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&lt;th&gt;Order ID&lt;/th&gt;</w:t>
      </w:r>
    </w:p>
    <w:p w14:paraId="60D70AD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&lt;th&gt;User ID&lt;/th&gt;</w:t>
      </w:r>
    </w:p>
    <w:p w14:paraId="60D70AD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&lt;th&gt;Address ID&lt;/th&gt;</w:t>
      </w:r>
    </w:p>
    <w:p w14:paraId="60D70AD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&lt;th&gt;Amount&lt;/th&gt;</w:t>
      </w:r>
    </w:p>
    <w:p w14:paraId="60D70AD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&lt;th&gt;Status / Update&lt;/th&gt; &lt;th&gt;Action&lt;/th&gt;</w:t>
      </w:r>
    </w:p>
    <w:p w14:paraId="60D70AD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&lt;/tr&gt;</w:t>
      </w:r>
    </w:p>
    <w:p w14:paraId="60D70AE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&lt;/thead&gt;</w:t>
      </w:r>
    </w:p>
    <w:p w14:paraId="60D70AE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&lt;tbody&gt;</w:t>
      </w:r>
    </w:p>
    <w:p w14:paraId="60D70AE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w:t>
      </w:r>
    </w:p>
    <w:p w14:paraId="60D70AE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$sql = "SELECT * FROM orders ORDER BY created_at DESC"; // Show newest first</w:t>
      </w:r>
    </w:p>
    <w:p w14:paraId="60D70AE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$result = $conn-&gt;query($sql);</w:t>
      </w:r>
    </w:p>
    <w:p w14:paraId="60D70AE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E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($result-&gt;num_rows &gt; 0) {</w:t>
      </w:r>
    </w:p>
    <w:p w14:paraId="60D70AE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while ($row = $result-&gt;fetch_assoc()) {</w:t>
      </w:r>
    </w:p>
    <w:p w14:paraId="60D70AE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$current_status = $row['status'];</w:t>
      </w:r>
    </w:p>
    <w:p w14:paraId="60D70AE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?&gt;</w:t>
      </w:r>
    </w:p>
    <w:p w14:paraId="60D70AE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&lt;tr&gt;</w:t>
      </w:r>
    </w:p>
    <w:p w14:paraId="60D70AE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&lt;td&gt;#&lt;?= $row['id'] ?&gt;&lt;/td&gt;</w:t>
      </w:r>
    </w:p>
    <w:p w14:paraId="60D70AE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&lt;td&gt;&lt;?= $row['user_id'] ?&gt;&lt;/td&gt;</w:t>
      </w:r>
    </w:p>
    <w:p w14:paraId="60D70AE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&lt;td&gt;&lt;?= $row['address_id'] ?&gt;&lt;/td&gt;</w:t>
      </w:r>
    </w:p>
    <w:p w14:paraId="60D70AE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&lt;td&gt;₹&lt;?= $row['total_amount'] ?&gt;&lt;/td&gt;</w:t>
      </w:r>
    </w:p>
    <w:p w14:paraId="60D70AEF"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F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w:t>
      </w:r>
    </w:p>
    <w:p w14:paraId="60D70AF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&lt;form method="POST" class="status-form"&gt;</w:t>
      </w:r>
    </w:p>
    <w:p w14:paraId="60D70AF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type="hidden" name="order_id" value="&lt;?= $row['id'] ?&gt;"&gt;</w:t>
      </w:r>
    </w:p>
    <w:p w14:paraId="60D70AF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AF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&lt;select name="status" class="status-select"&gt;</w:t>
      </w:r>
    </w:p>
    <w:p w14:paraId="60D70AF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&lt;option value="confirmed"        &lt;?= $current_status=='confirmed' ? 'selected' : '' ?&gt;&gt;Confirmed&lt;/option&gt;</w:t>
      </w:r>
    </w:p>
    <w:p w14:paraId="60D70AF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&lt;option value="processed"        &lt;?= $current_status=='processed' ? 'selected' : '' ?&gt;&gt;Processed&lt;/option&gt;</w:t>
      </w:r>
    </w:p>
    <w:p w14:paraId="60D70AF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&lt;option value="shipped"          &lt;?= $current_status=='shipped' ? 'selected' : '' ?&gt;&gt;Shipped&lt;/option&gt;</w:t>
      </w:r>
    </w:p>
    <w:p w14:paraId="60D70AF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&lt;option value="out_for_delivery" &lt;?= $current_status=='out_for_delivery' ? 'selected' : '' ?&gt;&gt;Out for Delivery&lt;/option&gt;</w:t>
      </w:r>
    </w:p>
    <w:p w14:paraId="60D70AF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&lt;option value="delivered"        &lt;?= $current_status=='delivered' ? 'selected' : '' ?&gt;&gt;Delivered&lt;/option&gt;</w:t>
      </w:r>
    </w:p>
    <w:p w14:paraId="60D70AF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&lt;option value="cancelled"        &lt;?= $current_status=='cancelled' ? 'selected' : '' ?&gt;&gt;Cancelled&lt;/option&gt;</w:t>
      </w:r>
    </w:p>
    <w:p w14:paraId="60D70AF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&lt;/select&gt;</w:t>
      </w:r>
    </w:p>
    <w:p w14:paraId="60D70AF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AF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&lt;button type="submit" name="update_status" class="btn-update"&gt;Update&lt;/button&gt;</w:t>
      </w:r>
    </w:p>
    <w:p w14:paraId="60D70AF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&lt;/form&gt;</w:t>
      </w:r>
    </w:p>
    <w:p w14:paraId="60D70AF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w:t>
      </w:r>
    </w:p>
    <w:p w14:paraId="60D70B00"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0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w:t>
      </w:r>
    </w:p>
    <w:p w14:paraId="60D70B0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&lt;a href="order.php?delete_id=&lt;?= $row['id'] ?&gt;" onclick="return confirm('Are you sure?')" class="btn-delete"&gt;Delete&lt;/a&gt;</w:t>
      </w:r>
    </w:p>
    <w:p w14:paraId="60D70B0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w:t>
      </w:r>
    </w:p>
    <w:p w14:paraId="60D70B0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0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&lt;/tr&gt;</w:t>
      </w:r>
    </w:p>
    <w:p w14:paraId="60D70B0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w:t>
      </w:r>
    </w:p>
    <w:p w14:paraId="60D70B0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w:t>
      </w:r>
    </w:p>
    <w:p w14:paraId="60D70B0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"&lt;tr&gt;&lt;td colspan='6'&gt;No orders found&lt;/td&gt;&lt;/tr&gt;";</w:t>
      </w:r>
    </w:p>
    <w:p w14:paraId="60D70B0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B0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?&gt;</w:t>
      </w:r>
    </w:p>
    <w:p w14:paraId="60D70B0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&lt;/tbody&gt;</w:t>
      </w:r>
    </w:p>
    <w:p w14:paraId="60D70B0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&lt;/table&gt;</w:t>
      </w:r>
    </w:p>
    <w:p w14:paraId="60D70B0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&lt;/section&gt;</w:t>
      </w:r>
    </w:p>
    <w:p w14:paraId="60D70B0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0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B1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&lt;/html&gt;</w:t>
      </w:r>
    </w:p>
    <w:p w14:paraId="60D70B11" w14:textId="77777777" w:rsidR="00520D9B" w:rsidRDefault="001627B5" w:rsidP="00ED3103">
      <w:pPr>
        <w:jc w:val="both"/>
        <w:rPr>
          <w:rFonts w:ascii="Times New Roman" w:eastAsia="Times New Roman" w:hAnsi="Times New Roman" w:cs="Times New Roman"/>
          <w:bCs/>
          <w:color w:val="000000"/>
          <w:spacing w:val="-1"/>
          <w:sz w:val="32"/>
          <w:szCs w:val="32"/>
          <w:u w:color="000000"/>
        </w:rPr>
      </w:pPr>
      <w:r>
        <w:rPr>
          <w:rFonts w:ascii="Times New Roman" w:eastAsia="Times New Roman" w:hAnsi="Times New Roman" w:cs="Times New Roman"/>
          <w:bCs/>
          <w:color w:val="000000"/>
          <w:spacing w:val="-1"/>
          <w:sz w:val="32"/>
          <w:szCs w:val="32"/>
          <w:u w:color="000000"/>
        </w:rPr>
        <w:br w:type="page"/>
      </w:r>
    </w:p>
    <w:p w14:paraId="60D70B12" w14:textId="77777777" w:rsidR="00520D9B" w:rsidRDefault="001627B5" w:rsidP="00ED3103">
      <w:pPr>
        <w:spacing w:before="319" w:line="480" w:lineRule="auto"/>
        <w:ind w:left="720" w:firstLine="1"/>
        <w:jc w:val="both"/>
        <w:rPr>
          <w:rFonts w:ascii="Times New Roman" w:eastAsia="Times New Roman" w:hAnsi="Times New Roman" w:cs="Times New Roman"/>
          <w:b/>
          <w:bCs/>
          <w:color w:val="000000"/>
          <w:spacing w:val="-1"/>
          <w:sz w:val="32"/>
          <w:szCs w:val="32"/>
          <w:u w:val="single" w:color="000000"/>
        </w:rPr>
      </w:pPr>
      <w:r>
        <w:rPr>
          <w:rFonts w:ascii="Times New Roman" w:eastAsia="Times New Roman" w:hAnsi="Times New Roman" w:cs="Times New Roman"/>
          <w:b/>
          <w:bCs/>
          <w:color w:val="000000"/>
          <w:spacing w:val="-1"/>
          <w:sz w:val="32"/>
          <w:szCs w:val="32"/>
          <w:u w:val="single" w:color="000000"/>
        </w:rPr>
        <w:lastRenderedPageBreak/>
        <w:t>Reports Page:</w:t>
      </w:r>
    </w:p>
    <w:p w14:paraId="60D70B13" w14:textId="77777777" w:rsidR="00520D9B" w:rsidRDefault="001627B5" w:rsidP="00ED3103">
      <w:pPr>
        <w:spacing w:line="480" w:lineRule="auto"/>
        <w:jc w:val="both"/>
        <w:rPr>
          <w:rFonts w:ascii="Times New Roman" w:eastAsia="Times New Roman" w:hAnsi="Times New Roman" w:cs="Times New Roman"/>
          <w:b/>
          <w:bCs/>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lang w:eastAsia="en-IN"/>
        </w:rPr>
        <w:drawing>
          <wp:inline distT="0" distB="0" distL="0" distR="0" wp14:anchorId="60D70CC8" wp14:editId="60D70CC9">
            <wp:extent cx="5731510" cy="2849245"/>
            <wp:effectExtent l="19050" t="19050" r="21590" b="273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40"/>
                    <a:stretch>
                      <a:fillRect/>
                    </a:stretch>
                  </pic:blipFill>
                  <pic:spPr>
                    <a:xfrm>
                      <a:off x="0" y="0"/>
                      <a:ext cx="5731510" cy="2849245"/>
                    </a:xfrm>
                    <a:prstGeom prst="rect">
                      <a:avLst/>
                    </a:prstGeom>
                    <a:ln w="12700">
                      <a:solidFill>
                        <a:schemeClr val="tx1"/>
                      </a:solidFill>
                    </a:ln>
                  </pic:spPr>
                </pic:pic>
              </a:graphicData>
            </a:graphic>
          </wp:inline>
        </w:drawing>
      </w:r>
    </w:p>
    <w:p w14:paraId="60D70B14" w14:textId="77777777" w:rsidR="00520D9B" w:rsidRDefault="001627B5" w:rsidP="00ED3103">
      <w:pPr>
        <w:spacing w:line="480" w:lineRule="auto"/>
        <w:jc w:val="both"/>
        <w:rPr>
          <w:rFonts w:ascii="Times New Roman" w:eastAsia="Times New Roman" w:hAnsi="Times New Roman" w:cs="Times New Roman"/>
          <w:bCs/>
          <w:color w:val="000000"/>
          <w:spacing w:val="-1"/>
          <w:sz w:val="32"/>
          <w:szCs w:val="32"/>
          <w:u w:color="000000"/>
        </w:rPr>
      </w:pPr>
      <w:r>
        <w:rPr>
          <w:rFonts w:ascii="Times New Roman" w:eastAsia="Times New Roman" w:hAnsi="Times New Roman" w:cs="Times New Roman"/>
          <w:bCs/>
          <w:color w:val="000000"/>
          <w:spacing w:val="-1"/>
          <w:sz w:val="32"/>
          <w:szCs w:val="32"/>
          <w:u w:color="000000"/>
        </w:rPr>
        <w:t xml:space="preserve">Code: </w:t>
      </w:r>
    </w:p>
    <w:p w14:paraId="60D70B1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w:t>
      </w:r>
    </w:p>
    <w:p w14:paraId="60D70B1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$conn = new mysqli("localhost", "root", "ChetanRootUser-PWD_Store-7729", "watch");</w:t>
      </w:r>
    </w:p>
    <w:p w14:paraId="60D70B1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1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 ($conn-&gt;connect_error) {</w:t>
      </w:r>
    </w:p>
    <w:p w14:paraId="60D70B1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die("Connection failed: " . $conn-&gt;connect_error);</w:t>
      </w:r>
    </w:p>
    <w:p w14:paraId="60D70B1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B1B"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1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$from = $_GET['from_date'] ?? '';</w:t>
      </w:r>
    </w:p>
    <w:p w14:paraId="60D70B1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$to   = $_GET['to_date'] ?? '';</w:t>
      </w:r>
    </w:p>
    <w:p w14:paraId="60D70B1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1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$total_orders = 0;</w:t>
      </w:r>
    </w:p>
    <w:p w14:paraId="60D70B2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$total_revenue = 0;</w:t>
      </w:r>
    </w:p>
    <w:p w14:paraId="60D70B2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$total_sold = 0;</w:t>
      </w:r>
    </w:p>
    <w:p w14:paraId="60D70B2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$list_result = null;</w:t>
      </w:r>
    </w:p>
    <w:p w14:paraId="60D70B23"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2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 ($from &amp;&amp; $to) {</w:t>
      </w:r>
    </w:p>
    <w:p w14:paraId="60D70B2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2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Orders Count</w:t>
      </w:r>
    </w:p>
    <w:p w14:paraId="60D70B2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$order_q = "SELECT COUNT(*) AS total_orders </w:t>
      </w:r>
    </w:p>
    <w:p w14:paraId="60D70B2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FROM orders </w:t>
      </w:r>
    </w:p>
    <w:p w14:paraId="60D70B2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WHERE DATE(created_at) BETWEEN '$from' AND '$to'";</w:t>
      </w:r>
    </w:p>
    <w:p w14:paraId="60D70B2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$total_orders = $conn-&gt;query($order_q)-&gt;fetch_assoc()['total_orders'];</w:t>
      </w:r>
    </w:p>
    <w:p w14:paraId="60D70B2B"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2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 Revenue</w:t>
      </w:r>
    </w:p>
    <w:p w14:paraId="60D70B2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$rev_q = "SELECT SUM(total_amount) AS total_revenue </w:t>
      </w:r>
    </w:p>
    <w:p w14:paraId="60D70B2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FROM orders </w:t>
      </w:r>
    </w:p>
    <w:p w14:paraId="60D70B2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WHERE DATE(created_at) BETWEEN '$from' AND '$to'";</w:t>
      </w:r>
    </w:p>
    <w:p w14:paraId="60D70B3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$total_revenue = $conn-&gt;query($rev_q)-&gt;fetch_assoc()['total_revenue'] ?? 0;</w:t>
      </w:r>
    </w:p>
    <w:p w14:paraId="60D70B3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3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Products Sold</w:t>
      </w:r>
    </w:p>
    <w:p w14:paraId="60D70B3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$sold_q = "SELECT SUM(oi.quantity) AS total_sold</w:t>
      </w:r>
    </w:p>
    <w:p w14:paraId="60D70B3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FROM order_items oi</w:t>
      </w:r>
    </w:p>
    <w:p w14:paraId="60D70B3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JOIN orders o ON oi.order_id = o.id</w:t>
      </w:r>
    </w:p>
    <w:p w14:paraId="60D70B3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WHERE DATE(o.created_at) BETWEEN '$from' AND '$to'";</w:t>
      </w:r>
    </w:p>
    <w:p w14:paraId="60D70B3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$total_sold = $conn-&gt;query($sold_q)-&gt;fetch_assoc()['total_sold'] ?? 0;</w:t>
      </w:r>
    </w:p>
    <w:p w14:paraId="60D70B38"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3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Orders List</w:t>
      </w:r>
    </w:p>
    <w:p w14:paraId="60D70B3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$list_q = "SELECT o.id, u.name, o.total_amount, o.payment_method, o.created_at</w:t>
      </w:r>
    </w:p>
    <w:p w14:paraId="60D70B3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FROM orders o</w:t>
      </w:r>
    </w:p>
    <w:p w14:paraId="60D70B3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JOIN user u ON o.user_id = u.id</w:t>
      </w:r>
    </w:p>
    <w:p w14:paraId="60D70B3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WHERE DATE(o.created_at) BETWEEN '$from' AND '$to'</w:t>
      </w:r>
    </w:p>
    <w:p w14:paraId="60D70B3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ORDER BY o.created_at DESC";</w:t>
      </w:r>
    </w:p>
    <w:p w14:paraId="60D70B3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$list_result = $conn-&gt;query($list_q);</w:t>
      </w:r>
    </w:p>
    <w:p w14:paraId="60D70B4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B4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B42"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4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&lt;!DOCTYPE html&gt;</w:t>
      </w:r>
    </w:p>
    <w:p w14:paraId="60D70B4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&lt;html&gt;</w:t>
      </w:r>
    </w:p>
    <w:p w14:paraId="60D70B4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B4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&lt;title&gt;Admin Sales Report&lt;/title&gt;</w:t>
      </w:r>
    </w:p>
    <w:p w14:paraId="60D70B4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&lt;style&gt;</w:t>
      </w:r>
    </w:p>
    <w:p w14:paraId="60D70B4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body { font-family: Arial; background:#f4f6f9; padding:20px }</w:t>
      </w:r>
    </w:p>
    <w:p w14:paraId="60D70B4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h1 { text-align:center }</w:t>
      </w:r>
    </w:p>
    <w:p w14:paraId="60D70B4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form { text-align:center; margin-bottom:20px }</w:t>
      </w:r>
    </w:p>
    <w:p w14:paraId="60D70B4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input, button { padding:8px; margin:5px }</w:t>
      </w:r>
    </w:p>
    <w:p w14:paraId="60D70B4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.card-container { display:flex; justify-content:center; gap:20px; flex-wrap:wrap }</w:t>
      </w:r>
    </w:p>
    <w:p w14:paraId="60D70B4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.card {</w:t>
      </w:r>
    </w:p>
    <w:p w14:paraId="60D70B4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background: #585866;</w:t>
      </w:r>
    </w:p>
    <w:p w14:paraId="60D70B4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padding:20px;</w:t>
      </w:r>
    </w:p>
    <w:p w14:paraId="60D70B5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width:220px;</w:t>
      </w:r>
    </w:p>
    <w:p w14:paraId="60D70B5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border-radius:10px;</w:t>
      </w:r>
    </w:p>
    <w:p w14:paraId="60D70B5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box-shadow:0 4px 8px rgba(0,0,0,0.1);</w:t>
      </w:r>
    </w:p>
    <w:p w14:paraId="60D70B5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text-align:center;</w:t>
      </w:r>
    </w:p>
    <w:p w14:paraId="60D70B5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B5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&lt;/style&gt;</w:t>
      </w:r>
    </w:p>
    <w:p w14:paraId="60D70B5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&lt;link rel="stylesheet" href="style.css"&gt;</w:t>
      </w:r>
    </w:p>
    <w:p w14:paraId="60D70B5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B5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B59"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5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&lt;header class="header"&gt;</w:t>
      </w:r>
    </w:p>
    <w:p w14:paraId="60D70B5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&lt;h1&gt;Admin Dashboard&lt;/h1&gt;</w:t>
      </w:r>
    </w:p>
    <w:p w14:paraId="60D70B5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&lt;/header&gt;</w:t>
      </w:r>
    </w:p>
    <w:p w14:paraId="60D70B5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B5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&lt;?php include("partials/nav.php"); ?&gt;</w:t>
      </w:r>
    </w:p>
    <w:p w14:paraId="60D70B5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&lt;h1&gt;</w:t>
      </w:r>
      <w:r>
        <w:rPr>
          <w:rFonts w:ascii="Segoe UI Symbol" w:eastAsia="Times New Roman" w:hAnsi="Segoe UI Symbol" w:cs="Segoe UI Symbol"/>
          <w:color w:val="000000"/>
          <w:spacing w:val="-1"/>
          <w:sz w:val="24"/>
          <w:szCs w:val="24"/>
          <w:lang w:val="en-US"/>
        </w:rPr>
        <w:t>📊</w:t>
      </w:r>
      <w:r>
        <w:rPr>
          <w:rFonts w:ascii="Times New Roman" w:eastAsia="Times New Roman" w:hAnsi="Times New Roman" w:cs="Times New Roman"/>
          <w:color w:val="000000"/>
          <w:spacing w:val="-1"/>
          <w:sz w:val="24"/>
          <w:szCs w:val="24"/>
          <w:lang w:val="en-US"/>
        </w:rPr>
        <w:t xml:space="preserve"> Date Wise Sales Report&lt;/h1&gt;</w:t>
      </w:r>
    </w:p>
    <w:p w14:paraId="60D70B60"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6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&lt;form method="GET"&gt;</w:t>
      </w:r>
    </w:p>
    <w:p w14:paraId="60D70B6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&lt;label&gt;From:&lt;/label&gt;</w:t>
      </w:r>
    </w:p>
    <w:p w14:paraId="60D70B6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type="date" name="from_date" required value="&lt;?= $from ?&gt;"&gt;</w:t>
      </w:r>
    </w:p>
    <w:p w14:paraId="60D70B6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6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&lt;label&gt;To:&lt;/label&gt;</w:t>
      </w:r>
    </w:p>
    <w:p w14:paraId="60D70B6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type="date" name="to_date" required value="&lt;?= $to ?&gt;"&gt;</w:t>
      </w:r>
    </w:p>
    <w:p w14:paraId="60D70B6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6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&lt;button type="submit"&gt;Generate Report&lt;/button&gt;</w:t>
      </w:r>
    </w:p>
    <w:p w14:paraId="60D70B6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&lt;/form&gt;</w:t>
      </w:r>
    </w:p>
    <w:p w14:paraId="60D70B6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6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 if($from &amp;&amp; $to): ?&gt;</w:t>
      </w:r>
    </w:p>
    <w:p w14:paraId="60D70B6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6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&lt;div class="card-container"&gt;</w:t>
      </w:r>
    </w:p>
    <w:p w14:paraId="60D70B6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class="card"&gt;</w:t>
      </w:r>
    </w:p>
    <w:p w14:paraId="60D70B6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&lt;h2&gt;Total Orders&lt;/h2&gt;</w:t>
      </w:r>
    </w:p>
    <w:p w14:paraId="60D70B7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&lt;p&gt;&lt;?= $total_orders ?&gt;&lt;/p&gt;</w:t>
      </w:r>
    </w:p>
    <w:p w14:paraId="60D70B7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B72"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7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class="card"&gt;</w:t>
      </w:r>
    </w:p>
    <w:p w14:paraId="60D70B7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&lt;h2&gt;Total Revenue&lt;/h2&gt;</w:t>
      </w:r>
    </w:p>
    <w:p w14:paraId="60D70B7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&lt;p&gt;₹&lt;?= $total_revenue ?&gt;&lt;/p&gt;</w:t>
      </w:r>
    </w:p>
    <w:p w14:paraId="60D70B7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B77"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7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class="card"&gt;</w:t>
      </w:r>
    </w:p>
    <w:p w14:paraId="60D70B7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&lt;h2&gt;Products Sold&lt;/h2&gt;</w:t>
      </w:r>
    </w:p>
    <w:p w14:paraId="60D70B7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&lt;p&gt;&lt;?= $total_sold ?&gt;&lt;/p&gt;</w:t>
      </w:r>
    </w:p>
    <w:p w14:paraId="60D70B7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B7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&lt;/div&gt;</w:t>
      </w:r>
    </w:p>
    <w:p w14:paraId="60D70B7D"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7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&lt;h2&gt;Orders Between &lt;?= $from ?&gt; and &lt;?= $to ?&gt;&lt;/h2</w:t>
      </w:r>
    </w:p>
    <w:p w14:paraId="60D70B7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&lt;table class="table"&gt;</w:t>
      </w:r>
    </w:p>
    <w:p w14:paraId="60D70B8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&lt;tr&gt;</w:t>
      </w:r>
    </w:p>
    <w:p w14:paraId="60D70B8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&lt;th&gt;Order ID&lt;/th&gt;</w:t>
      </w:r>
    </w:p>
    <w:p w14:paraId="60D70B8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&lt;th&gt;User&lt;/th&gt;</w:t>
      </w:r>
    </w:p>
    <w:p w14:paraId="60D70B8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&lt;th&gt;Amount&lt;/th&gt;</w:t>
      </w:r>
    </w:p>
    <w:p w14:paraId="60D70B8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&lt;th&gt;Payment&lt;/th&gt;</w:t>
      </w:r>
    </w:p>
    <w:p w14:paraId="60D70B8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&lt;th&gt;Date&lt;/th&gt;</w:t>
      </w:r>
    </w:p>
    <w:p w14:paraId="60D70B8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&lt;/tr&gt;</w:t>
      </w:r>
    </w:p>
    <w:p w14:paraId="60D70B8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 while($row = $list_result-&gt;fetch_assoc()): ?&gt;</w:t>
      </w:r>
    </w:p>
    <w:p w14:paraId="60D70B8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&lt;tr&gt;</w:t>
      </w:r>
    </w:p>
    <w:p w14:paraId="60D70B8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&lt;td&gt;&lt;?= $row['id'] ?&gt;&lt;/td&gt;</w:t>
      </w:r>
    </w:p>
    <w:p w14:paraId="60D70B8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&lt;td&gt;&lt;?= $row['name'] ?&gt;&lt;/td&gt;</w:t>
      </w:r>
    </w:p>
    <w:p w14:paraId="60D70B8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&lt;td&gt;₹&lt;?= $row['total_amount'] ?&gt;&lt;/td&gt;</w:t>
      </w:r>
    </w:p>
    <w:p w14:paraId="60D70B8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&lt;td&gt;&lt;?= $row['payment_method'] ?&gt;&lt;/td&gt;</w:t>
      </w:r>
    </w:p>
    <w:p w14:paraId="60D70B8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&lt;td&gt;&lt;?= $row['created_at'] ?&gt;&lt;/td&gt;</w:t>
      </w:r>
    </w:p>
    <w:p w14:paraId="60D70B8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&lt;/tr&gt;</w:t>
      </w:r>
    </w:p>
    <w:p w14:paraId="60D70B8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 endwhile; ?&gt;</w:t>
      </w:r>
    </w:p>
    <w:p w14:paraId="60D70B90"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9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&lt;/table&gt;</w:t>
      </w:r>
    </w:p>
    <w:p w14:paraId="60D70B92"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9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 endif; ?&gt;</w:t>
      </w:r>
    </w:p>
    <w:p w14:paraId="60D70B9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9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B9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&lt;/html&gt;</w:t>
      </w:r>
    </w:p>
    <w:p w14:paraId="60D70B97" w14:textId="77777777" w:rsidR="00520D9B" w:rsidRDefault="00520D9B" w:rsidP="00ED3103">
      <w:pPr>
        <w:spacing w:line="480" w:lineRule="auto"/>
        <w:jc w:val="both"/>
        <w:rPr>
          <w:rFonts w:ascii="Times New Roman" w:eastAsia="Times New Roman" w:hAnsi="Times New Roman" w:cs="Times New Roman"/>
          <w:b/>
          <w:bCs/>
          <w:color w:val="000000"/>
          <w:spacing w:val="-1"/>
          <w:sz w:val="32"/>
          <w:szCs w:val="32"/>
          <w:u w:val="single" w:color="000000"/>
        </w:rPr>
      </w:pPr>
    </w:p>
    <w:p w14:paraId="60D70B98" w14:textId="77777777" w:rsidR="00520D9B" w:rsidRDefault="00520D9B" w:rsidP="00ED3103">
      <w:pPr>
        <w:spacing w:line="480" w:lineRule="auto"/>
        <w:jc w:val="both"/>
        <w:rPr>
          <w:rFonts w:ascii="Times New Roman" w:eastAsia="Times New Roman" w:hAnsi="Times New Roman" w:cs="Times New Roman"/>
          <w:b/>
          <w:bCs/>
          <w:color w:val="000000"/>
          <w:spacing w:val="-1"/>
          <w:sz w:val="32"/>
          <w:szCs w:val="32"/>
          <w:u w:val="single" w:color="000000"/>
        </w:rPr>
      </w:pPr>
    </w:p>
    <w:p w14:paraId="60D70B99" w14:textId="77777777" w:rsidR="00520D9B" w:rsidRDefault="001627B5" w:rsidP="00ED3103">
      <w:pPr>
        <w:spacing w:before="319" w:line="480" w:lineRule="auto"/>
        <w:ind w:left="720" w:firstLine="1"/>
        <w:jc w:val="both"/>
        <w:rPr>
          <w:rFonts w:ascii="Times New Roman" w:eastAsia="Times New Roman" w:hAnsi="Times New Roman" w:cs="Times New Roman"/>
          <w:b/>
          <w:bCs/>
          <w:color w:val="000000"/>
          <w:spacing w:val="-1"/>
          <w:sz w:val="32"/>
          <w:szCs w:val="32"/>
          <w:u w:val="single" w:color="000000"/>
        </w:rPr>
      </w:pPr>
      <w:r>
        <w:rPr>
          <w:rFonts w:ascii="Times New Roman" w:eastAsia="Times New Roman" w:hAnsi="Times New Roman" w:cs="Times New Roman"/>
          <w:b/>
          <w:bCs/>
          <w:color w:val="000000"/>
          <w:spacing w:val="-1"/>
          <w:sz w:val="32"/>
          <w:szCs w:val="32"/>
          <w:u w:val="single" w:color="000000"/>
        </w:rPr>
        <w:t>Admin Login Page:</w:t>
      </w:r>
    </w:p>
    <w:p w14:paraId="60D70B9A" w14:textId="77777777" w:rsidR="00520D9B" w:rsidRDefault="001627B5" w:rsidP="00ED3103">
      <w:pPr>
        <w:spacing w:line="480" w:lineRule="auto"/>
        <w:jc w:val="both"/>
        <w:rPr>
          <w:rFonts w:ascii="Times New Roman" w:eastAsia="Times New Roman" w:hAnsi="Times New Roman" w:cs="Times New Roman"/>
          <w:b/>
          <w:bCs/>
          <w:color w:val="000000"/>
          <w:spacing w:val="-1"/>
          <w:sz w:val="32"/>
          <w:szCs w:val="32"/>
          <w:u w:val="single" w:color="000000"/>
        </w:rPr>
      </w:pPr>
      <w:r>
        <w:rPr>
          <w:rFonts w:ascii="Times New Roman" w:eastAsia="Times New Roman" w:hAnsi="Times New Roman" w:cs="Times New Roman"/>
          <w:b/>
          <w:bCs/>
          <w:noProof/>
          <w:color w:val="000000"/>
          <w:spacing w:val="-1"/>
          <w:sz w:val="32"/>
          <w:szCs w:val="32"/>
          <w:u w:val="single" w:color="000000"/>
          <w:lang w:eastAsia="en-IN"/>
        </w:rPr>
        <w:drawing>
          <wp:inline distT="0" distB="0" distL="0" distR="0" wp14:anchorId="60D70CCA" wp14:editId="60D70CCB">
            <wp:extent cx="5731510" cy="4775200"/>
            <wp:effectExtent l="0" t="0" r="2540"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41"/>
                    <a:stretch>
                      <a:fillRect/>
                    </a:stretch>
                  </pic:blipFill>
                  <pic:spPr>
                    <a:xfrm>
                      <a:off x="0" y="0"/>
                      <a:ext cx="5731510" cy="4775200"/>
                    </a:xfrm>
                    <a:prstGeom prst="rect">
                      <a:avLst/>
                    </a:prstGeom>
                  </pic:spPr>
                </pic:pic>
              </a:graphicData>
            </a:graphic>
          </wp:inline>
        </w:drawing>
      </w:r>
    </w:p>
    <w:p w14:paraId="60D70B9B" w14:textId="77777777" w:rsidR="00520D9B" w:rsidRDefault="001627B5" w:rsidP="00ED3103">
      <w:pPr>
        <w:spacing w:line="480" w:lineRule="auto"/>
        <w:jc w:val="both"/>
        <w:rPr>
          <w:rFonts w:ascii="Times New Roman" w:eastAsia="Times New Roman" w:hAnsi="Times New Roman" w:cs="Times New Roman"/>
          <w:bCs/>
          <w:color w:val="000000"/>
          <w:spacing w:val="-1"/>
          <w:sz w:val="32"/>
          <w:szCs w:val="32"/>
          <w:u w:color="000000"/>
        </w:rPr>
      </w:pPr>
      <w:r>
        <w:rPr>
          <w:rFonts w:ascii="Times New Roman" w:eastAsia="Times New Roman" w:hAnsi="Times New Roman" w:cs="Times New Roman"/>
          <w:bCs/>
          <w:color w:val="000000"/>
          <w:spacing w:val="-1"/>
          <w:sz w:val="32"/>
          <w:szCs w:val="32"/>
          <w:u w:color="000000"/>
        </w:rPr>
        <w:lastRenderedPageBreak/>
        <w:t>Code:</w:t>
      </w:r>
    </w:p>
    <w:p w14:paraId="60D70B9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&lt;?php</w:t>
      </w:r>
    </w:p>
    <w:p w14:paraId="60D70B9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if ($_SERVER["REQUEST_METHOD"] == "POST") {</w:t>
      </w:r>
    </w:p>
    <w:p w14:paraId="60D70B9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include"../partials/conn.php";</w:t>
      </w:r>
    </w:p>
    <w:p w14:paraId="60D70B9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$user_entered = $_POST['username'];</w:t>
      </w:r>
    </w:p>
    <w:p w14:paraId="60D70BA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$pass_entered = $_POST['password'];</w:t>
      </w:r>
    </w:p>
    <w:p w14:paraId="60D70BA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A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Prepare a SQL query to fetch the user with entered username</w:t>
      </w:r>
    </w:p>
    <w:p w14:paraId="60D70BA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$sql = "SELECT id, name, password FROM admin WHERE name = '$user_entered'";</w:t>
      </w:r>
    </w:p>
    <w:p w14:paraId="60D70BA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$result = $conn-&gt;query($sql);</w:t>
      </w:r>
    </w:p>
    <w:p w14:paraId="60D70BA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A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($result-&gt;num_rows &gt; 0) {</w:t>
      </w:r>
    </w:p>
    <w:p w14:paraId="60D70BA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User exists in the database</w:t>
      </w:r>
    </w:p>
    <w:p w14:paraId="60D70BA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$row = $result-&gt;fetch_assoc();</w:t>
      </w:r>
    </w:p>
    <w:p w14:paraId="60D70BA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$stored_password = $row['password']; // Password stored in the database</w:t>
      </w:r>
    </w:p>
    <w:p w14:paraId="60D70BA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A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Verify the entered password against the stored password</w:t>
      </w:r>
    </w:p>
    <w:p w14:paraId="60D70BA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if ($pass_entered== $stored_password) {</w:t>
      </w:r>
    </w:p>
    <w:p w14:paraId="60D70BA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Passwords match - authentication successful</w:t>
      </w:r>
    </w:p>
    <w:p w14:paraId="60D70BA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session_start();</w:t>
      </w:r>
    </w:p>
    <w:p w14:paraId="60D70BA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$_SESSION['loggedin'] = true;</w:t>
      </w:r>
    </w:p>
    <w:p w14:paraId="60D70BB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$_SESSION['username'] = $user_entered;</w:t>
      </w:r>
    </w:p>
    <w:p w14:paraId="60D70BB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$_SESSION['c_ID'] = $row['id'];;</w:t>
      </w:r>
    </w:p>
    <w:p w14:paraId="60D70BB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header('location: dashboard.php');</w:t>
      </w:r>
    </w:p>
    <w:p w14:paraId="60D70BB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w:t>
      </w:r>
    </w:p>
    <w:p w14:paraId="60D70BB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"&lt;script&gt;alert('Pleace check your password')&lt;/script&gt;";</w:t>
      </w:r>
    </w:p>
    <w:p w14:paraId="60D70BB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BB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else {</w:t>
      </w:r>
    </w:p>
    <w:p w14:paraId="60D70BB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echo "User does not exist. Please register or try a different username.";</w:t>
      </w:r>
    </w:p>
    <w:p w14:paraId="60D70BB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t>
      </w:r>
    </w:p>
    <w:p w14:paraId="60D70BB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BB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?&gt;</w:t>
      </w:r>
    </w:p>
    <w:p w14:paraId="60D70BBB"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B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&lt;!DOCTYPE html&gt;</w:t>
      </w:r>
    </w:p>
    <w:p w14:paraId="60D70BB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 lang="en"&gt;</w:t>
      </w:r>
    </w:p>
    <w:p w14:paraId="60D70BBE"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B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BC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&lt;meta charset="UTF-8"&gt;</w:t>
      </w:r>
    </w:p>
    <w:p w14:paraId="60D70BC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&lt;meta name="viewport" content="width=device-width, initial-scale=1.0"&gt;</w:t>
      </w:r>
    </w:p>
    <w:p w14:paraId="60D70BC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&lt;style&gt;</w:t>
      </w:r>
    </w:p>
    <w:p w14:paraId="60D70BC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 -------------------------</w:t>
      </w:r>
    </w:p>
    <w:p w14:paraId="60D70BC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GENERAL PAGE STYLING</w:t>
      </w:r>
    </w:p>
    <w:p w14:paraId="60D70BC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BC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body {</w:t>
      </w:r>
    </w:p>
    <w:p w14:paraId="60D70BC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margin: 0;</w:t>
      </w:r>
    </w:p>
    <w:p w14:paraId="60D70BC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padding: 0;</w:t>
      </w:r>
    </w:p>
    <w:p w14:paraId="60D70BC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font-family: Arial, sans-serif;</w:t>
      </w:r>
    </w:p>
    <w:p w14:paraId="60D70BC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background: linear-gradient(135deg, #1e1e2f, #2c2c44);</w:t>
      </w:r>
    </w:p>
    <w:p w14:paraId="60D70BC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height: 100vh;</w:t>
      </w:r>
    </w:p>
    <w:p w14:paraId="60D70BC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display: flex;</w:t>
      </w:r>
    </w:p>
    <w:p w14:paraId="60D70BC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justify-content: center;</w:t>
      </w:r>
    </w:p>
    <w:p w14:paraId="60D70BC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align-items: center;</w:t>
      </w:r>
    </w:p>
    <w:p w14:paraId="60D70BC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BD0"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D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w:t>
      </w:r>
    </w:p>
    <w:p w14:paraId="60D70BD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LOGIN CONTAINER</w:t>
      </w:r>
    </w:p>
    <w:p w14:paraId="60D70BD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BD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.login-container {</w:t>
      </w:r>
    </w:p>
    <w:p w14:paraId="60D70BD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width: 350px;</w:t>
      </w:r>
    </w:p>
    <w:p w14:paraId="60D70BD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padding: 30px;</w:t>
      </w:r>
    </w:p>
    <w:p w14:paraId="60D70BD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background: rgba(255, 255, 255, 0.06);</w:t>
      </w:r>
    </w:p>
    <w:p w14:paraId="60D70BD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border-radius: 12px;</w:t>
      </w:r>
    </w:p>
    <w:p w14:paraId="60D70BD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backdrop-filter: blur(10px);</w:t>
      </w:r>
    </w:p>
    <w:p w14:paraId="60D70BD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 1px solid rgba(255, 255, 255, 0.15);</w:t>
      </w:r>
    </w:p>
    <w:p w14:paraId="60D70BD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box-shadow: 0 8px 25px rgba(0, 0, 0, 0.4);</w:t>
      </w:r>
    </w:p>
    <w:p w14:paraId="60D70BD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BDD"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D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Card inner container */</w:t>
      </w:r>
    </w:p>
    <w:p w14:paraId="60D70BD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.hmmm h2 {</w:t>
      </w:r>
    </w:p>
    <w:p w14:paraId="60D70BE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text-align: center;</w:t>
      </w:r>
    </w:p>
    <w:p w14:paraId="60D70BE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margin-bottom: 25px;</w:t>
      </w:r>
    </w:p>
    <w:p w14:paraId="60D70BE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color: #fff;</w:t>
      </w:r>
    </w:p>
    <w:p w14:paraId="60D70BE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font-weight: bold;</w:t>
      </w:r>
    </w:p>
    <w:p w14:paraId="60D70BE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letter-spacing: 1px;</w:t>
      </w:r>
    </w:p>
    <w:p w14:paraId="60D70BE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BE6"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E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w:t>
      </w:r>
    </w:p>
    <w:p w14:paraId="60D70BE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INPUT FIELDS</w:t>
      </w:r>
    </w:p>
    <w:p w14:paraId="60D70BE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BE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.form-group {</w:t>
      </w:r>
    </w:p>
    <w:p w14:paraId="60D70BE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margin-bottom: 18px;</w:t>
      </w:r>
    </w:p>
    <w:p w14:paraId="60D70BE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BED"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E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label {</w:t>
      </w:r>
    </w:p>
    <w:p w14:paraId="60D70BE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display: block;</w:t>
      </w:r>
    </w:p>
    <w:p w14:paraId="60D70BF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color: #ddd;</w:t>
      </w:r>
    </w:p>
    <w:p w14:paraId="60D70BF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margin-bottom: 5px;</w:t>
      </w:r>
    </w:p>
    <w:p w14:paraId="60D70BF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font-size: 14px;</w:t>
      </w:r>
    </w:p>
    <w:p w14:paraId="60D70BF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BF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BF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input[type="text"],</w:t>
      </w:r>
    </w:p>
    <w:p w14:paraId="60D70BF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input[type="password"] {</w:t>
      </w:r>
    </w:p>
    <w:p w14:paraId="60D70BF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width: 100%;</w:t>
      </w:r>
    </w:p>
    <w:p w14:paraId="60D70BF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padding: 10px 12px;</w:t>
      </w:r>
    </w:p>
    <w:p w14:paraId="60D70BF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 xml:space="preserve">    border: none;</w:t>
      </w:r>
    </w:p>
    <w:p w14:paraId="60D70BF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border-radius: 6px;</w:t>
      </w:r>
    </w:p>
    <w:p w14:paraId="60D70BF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background: rgba(255, 255, 255, 0.12);</w:t>
      </w:r>
    </w:p>
    <w:p w14:paraId="60D70BF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color: #fff;</w:t>
      </w:r>
    </w:p>
    <w:p w14:paraId="60D70BF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outline: none;</w:t>
      </w:r>
    </w:p>
    <w:p w14:paraId="60D70BF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font-size: 15px;</w:t>
      </w:r>
    </w:p>
    <w:p w14:paraId="60D70BF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transition: 0.3s;</w:t>
      </w:r>
    </w:p>
    <w:p w14:paraId="60D70C0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C01"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C0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input:focus {</w:t>
      </w:r>
    </w:p>
    <w:p w14:paraId="60D70C0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background: rgba(255, 255, 255, 0.2);</w:t>
      </w:r>
    </w:p>
    <w:p w14:paraId="60D70C0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box-shadow: 0 0 8px rgba(0, 255, 150, 0.7);</w:t>
      </w:r>
    </w:p>
    <w:p w14:paraId="60D70C0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C0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w:t>
      </w:r>
    </w:p>
    <w:p w14:paraId="60D70C0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LOGIN BUTTON</w:t>
      </w:r>
    </w:p>
    <w:p w14:paraId="60D70C0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C0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.login-btn {</w:t>
      </w:r>
    </w:p>
    <w:p w14:paraId="60D70C0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width: 100%;</w:t>
      </w:r>
    </w:p>
    <w:p w14:paraId="60D70C0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padding: 10px;</w:t>
      </w:r>
    </w:p>
    <w:p w14:paraId="60D70C0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background: #ff4d4d;</w:t>
      </w:r>
    </w:p>
    <w:p w14:paraId="60D70C0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 none;</w:t>
      </w:r>
    </w:p>
    <w:p w14:paraId="60D70C0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border-radius: 6px;</w:t>
      </w:r>
    </w:p>
    <w:p w14:paraId="60D70C0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color: #fff;</w:t>
      </w:r>
    </w:p>
    <w:p w14:paraId="60D70C1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font-size: 16px;</w:t>
      </w:r>
    </w:p>
    <w:p w14:paraId="60D70C1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cursor: pointer;</w:t>
      </w:r>
    </w:p>
    <w:p w14:paraId="60D70C1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font-weight: bold;</w:t>
      </w:r>
    </w:p>
    <w:p w14:paraId="60D70C1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transition: 0.3s;</w:t>
      </w:r>
    </w:p>
    <w:p w14:paraId="60D70C1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C15"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C1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.login-btn:hover {</w:t>
      </w:r>
    </w:p>
    <w:p w14:paraId="60D70C1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background: #ff2626;</w:t>
      </w:r>
    </w:p>
    <w:p w14:paraId="60D70C1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box-shadow: 0 0 10px rgba(255, 50, 50, 0.6);</w:t>
      </w:r>
    </w:p>
    <w:p w14:paraId="60D70C1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C1A"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C1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w:t>
      </w:r>
    </w:p>
    <w:p w14:paraId="60D70C1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LINKS</w:t>
      </w:r>
    </w:p>
    <w:p w14:paraId="60D70C1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C1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.la {</w:t>
      </w:r>
    </w:p>
    <w:p w14:paraId="60D70C1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text-align: center;</w:t>
      </w:r>
    </w:p>
    <w:p w14:paraId="60D70C2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margin-bottom: 10px;</w:t>
      </w:r>
    </w:p>
    <w:p w14:paraId="60D70C2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C22"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C2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.la a {</w:t>
      </w:r>
    </w:p>
    <w:p w14:paraId="60D70C2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color: #ff4d4d;</w:t>
      </w:r>
    </w:p>
    <w:p w14:paraId="60D70C2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font-weight: bold;</w:t>
      </w:r>
    </w:p>
    <w:p w14:paraId="60D70C2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text-decoration: none;</w:t>
      </w:r>
    </w:p>
    <w:p w14:paraId="60D70C2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w:t>
      </w:r>
    </w:p>
    <w:p w14:paraId="60D70C28"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C2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.la a:hover {</w:t>
      </w:r>
    </w:p>
    <w:p w14:paraId="60D70C2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text-decoration: underline;</w:t>
      </w:r>
    </w:p>
    <w:p w14:paraId="60D70C2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lastRenderedPageBreak/>
        <w:t>}</w:t>
      </w:r>
    </w:p>
    <w:p w14:paraId="60D70C2C"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C2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&lt;/style&gt;</w:t>
      </w:r>
    </w:p>
    <w:p w14:paraId="60D70C2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&lt;title&gt;Login Page&lt;/title&gt;</w:t>
      </w:r>
    </w:p>
    <w:p w14:paraId="60D70C2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&lt;/head&gt;</w:t>
      </w:r>
    </w:p>
    <w:p w14:paraId="60D70C3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C3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class="login-container"&gt;</w:t>
      </w:r>
    </w:p>
    <w:p w14:paraId="60D70C32"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class="hmmm"&gt;</w:t>
      </w:r>
    </w:p>
    <w:p w14:paraId="60D70C3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&lt;h2&gt; Admin Login&lt;/h2&gt;</w:t>
      </w:r>
    </w:p>
    <w:p w14:paraId="60D70C34"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&lt;form method="POST"&gt;</w:t>
      </w:r>
    </w:p>
    <w:p w14:paraId="60D70C3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class="form-group"&gt;</w:t>
      </w:r>
    </w:p>
    <w:p w14:paraId="60D70C36"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for="username"&gt;Username:&lt;/label&gt;</w:t>
      </w:r>
    </w:p>
    <w:p w14:paraId="60D70C37"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type="text" id="username" name="username" required&gt;</w:t>
      </w:r>
    </w:p>
    <w:p w14:paraId="60D70C38"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C39"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 class="form-group"&gt;</w:t>
      </w:r>
    </w:p>
    <w:p w14:paraId="60D70C3A"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&lt;label for="password" style="color: white;"&gt;Password:&lt;/label&gt;</w:t>
      </w:r>
    </w:p>
    <w:p w14:paraId="60D70C3B"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&lt;input type="password" id="password" name="password" required&gt;</w:t>
      </w:r>
    </w:p>
    <w:p w14:paraId="60D70C3C"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C3D"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&lt;p class="la" style="color: #ffff"&gt;&lt;a href="../login.php"style="color: red;"&gt;Click here!&lt;/a&gt; for login up&lt;/p&gt;</w:t>
      </w:r>
    </w:p>
    <w:p w14:paraId="60D70C3E"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&lt;button type="submit" class="login-btn"&gt;Login&lt;/button&gt;</w:t>
      </w:r>
    </w:p>
    <w:p w14:paraId="60D70C3F"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&lt;/form&gt;</w:t>
      </w:r>
    </w:p>
    <w:p w14:paraId="60D70C40"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C41"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 xml:space="preserve">    &lt;/div&gt;</w:t>
      </w:r>
    </w:p>
    <w:p w14:paraId="60D70C42"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C43"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&lt;/body&gt;</w:t>
      </w:r>
    </w:p>
    <w:p w14:paraId="60D70C44"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C45" w14:textId="77777777" w:rsidR="00520D9B" w:rsidRDefault="001627B5"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r>
        <w:rPr>
          <w:rFonts w:ascii="Times New Roman" w:eastAsia="Times New Roman" w:hAnsi="Times New Roman" w:cs="Times New Roman"/>
          <w:color w:val="000000"/>
          <w:spacing w:val="-1"/>
          <w:sz w:val="24"/>
          <w:szCs w:val="24"/>
          <w:lang w:val="en-US"/>
        </w:rPr>
        <w:t>&lt;/html&gt;</w:t>
      </w:r>
    </w:p>
    <w:p w14:paraId="60D70C46" w14:textId="77777777" w:rsidR="00520D9B" w:rsidRDefault="00520D9B" w:rsidP="00ED3103">
      <w:pPr>
        <w:widowControl w:val="0"/>
        <w:autoSpaceDE w:val="0"/>
        <w:autoSpaceDN w:val="0"/>
        <w:spacing w:before="36" w:after="0" w:line="240" w:lineRule="exact"/>
        <w:ind w:left="1740" w:firstLine="1"/>
        <w:jc w:val="both"/>
        <w:rPr>
          <w:rFonts w:ascii="Times New Roman" w:eastAsia="Times New Roman" w:hAnsi="Times New Roman" w:cs="Times New Roman"/>
          <w:color w:val="000000"/>
          <w:spacing w:val="-1"/>
          <w:sz w:val="24"/>
          <w:szCs w:val="24"/>
          <w:lang w:val="en-US"/>
        </w:rPr>
      </w:pPr>
    </w:p>
    <w:p w14:paraId="60D70C47" w14:textId="77777777" w:rsidR="00520D9B" w:rsidRDefault="001627B5" w:rsidP="00ED3103">
      <w:pPr>
        <w:spacing w:line="480" w:lineRule="auto"/>
        <w:jc w:val="both"/>
        <w:rPr>
          <w:rFonts w:ascii="Times New Roman" w:eastAsia="Times New Roman" w:hAnsi="Times New Roman" w:cs="Times New Roman"/>
          <w:b/>
          <w:bCs/>
          <w:color w:val="000000"/>
          <w:spacing w:val="-1"/>
          <w:sz w:val="32"/>
          <w:szCs w:val="32"/>
          <w:u w:val="single" w:color="000000"/>
        </w:rPr>
      </w:pPr>
      <w:r>
        <w:rPr>
          <w:rFonts w:ascii="Times New Roman" w:eastAsia="Times New Roman" w:hAnsi="Times New Roman" w:cs="Times New Roman"/>
          <w:b/>
          <w:bCs/>
          <w:color w:val="000000"/>
          <w:spacing w:val="-1"/>
          <w:sz w:val="32"/>
          <w:szCs w:val="32"/>
          <w:u w:val="single" w:color="000000"/>
        </w:rPr>
        <w:br w:type="page"/>
      </w:r>
    </w:p>
    <w:p w14:paraId="60D70C48" w14:textId="77777777" w:rsidR="00520D9B" w:rsidRDefault="001627B5" w:rsidP="001B44D6">
      <w:pPr>
        <w:pStyle w:val="Heading3"/>
        <w:spacing w:line="480" w:lineRule="auto"/>
        <w:jc w:val="center"/>
        <w:rPr>
          <w:sz w:val="32"/>
          <w:u w:val="single"/>
        </w:rPr>
      </w:pPr>
      <w:r>
        <w:rPr>
          <w:sz w:val="32"/>
          <w:u w:val="single"/>
        </w:rPr>
        <w:lastRenderedPageBreak/>
        <w:t>12.</w:t>
      </w:r>
      <w:r>
        <w:rPr>
          <w:sz w:val="32"/>
          <w:u w:val="single"/>
        </w:rPr>
        <w:tab/>
        <w:t>LIMITATIONS</w:t>
      </w:r>
    </w:p>
    <w:p w14:paraId="60D70C49" w14:textId="77777777" w:rsidR="00520D9B" w:rsidRDefault="001627B5" w:rsidP="00ED3103">
      <w:pPr>
        <w:pStyle w:val="NormalWeb"/>
        <w:spacing w:line="480" w:lineRule="auto"/>
        <w:jc w:val="both"/>
      </w:pPr>
      <w:r>
        <w:rPr>
          <w:b/>
          <w:bCs/>
        </w:rPr>
        <w:t>1. Lack of Multi-Language Support:</w:t>
      </w:r>
      <w:r>
        <w:t xml:space="preserve"> The </w:t>
      </w:r>
      <w:r>
        <w:rPr>
          <w:b/>
          <w:bCs/>
        </w:rPr>
        <w:t>LuxAura Watch Store</w:t>
      </w:r>
      <w:r>
        <w:t xml:space="preserve"> website currently operates solely in English, which limits its usability for non-English-speaking customers. In a diverse market where regional languages play a significant role in consumer behavior, this restriction reduces the platform’s reach. Users who are more comfortable browsing and shopping in their native languages may find it challenging to navigate product specifications, read return policies, or complete the checkout process, potentially leading to a loss of sales from this demographic.</w:t>
      </w:r>
    </w:p>
    <w:p w14:paraId="60D70C4A" w14:textId="77777777" w:rsidR="00520D9B" w:rsidRDefault="001627B5" w:rsidP="00ED3103">
      <w:pPr>
        <w:pStyle w:val="NormalWeb"/>
        <w:spacing w:line="480" w:lineRule="auto"/>
        <w:jc w:val="both"/>
      </w:pPr>
      <w:r>
        <w:rPr>
          <w:b/>
          <w:bCs/>
        </w:rPr>
        <w:t>2. Absence of Real-Time Customer Support (Live Chat):</w:t>
      </w:r>
      <w:r>
        <w:t xml:space="preserve"> The platform does not currently offer a direct chat or instant messaging feature for real-time communication between customers and the store administration. This limitation impedes immediate interaction, meaning customers cannot instantly resolve queries regarding watch features, warranty details, or stock availability. The reliance on email or standard contact forms may cause delays in response times, which can negatively impact customer satisfaction and trust during the pre-purchase phase.</w:t>
      </w:r>
    </w:p>
    <w:p w14:paraId="60D70C4B" w14:textId="77777777" w:rsidR="00520D9B" w:rsidRDefault="001627B5" w:rsidP="00ED3103">
      <w:pPr>
        <w:pStyle w:val="NormalWeb"/>
        <w:spacing w:line="480" w:lineRule="auto"/>
        <w:jc w:val="both"/>
      </w:pPr>
      <w:r>
        <w:rPr>
          <w:b/>
          <w:bCs/>
        </w:rPr>
        <w:t>3. Basic Product Recommendation Engine:</w:t>
      </w:r>
      <w:r>
        <w:t xml:space="preserve"> The current product recommendation engine functions in a basic capacity, suggesting watches primarily based on simple category matching (e.g., "Show other Analog Watches") rather than sophisticated user behavior analysis. It lacks advanced algorithms like collaborative filtering (e.g., "Customers who bought this also bought..."). As a result, the recommendations may not be highly personalized to the user's specific style preferences or budget, leading to lower cross-selling opportunities and a less engaging shopping experience.</w:t>
      </w:r>
    </w:p>
    <w:p w14:paraId="60D70C4C" w14:textId="77777777" w:rsidR="00520D9B" w:rsidRDefault="001627B5" w:rsidP="00ED3103">
      <w:pPr>
        <w:jc w:val="both"/>
        <w:rPr>
          <w:rFonts w:ascii="Times New Roman" w:eastAsia="Times New Roman" w:hAnsi="Times New Roman" w:cs="Times New Roman"/>
          <w:sz w:val="24"/>
          <w:szCs w:val="24"/>
          <w:lang w:eastAsia="en-IN"/>
        </w:rPr>
      </w:pPr>
      <w:r>
        <w:br w:type="page"/>
      </w:r>
    </w:p>
    <w:p w14:paraId="60D70C4D" w14:textId="25369D44" w:rsidR="00520D9B" w:rsidRDefault="001627B5" w:rsidP="005B46A1">
      <w:pPr>
        <w:pStyle w:val="Heading3"/>
        <w:spacing w:line="480" w:lineRule="auto"/>
        <w:jc w:val="center"/>
        <w:rPr>
          <w:sz w:val="32"/>
          <w:u w:val="single"/>
        </w:rPr>
      </w:pPr>
      <w:r>
        <w:rPr>
          <w:sz w:val="32"/>
          <w:u w:val="single"/>
        </w:rPr>
        <w:lastRenderedPageBreak/>
        <w:t>13.FUTURE SCOPE OF LUXAURA WATCH STORE</w:t>
      </w:r>
    </w:p>
    <w:p w14:paraId="60D70C4E" w14:textId="77777777" w:rsidR="00520D9B" w:rsidRDefault="001627B5" w:rsidP="00ED3103">
      <w:pPr>
        <w:pStyle w:val="NormalWeb"/>
        <w:spacing w:line="480" w:lineRule="auto"/>
        <w:jc w:val="both"/>
      </w:pPr>
      <w:r>
        <w:rPr>
          <w:b/>
          <w:bCs/>
        </w:rPr>
        <w:t>1. AI-Driven Product Recommendations and Styling:</w:t>
      </w:r>
      <w:r>
        <w:t xml:space="preserve"> </w:t>
      </w:r>
      <w:r>
        <w:rPr>
          <w:b/>
          <w:bCs/>
        </w:rPr>
        <w:t>LuxAura Watch Store</w:t>
      </w:r>
      <w:r>
        <w:t xml:space="preserve"> can integrate artificial intelligence (AI) and machine learning algorithms to enhance product discovery based on user browsing history, purchase patterns, and style preferences. AI-driven recommendations can suggest watches that match a user's specific taste (e.g., "If you like this diver watch, you might also like..."), improving conversion rates and customer satisfaction.</w:t>
      </w:r>
    </w:p>
    <w:p w14:paraId="60D70C4F" w14:textId="77777777" w:rsidR="00520D9B" w:rsidRDefault="001627B5" w:rsidP="00ED3103">
      <w:pPr>
        <w:pStyle w:val="NormalWeb"/>
        <w:spacing w:line="480" w:lineRule="auto"/>
        <w:jc w:val="both"/>
      </w:pPr>
      <w:r>
        <w:rPr>
          <w:b/>
          <w:bCs/>
        </w:rPr>
        <w:t>2. Augmented Reality (AR) Try-On Feature:</w:t>
      </w:r>
      <w:r>
        <w:t xml:space="preserve"> Implementing Augmented Reality (AR) technology would allow customers to virtually "try on" watches using their smartphone camera. This feature helps users visualize how a watch looks on their wrist regarding size and style, significantly reducing return rates and boosting buyer confidence.</w:t>
      </w:r>
    </w:p>
    <w:p w14:paraId="60D70C50" w14:textId="77777777" w:rsidR="00520D9B" w:rsidRDefault="001627B5" w:rsidP="00ED3103">
      <w:pPr>
        <w:pStyle w:val="NormalWeb"/>
        <w:spacing w:line="480" w:lineRule="auto"/>
        <w:jc w:val="both"/>
      </w:pPr>
      <w:r>
        <w:rPr>
          <w:b/>
          <w:bCs/>
        </w:rPr>
        <w:t>3. Advanced Search and Voice Commerce:</w:t>
      </w:r>
      <w:r>
        <w:t xml:space="preserve"> Implementing advanced search functionalities, including visual search (uploading an image to find similar watches) and voice-enabled search commands (e.g., "Show me gold analog watches under ₹5000"), will enhance user convenience and accessibility, catering to a tech-savvy customer base.</w:t>
      </w:r>
    </w:p>
    <w:p w14:paraId="60D70C51" w14:textId="77777777" w:rsidR="00520D9B" w:rsidRDefault="001627B5" w:rsidP="00ED3103">
      <w:pPr>
        <w:pStyle w:val="NormalWeb"/>
        <w:spacing w:line="480" w:lineRule="auto"/>
        <w:jc w:val="both"/>
      </w:pPr>
      <w:r>
        <w:rPr>
          <w:b/>
          <w:bCs/>
        </w:rPr>
        <w:t>4. Expansion into Global Markets and Multi-Currency Support:</w:t>
      </w:r>
      <w:r>
        <w:t xml:space="preserve"> The platform can extend its services beyond domestic shipping to international markets. This expansion would involve integrating multi-currency support and international payment gateways, allowing watch enthusiasts worldwide to purchase from </w:t>
      </w:r>
      <w:r>
        <w:rPr>
          <w:b/>
          <w:bCs/>
        </w:rPr>
        <w:t>LuxAura Watch Store</w:t>
      </w:r>
      <w:r>
        <w:t>.</w:t>
      </w:r>
    </w:p>
    <w:p w14:paraId="60D70C52" w14:textId="77777777" w:rsidR="00520D9B" w:rsidRDefault="001627B5" w:rsidP="00ED3103">
      <w:pPr>
        <w:pStyle w:val="NormalWeb"/>
        <w:spacing w:line="480" w:lineRule="auto"/>
        <w:jc w:val="both"/>
      </w:pPr>
      <w:r>
        <w:rPr>
          <w:b/>
          <w:bCs/>
        </w:rPr>
        <w:t>5. AI-Powered Chatbots and Virtual Shopping Assistants:</w:t>
      </w:r>
      <w:r>
        <w:t xml:space="preserve"> Implementing AI-driven chatbots can enhance user engagement by providing 24/7 assistance for customers. Virtual shopping assistants can answer queries about watch specifications, warranty details, and </w:t>
      </w:r>
      <w:r>
        <w:lastRenderedPageBreak/>
        <w:t>order status in real-time, simulating the experience of interacting with a knowledgeable salesperson in a physical store.</w:t>
      </w:r>
    </w:p>
    <w:p w14:paraId="60D70C53" w14:textId="77777777" w:rsidR="00520D9B" w:rsidRDefault="001627B5" w:rsidP="00ED3103">
      <w:pPr>
        <w:jc w:val="both"/>
      </w:pPr>
      <w:r>
        <w:br w:type="page"/>
      </w:r>
    </w:p>
    <w:p w14:paraId="60D70C54" w14:textId="172C9AAD" w:rsidR="00520D9B" w:rsidRDefault="001627B5" w:rsidP="001B44D6">
      <w:pPr>
        <w:pStyle w:val="Heading3"/>
        <w:spacing w:line="480" w:lineRule="auto"/>
        <w:jc w:val="center"/>
        <w:rPr>
          <w:sz w:val="32"/>
          <w:u w:val="single"/>
        </w:rPr>
      </w:pPr>
      <w:r>
        <w:rPr>
          <w:sz w:val="32"/>
          <w:u w:val="single"/>
        </w:rPr>
        <w:lastRenderedPageBreak/>
        <w:t>14.CONCLUSION</w:t>
      </w:r>
    </w:p>
    <w:p w14:paraId="60D70C55" w14:textId="77777777" w:rsidR="00520D9B" w:rsidRDefault="001627B5" w:rsidP="00ED3103">
      <w:pPr>
        <w:pStyle w:val="NormalWeb"/>
        <w:spacing w:line="480" w:lineRule="auto"/>
        <w:jc w:val="both"/>
      </w:pPr>
      <w:r>
        <w:t xml:space="preserve">The </w:t>
      </w:r>
      <w:r>
        <w:rPr>
          <w:b/>
          <w:bCs/>
        </w:rPr>
        <w:t>LuxAura Watch Store</w:t>
      </w:r>
      <w:r>
        <w:t xml:space="preserve"> project successfully addresses the key objectives of providing a comprehensive and user-friendly platform for watch enthusiasts and online shoppers. By offering a diverse range of watch collections, personalized product recommendations, and the ability to save favorite items to a wishlist, the platform enhances the digital shopping experience. For administrators, the platform simplifies the process of inventory management and order processing, making the retail operation more efficient.</w:t>
      </w:r>
    </w:p>
    <w:p w14:paraId="60D70C56" w14:textId="77777777" w:rsidR="00520D9B" w:rsidRDefault="001627B5" w:rsidP="00ED3103">
      <w:pPr>
        <w:pStyle w:val="NormalWeb"/>
        <w:spacing w:line="480" w:lineRule="auto"/>
        <w:jc w:val="both"/>
      </w:pPr>
      <w:r>
        <w:t xml:space="preserve">The scope of the project includes creating a scalable system that can handle the growing demands of an online business, with a focus on secure user authentication, advanced product search functionalities, and a responsive design optimized for mobile devices. The </w:t>
      </w:r>
      <w:r>
        <w:rPr>
          <w:b/>
          <w:bCs/>
        </w:rPr>
        <w:t>Model-View-Controller (MVC)</w:t>
      </w:r>
      <w:r>
        <w:t xml:space="preserve"> architecture ensures that the system is modular and maintainable, while the </w:t>
      </w:r>
      <w:r>
        <w:rPr>
          <w:b/>
          <w:bCs/>
        </w:rPr>
        <w:t>MySQL</w:t>
      </w:r>
      <w:r>
        <w:t xml:space="preserve"> database allows for efficient management of product catalogs and user profiles. The project also adheres to essential security principles to protect sensitive customer data and prevent unauthorized access.</w:t>
      </w:r>
    </w:p>
    <w:p w14:paraId="60D70C57" w14:textId="77777777" w:rsidR="00520D9B" w:rsidRDefault="001627B5" w:rsidP="00ED3103">
      <w:pPr>
        <w:pStyle w:val="NormalWeb"/>
        <w:spacing w:line="480" w:lineRule="auto"/>
        <w:jc w:val="both"/>
      </w:pPr>
      <w:r>
        <w:t xml:space="preserve">In conclusion, </w:t>
      </w:r>
      <w:r>
        <w:rPr>
          <w:b/>
          <w:bCs/>
        </w:rPr>
        <w:t>LuxAura Watch Store</w:t>
      </w:r>
      <w:r>
        <w:t xml:space="preserve"> provides an efficient, scalable, and secure solution for connecting customers with high-quality timepieces. It meets the platform’s goals by ensuring ease of use, visual appeal, and streamlined workflows for both buyers and store administrators. With future enhancements such as AI integration and global shipping capabilities, </w:t>
      </w:r>
      <w:r>
        <w:rPr>
          <w:b/>
          <w:bCs/>
        </w:rPr>
        <w:t>LuxAura Watch Store</w:t>
      </w:r>
      <w:r>
        <w:t xml:space="preserve"> is poised to become a trusted name in the competitive e-commerce landscape.</w:t>
      </w:r>
    </w:p>
    <w:p w14:paraId="60D70C58" w14:textId="77777777" w:rsidR="00520D9B" w:rsidRDefault="001627B5" w:rsidP="00ED3103">
      <w:pPr>
        <w:jc w:val="both"/>
        <w:rPr>
          <w:rFonts w:ascii="Times New Roman" w:eastAsia="Times New Roman" w:hAnsi="Times New Roman" w:cs="Times New Roman"/>
          <w:sz w:val="24"/>
          <w:szCs w:val="24"/>
          <w:lang w:eastAsia="en-IN"/>
        </w:rPr>
      </w:pPr>
      <w:r>
        <w:br w:type="page"/>
      </w:r>
    </w:p>
    <w:p w14:paraId="60D70C59" w14:textId="77777777" w:rsidR="00520D9B" w:rsidRPr="0052567F" w:rsidRDefault="001627B5" w:rsidP="00CE0DE2">
      <w:pPr>
        <w:spacing w:before="100" w:beforeAutospacing="1" w:after="100" w:afterAutospacing="1" w:line="240" w:lineRule="auto"/>
        <w:jc w:val="center"/>
        <w:outlineLvl w:val="2"/>
        <w:rPr>
          <w:rFonts w:ascii="Times New Roman" w:eastAsia="Times New Roman" w:hAnsi="Times New Roman" w:cs="Times New Roman"/>
          <w:b/>
          <w:bCs/>
          <w:sz w:val="32"/>
          <w:szCs w:val="27"/>
          <w:u w:val="single"/>
          <w:lang w:eastAsia="en-IN"/>
        </w:rPr>
      </w:pPr>
      <w:r w:rsidRPr="0052567F">
        <w:rPr>
          <w:rFonts w:ascii="Times New Roman" w:eastAsia="Times New Roman" w:hAnsi="Times New Roman" w:cs="Times New Roman"/>
          <w:b/>
          <w:bCs/>
          <w:sz w:val="32"/>
          <w:szCs w:val="27"/>
          <w:u w:val="single"/>
          <w:lang w:eastAsia="en-IN"/>
        </w:rPr>
        <w:lastRenderedPageBreak/>
        <w:t>15.</w:t>
      </w:r>
      <w:r w:rsidRPr="0052567F">
        <w:rPr>
          <w:rFonts w:ascii="Times New Roman" w:eastAsia="Times New Roman" w:hAnsi="Times New Roman" w:cs="Times New Roman"/>
          <w:b/>
          <w:bCs/>
          <w:sz w:val="32"/>
          <w:szCs w:val="27"/>
          <w:u w:val="single"/>
          <w:lang w:eastAsia="en-IN"/>
        </w:rPr>
        <w:tab/>
        <w:t xml:space="preserve"> BIBLIOGRAPHY</w:t>
      </w:r>
    </w:p>
    <w:p w14:paraId="60D70C5A" w14:textId="77777777" w:rsidR="00520D9B" w:rsidRDefault="001627B5" w:rsidP="00ED3103">
      <w:p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Bibliography contains references to all the documents and resources that were referred to for the creation and successful completion of the </w:t>
      </w:r>
      <w:r>
        <w:rPr>
          <w:rFonts w:ascii="Times New Roman" w:eastAsia="Times New Roman" w:hAnsi="Times New Roman" w:cs="Times New Roman"/>
          <w:b/>
          <w:bCs/>
          <w:sz w:val="24"/>
          <w:szCs w:val="24"/>
          <w:lang w:eastAsia="en-IN"/>
        </w:rPr>
        <w:t>Shraddha Watch Store</w:t>
      </w:r>
      <w:r>
        <w:rPr>
          <w:rFonts w:ascii="Times New Roman" w:eastAsia="Times New Roman" w:hAnsi="Times New Roman" w:cs="Times New Roman"/>
          <w:sz w:val="24"/>
          <w:szCs w:val="24"/>
          <w:lang w:eastAsia="en-IN"/>
        </w:rPr>
        <w:t xml:space="preserve"> project. It contains the names of the referred software engineering documents, </w:t>
      </w:r>
      <w:r>
        <w:rPr>
          <w:rFonts w:ascii="Times New Roman" w:eastAsia="Times New Roman" w:hAnsi="Times New Roman" w:cs="Times New Roman"/>
          <w:b/>
          <w:bCs/>
          <w:sz w:val="24"/>
          <w:szCs w:val="24"/>
          <w:lang w:eastAsia="en-IN"/>
        </w:rPr>
        <w:t>PHP/MySQL documentation</w:t>
      </w:r>
      <w:r>
        <w:rPr>
          <w:rFonts w:ascii="Times New Roman" w:eastAsia="Times New Roman" w:hAnsi="Times New Roman" w:cs="Times New Roman"/>
          <w:sz w:val="24"/>
          <w:szCs w:val="24"/>
          <w:lang w:eastAsia="en-IN"/>
        </w:rPr>
        <w:t>, and frontend library standards.</w:t>
      </w:r>
    </w:p>
    <w:p w14:paraId="60D70C5B" w14:textId="77777777" w:rsidR="00520D9B" w:rsidRDefault="001627B5" w:rsidP="00ED3103">
      <w:pPr>
        <w:numPr>
          <w:ilvl w:val="0"/>
          <w:numId w:val="49"/>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Book:</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i/>
          <w:iCs/>
          <w:sz w:val="24"/>
          <w:szCs w:val="24"/>
          <w:lang w:eastAsia="en-IN"/>
        </w:rPr>
        <w:t>PHP and MySQL Web Development</w:t>
      </w:r>
      <w:r>
        <w:rPr>
          <w:rFonts w:ascii="Times New Roman" w:eastAsia="Times New Roman" w:hAnsi="Times New Roman" w:cs="Times New Roman"/>
          <w:sz w:val="24"/>
          <w:szCs w:val="24"/>
          <w:lang w:eastAsia="en-IN"/>
        </w:rPr>
        <w:t xml:space="preserve"> by Luke Welling and Laura Thomson.</w:t>
      </w:r>
    </w:p>
    <w:p w14:paraId="60D70C5C" w14:textId="77777777" w:rsidR="00520D9B" w:rsidRDefault="001627B5" w:rsidP="00ED3103">
      <w:pPr>
        <w:numPr>
          <w:ilvl w:val="0"/>
          <w:numId w:val="49"/>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Book:</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i/>
          <w:iCs/>
          <w:sz w:val="24"/>
          <w:szCs w:val="24"/>
          <w:lang w:eastAsia="en-IN"/>
        </w:rPr>
        <w:t>Learning PHP, MySQL &amp; JavaScript</w:t>
      </w:r>
      <w:r>
        <w:rPr>
          <w:rFonts w:ascii="Times New Roman" w:eastAsia="Times New Roman" w:hAnsi="Times New Roman" w:cs="Times New Roman"/>
          <w:sz w:val="24"/>
          <w:szCs w:val="24"/>
          <w:lang w:eastAsia="en-IN"/>
        </w:rPr>
        <w:t xml:space="preserve"> by Robin Nixon (Section on E-commerce).</w:t>
      </w:r>
    </w:p>
    <w:p w14:paraId="60D70C5D" w14:textId="77777777" w:rsidR="00520D9B" w:rsidRDefault="001627B5" w:rsidP="00ED3103">
      <w:pPr>
        <w:numPr>
          <w:ilvl w:val="0"/>
          <w:numId w:val="49"/>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Documentation:</w:t>
      </w:r>
      <w:r>
        <w:rPr>
          <w:rFonts w:ascii="Times New Roman" w:eastAsia="Times New Roman" w:hAnsi="Times New Roman" w:cs="Times New Roman"/>
          <w:sz w:val="24"/>
          <w:szCs w:val="24"/>
          <w:lang w:eastAsia="en-IN"/>
        </w:rPr>
        <w:t xml:space="preserve"> PHP Official Documentation (</w:t>
      </w:r>
      <w:hyperlink r:id="rId42" w:tgtFrame="_blank" w:history="1">
        <w:r>
          <w:rPr>
            <w:rFonts w:ascii="Times New Roman" w:eastAsia="Times New Roman" w:hAnsi="Times New Roman" w:cs="Times New Roman"/>
            <w:color w:val="0000FF"/>
            <w:sz w:val="24"/>
            <w:szCs w:val="24"/>
            <w:u w:val="single"/>
            <w:lang w:eastAsia="en-IN"/>
          </w:rPr>
          <w:t>https://www.php.net/docs.php</w:t>
        </w:r>
      </w:hyperlink>
      <w:r>
        <w:rPr>
          <w:rFonts w:ascii="Times New Roman" w:eastAsia="Times New Roman" w:hAnsi="Times New Roman" w:cs="Times New Roman"/>
          <w:sz w:val="24"/>
          <w:szCs w:val="24"/>
          <w:lang w:eastAsia="en-IN"/>
        </w:rPr>
        <w:t>).</w:t>
      </w:r>
    </w:p>
    <w:p w14:paraId="60D70C5E" w14:textId="77777777" w:rsidR="00520D9B" w:rsidRDefault="001627B5" w:rsidP="00ED3103">
      <w:pPr>
        <w:numPr>
          <w:ilvl w:val="0"/>
          <w:numId w:val="49"/>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Documentation:</w:t>
      </w:r>
      <w:r>
        <w:rPr>
          <w:rFonts w:ascii="Times New Roman" w:eastAsia="Times New Roman" w:hAnsi="Times New Roman" w:cs="Times New Roman"/>
          <w:sz w:val="24"/>
          <w:szCs w:val="24"/>
          <w:lang w:eastAsia="en-IN"/>
        </w:rPr>
        <w:t xml:space="preserve"> MySQL Reference Manual (</w:t>
      </w:r>
      <w:hyperlink r:id="rId43" w:tgtFrame="_blank" w:history="1">
        <w:r>
          <w:rPr>
            <w:rFonts w:ascii="Times New Roman" w:eastAsia="Times New Roman" w:hAnsi="Times New Roman" w:cs="Times New Roman"/>
            <w:color w:val="0000FF"/>
            <w:sz w:val="24"/>
            <w:szCs w:val="24"/>
            <w:u w:val="single"/>
            <w:lang w:eastAsia="en-IN"/>
          </w:rPr>
          <w:t>https://dev.mysql.com/doc/</w:t>
        </w:r>
      </w:hyperlink>
      <w:r>
        <w:rPr>
          <w:rFonts w:ascii="Times New Roman" w:eastAsia="Times New Roman" w:hAnsi="Times New Roman" w:cs="Times New Roman"/>
          <w:sz w:val="24"/>
          <w:szCs w:val="24"/>
          <w:lang w:eastAsia="en-IN"/>
        </w:rPr>
        <w:t>).</w:t>
      </w:r>
    </w:p>
    <w:p w14:paraId="60D70C5F" w14:textId="77777777" w:rsidR="00520D9B" w:rsidRDefault="001627B5" w:rsidP="00ED3103">
      <w:pPr>
        <w:numPr>
          <w:ilvl w:val="0"/>
          <w:numId w:val="49"/>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Resource:</w:t>
      </w:r>
      <w:r>
        <w:rPr>
          <w:rFonts w:ascii="Times New Roman" w:eastAsia="Times New Roman" w:hAnsi="Times New Roman" w:cs="Times New Roman"/>
          <w:sz w:val="24"/>
          <w:szCs w:val="24"/>
          <w:lang w:eastAsia="en-IN"/>
        </w:rPr>
        <w:t xml:space="preserve"> </w:t>
      </w:r>
      <w:hyperlink r:id="rId44" w:tgtFrame="_blank" w:history="1">
        <w:r>
          <w:rPr>
            <w:rFonts w:ascii="Times New Roman" w:eastAsia="Times New Roman" w:hAnsi="Times New Roman" w:cs="Times New Roman"/>
            <w:color w:val="0000FF"/>
            <w:sz w:val="24"/>
            <w:szCs w:val="24"/>
            <w:u w:val="single"/>
            <w:lang w:eastAsia="en-IN"/>
          </w:rPr>
          <w:t>https://getbootstrap.com</w:t>
        </w:r>
      </w:hyperlink>
      <w:r>
        <w:rPr>
          <w:rFonts w:ascii="Times New Roman" w:eastAsia="Times New Roman" w:hAnsi="Times New Roman" w:cs="Times New Roman"/>
          <w:sz w:val="24"/>
          <w:szCs w:val="24"/>
          <w:lang w:eastAsia="en-IN"/>
        </w:rPr>
        <w:t xml:space="preserve"> (Bootstrap 5 Documentation for Responsive Design).</w:t>
      </w:r>
    </w:p>
    <w:p w14:paraId="60D70C60" w14:textId="77777777" w:rsidR="00520D9B" w:rsidRDefault="001627B5" w:rsidP="00ED3103">
      <w:pPr>
        <w:numPr>
          <w:ilvl w:val="0"/>
          <w:numId w:val="49"/>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Resource:</w:t>
      </w:r>
      <w:r>
        <w:rPr>
          <w:rFonts w:ascii="Times New Roman" w:eastAsia="Times New Roman" w:hAnsi="Times New Roman" w:cs="Times New Roman"/>
          <w:sz w:val="24"/>
          <w:szCs w:val="24"/>
          <w:lang w:eastAsia="en-IN"/>
        </w:rPr>
        <w:t xml:space="preserve"> </w:t>
      </w:r>
      <w:hyperlink r:id="rId45" w:tgtFrame="_blank" w:history="1">
        <w:r>
          <w:rPr>
            <w:rFonts w:ascii="Times New Roman" w:eastAsia="Times New Roman" w:hAnsi="Times New Roman" w:cs="Times New Roman"/>
            <w:color w:val="0000FF"/>
            <w:sz w:val="24"/>
            <w:szCs w:val="24"/>
            <w:u w:val="single"/>
            <w:lang w:eastAsia="en-IN"/>
          </w:rPr>
          <w:t>https://www.w3schools.com</w:t>
        </w:r>
      </w:hyperlink>
      <w:r>
        <w:rPr>
          <w:rFonts w:ascii="Times New Roman" w:eastAsia="Times New Roman" w:hAnsi="Times New Roman" w:cs="Times New Roman"/>
          <w:sz w:val="24"/>
          <w:szCs w:val="24"/>
          <w:lang w:eastAsia="en-IN"/>
        </w:rPr>
        <w:t xml:space="preserve"> (W3Schools - HTML, CSS, JavaScript, and PHP Tutorials).</w:t>
      </w:r>
    </w:p>
    <w:p w14:paraId="60D70C61" w14:textId="77777777" w:rsidR="00520D9B" w:rsidRDefault="001627B5" w:rsidP="00ED3103">
      <w:pPr>
        <w:numPr>
          <w:ilvl w:val="0"/>
          <w:numId w:val="49"/>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Resource:</w:t>
      </w:r>
      <w:r>
        <w:rPr>
          <w:rFonts w:ascii="Times New Roman" w:eastAsia="Times New Roman" w:hAnsi="Times New Roman" w:cs="Times New Roman"/>
          <w:sz w:val="24"/>
          <w:szCs w:val="24"/>
          <w:lang w:eastAsia="en-IN"/>
        </w:rPr>
        <w:t xml:space="preserve"> </w:t>
      </w:r>
      <w:hyperlink r:id="rId46" w:tgtFrame="_blank" w:history="1">
        <w:r>
          <w:rPr>
            <w:rFonts w:ascii="Times New Roman" w:eastAsia="Times New Roman" w:hAnsi="Times New Roman" w:cs="Times New Roman"/>
            <w:color w:val="0000FF"/>
            <w:sz w:val="24"/>
            <w:szCs w:val="24"/>
            <w:u w:val="single"/>
            <w:lang w:eastAsia="en-IN"/>
          </w:rPr>
          <w:t>https://developer.mozilla.org</w:t>
        </w:r>
      </w:hyperlink>
      <w:r>
        <w:rPr>
          <w:rFonts w:ascii="Times New Roman" w:eastAsia="Times New Roman" w:hAnsi="Times New Roman" w:cs="Times New Roman"/>
          <w:sz w:val="24"/>
          <w:szCs w:val="24"/>
          <w:lang w:eastAsia="en-IN"/>
        </w:rPr>
        <w:t xml:space="preserve"> (MDN Web Docs for JavaScript Best Practices).</w:t>
      </w:r>
    </w:p>
    <w:p w14:paraId="60D70C62" w14:textId="77777777" w:rsidR="00520D9B" w:rsidRDefault="001627B5" w:rsidP="00ED3103">
      <w:pPr>
        <w:numPr>
          <w:ilvl w:val="0"/>
          <w:numId w:val="49"/>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Tool:</w:t>
      </w:r>
      <w:r>
        <w:rPr>
          <w:rFonts w:ascii="Times New Roman" w:eastAsia="Times New Roman" w:hAnsi="Times New Roman" w:cs="Times New Roman"/>
          <w:sz w:val="24"/>
          <w:szCs w:val="24"/>
          <w:lang w:eastAsia="en-IN"/>
        </w:rPr>
        <w:t xml:space="preserve"> </w:t>
      </w:r>
      <w:hyperlink r:id="rId47" w:tgtFrame="_blank" w:history="1">
        <w:r>
          <w:rPr>
            <w:rFonts w:ascii="Times New Roman" w:eastAsia="Times New Roman" w:hAnsi="Times New Roman" w:cs="Times New Roman"/>
            <w:color w:val="0000FF"/>
            <w:sz w:val="24"/>
            <w:szCs w:val="24"/>
            <w:u w:val="single"/>
            <w:lang w:eastAsia="en-IN"/>
          </w:rPr>
          <w:t>https://fontawesome.com</w:t>
        </w:r>
      </w:hyperlink>
      <w:r>
        <w:rPr>
          <w:rFonts w:ascii="Times New Roman" w:eastAsia="Times New Roman" w:hAnsi="Times New Roman" w:cs="Times New Roman"/>
          <w:sz w:val="24"/>
          <w:szCs w:val="24"/>
          <w:lang w:eastAsia="en-IN"/>
        </w:rPr>
        <w:t xml:space="preserve"> (Icons for UI/UX Design).</w:t>
      </w:r>
    </w:p>
    <w:p w14:paraId="60D70C63" w14:textId="77777777" w:rsidR="00520D9B" w:rsidRDefault="001627B5" w:rsidP="00ED3103">
      <w:pPr>
        <w:numPr>
          <w:ilvl w:val="0"/>
          <w:numId w:val="49"/>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Tool:</w:t>
      </w:r>
      <w:r>
        <w:rPr>
          <w:rFonts w:ascii="Times New Roman" w:eastAsia="Times New Roman" w:hAnsi="Times New Roman" w:cs="Times New Roman"/>
          <w:sz w:val="24"/>
          <w:szCs w:val="24"/>
          <w:lang w:eastAsia="en-IN"/>
        </w:rPr>
        <w:t xml:space="preserve"> </w:t>
      </w:r>
      <w:hyperlink r:id="rId48" w:tgtFrame="_blank" w:history="1">
        <w:r>
          <w:rPr>
            <w:rFonts w:ascii="Times New Roman" w:eastAsia="Times New Roman" w:hAnsi="Times New Roman" w:cs="Times New Roman"/>
            <w:color w:val="0000FF"/>
            <w:sz w:val="24"/>
            <w:szCs w:val="24"/>
            <w:u w:val="single"/>
            <w:lang w:eastAsia="en-IN"/>
          </w:rPr>
          <w:t>https://mermaid.live</w:t>
        </w:r>
      </w:hyperlink>
      <w:r>
        <w:rPr>
          <w:rFonts w:ascii="Times New Roman" w:eastAsia="Times New Roman" w:hAnsi="Times New Roman" w:cs="Times New Roman"/>
          <w:sz w:val="24"/>
          <w:szCs w:val="24"/>
          <w:lang w:eastAsia="en-IN"/>
        </w:rPr>
        <w:t xml:space="preserve"> (For System Diagrams and Data Flow Diagrams).</w:t>
      </w:r>
    </w:p>
    <w:p w14:paraId="60D70C64" w14:textId="77777777" w:rsidR="00520D9B" w:rsidRDefault="001627B5" w:rsidP="00ED3103">
      <w:pPr>
        <w:numPr>
          <w:ilvl w:val="0"/>
          <w:numId w:val="49"/>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Tutorials:</w:t>
      </w:r>
      <w:r>
        <w:rPr>
          <w:rFonts w:ascii="Times New Roman" w:eastAsia="Times New Roman" w:hAnsi="Times New Roman" w:cs="Times New Roman"/>
          <w:sz w:val="24"/>
          <w:szCs w:val="24"/>
          <w:lang w:eastAsia="en-IN"/>
        </w:rPr>
        <w:t xml:space="preserve"> "Traversy Media - PHP Front To Back" on YouTube.</w:t>
      </w:r>
    </w:p>
    <w:p w14:paraId="60D70C65" w14:textId="77777777" w:rsidR="00520D9B" w:rsidRDefault="001627B5" w:rsidP="00ED3103">
      <w:pPr>
        <w:numPr>
          <w:ilvl w:val="0"/>
          <w:numId w:val="49"/>
        </w:numPr>
        <w:spacing w:before="100" w:beforeAutospacing="1" w:after="100" w:afterAutospacing="1" w:line="48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Tutorials:</w:t>
      </w:r>
      <w:r>
        <w:rPr>
          <w:rFonts w:ascii="Times New Roman" w:eastAsia="Times New Roman" w:hAnsi="Times New Roman" w:cs="Times New Roman"/>
          <w:sz w:val="24"/>
          <w:szCs w:val="24"/>
          <w:lang w:eastAsia="en-IN"/>
        </w:rPr>
        <w:t xml:space="preserve"> "The Net Ninja - PHP &amp; MySQL for Beginners" on YouTube.</w:t>
      </w:r>
    </w:p>
    <w:p w14:paraId="60D70C66" w14:textId="77777777" w:rsidR="00520D9B" w:rsidRDefault="00520D9B" w:rsidP="00ED3103">
      <w:pPr>
        <w:jc w:val="both"/>
        <w:rPr>
          <w:rFonts w:ascii="Times New Roman" w:eastAsia="Times New Roman" w:hAnsi="Times New Roman" w:cs="Times New Roman"/>
          <w:sz w:val="24"/>
          <w:szCs w:val="24"/>
          <w:lang w:eastAsia="en-IN"/>
        </w:rPr>
      </w:pPr>
    </w:p>
    <w:sectPr w:rsidR="00520D9B" w:rsidSect="00854891">
      <w:footerReference w:type="default" r:id="rId49"/>
      <w:pgSz w:w="11906" w:h="16838" w:code="9"/>
      <w:pgMar w:top="1440" w:right="1440" w:bottom="1440" w:left="1440" w:header="709" w:footer="709" w:gutter="284"/>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AD8784" w14:textId="77777777" w:rsidR="00EA1A2C" w:rsidRDefault="00EA1A2C">
      <w:pPr>
        <w:spacing w:line="240" w:lineRule="auto"/>
      </w:pPr>
      <w:r>
        <w:separator/>
      </w:r>
    </w:p>
  </w:endnote>
  <w:endnote w:type="continuationSeparator" w:id="0">
    <w:p w14:paraId="42AD7B3B" w14:textId="77777777" w:rsidR="00EA1A2C" w:rsidRDefault="00EA1A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ans Symbols ExtraBold">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1409152"/>
      <w:docPartObj>
        <w:docPartGallery w:val="AutoText"/>
      </w:docPartObj>
    </w:sdtPr>
    <w:sdtEndPr/>
    <w:sdtContent>
      <w:p w14:paraId="60D70CD0" w14:textId="2CC7B324" w:rsidR="00520D9B" w:rsidRDefault="001627B5">
        <w:pPr>
          <w:pStyle w:val="Footer"/>
          <w:jc w:val="center"/>
        </w:pPr>
        <w:r>
          <w:fldChar w:fldCharType="begin"/>
        </w:r>
        <w:r>
          <w:instrText xml:space="preserve"> PAGE   \* MERGEFORMAT </w:instrText>
        </w:r>
        <w:r>
          <w:fldChar w:fldCharType="separate"/>
        </w:r>
        <w:r w:rsidR="000924CB">
          <w:rPr>
            <w:noProof/>
          </w:rPr>
          <w:t>48</w:t>
        </w:r>
        <w:r>
          <w:fldChar w:fldCharType="end"/>
        </w:r>
      </w:p>
    </w:sdtContent>
  </w:sdt>
  <w:p w14:paraId="60D70CD1" w14:textId="77777777" w:rsidR="00520D9B" w:rsidRDefault="00520D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579C9E" w14:textId="77777777" w:rsidR="00EA1A2C" w:rsidRDefault="00EA1A2C">
      <w:pPr>
        <w:spacing w:after="0"/>
      </w:pPr>
      <w:r>
        <w:separator/>
      </w:r>
    </w:p>
  </w:footnote>
  <w:footnote w:type="continuationSeparator" w:id="0">
    <w:p w14:paraId="0E1A91A4" w14:textId="77777777" w:rsidR="00EA1A2C" w:rsidRDefault="00EA1A2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A274B"/>
    <w:multiLevelType w:val="multilevel"/>
    <w:tmpl w:val="019A27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2CE441B"/>
    <w:multiLevelType w:val="multilevel"/>
    <w:tmpl w:val="02CE44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5E26A84"/>
    <w:multiLevelType w:val="multilevel"/>
    <w:tmpl w:val="05E26A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809650F"/>
    <w:multiLevelType w:val="multilevel"/>
    <w:tmpl w:val="0809650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B1A0969"/>
    <w:multiLevelType w:val="multilevel"/>
    <w:tmpl w:val="0B1A09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E6C72E4"/>
    <w:multiLevelType w:val="multilevel"/>
    <w:tmpl w:val="0E6C72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F2954F6"/>
    <w:multiLevelType w:val="multilevel"/>
    <w:tmpl w:val="0F2954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70E2636"/>
    <w:multiLevelType w:val="multilevel"/>
    <w:tmpl w:val="170E2636"/>
    <w:lvl w:ilvl="0">
      <w:start w:val="1"/>
      <w:numFmt w:val="bullet"/>
      <w:lvlText w:val=""/>
      <w:lvlJc w:val="left"/>
      <w:pPr>
        <w:ind w:left="1920" w:hanging="360"/>
      </w:pPr>
      <w:rPr>
        <w:rFonts w:ascii="Symbol" w:hAnsi="Symbol" w:hint="default"/>
      </w:rPr>
    </w:lvl>
    <w:lvl w:ilvl="1">
      <w:start w:val="1"/>
      <w:numFmt w:val="bullet"/>
      <w:lvlText w:val="o"/>
      <w:lvlJc w:val="left"/>
      <w:pPr>
        <w:ind w:left="2357" w:hanging="360"/>
      </w:pPr>
      <w:rPr>
        <w:rFonts w:ascii="Courier New" w:hAnsi="Courier New" w:cs="Courier New" w:hint="default"/>
      </w:rPr>
    </w:lvl>
    <w:lvl w:ilvl="2">
      <w:start w:val="1"/>
      <w:numFmt w:val="bullet"/>
      <w:lvlText w:val=""/>
      <w:lvlJc w:val="left"/>
      <w:pPr>
        <w:ind w:left="3077" w:hanging="360"/>
      </w:pPr>
      <w:rPr>
        <w:rFonts w:ascii="Wingdings" w:hAnsi="Wingdings" w:hint="default"/>
      </w:rPr>
    </w:lvl>
    <w:lvl w:ilvl="3">
      <w:start w:val="1"/>
      <w:numFmt w:val="bullet"/>
      <w:lvlText w:val=""/>
      <w:lvlJc w:val="left"/>
      <w:pPr>
        <w:ind w:left="3797" w:hanging="360"/>
      </w:pPr>
      <w:rPr>
        <w:rFonts w:ascii="Symbol" w:hAnsi="Symbol" w:hint="default"/>
      </w:rPr>
    </w:lvl>
    <w:lvl w:ilvl="4">
      <w:start w:val="1"/>
      <w:numFmt w:val="bullet"/>
      <w:lvlText w:val="o"/>
      <w:lvlJc w:val="left"/>
      <w:pPr>
        <w:ind w:left="4517" w:hanging="360"/>
      </w:pPr>
      <w:rPr>
        <w:rFonts w:ascii="Courier New" w:hAnsi="Courier New" w:cs="Courier New" w:hint="default"/>
      </w:rPr>
    </w:lvl>
    <w:lvl w:ilvl="5">
      <w:start w:val="1"/>
      <w:numFmt w:val="bullet"/>
      <w:lvlText w:val=""/>
      <w:lvlJc w:val="left"/>
      <w:pPr>
        <w:ind w:left="5237" w:hanging="360"/>
      </w:pPr>
      <w:rPr>
        <w:rFonts w:ascii="Wingdings" w:hAnsi="Wingdings" w:hint="default"/>
      </w:rPr>
    </w:lvl>
    <w:lvl w:ilvl="6">
      <w:start w:val="1"/>
      <w:numFmt w:val="bullet"/>
      <w:lvlText w:val=""/>
      <w:lvlJc w:val="left"/>
      <w:pPr>
        <w:ind w:left="5957" w:hanging="360"/>
      </w:pPr>
      <w:rPr>
        <w:rFonts w:ascii="Symbol" w:hAnsi="Symbol" w:hint="default"/>
      </w:rPr>
    </w:lvl>
    <w:lvl w:ilvl="7">
      <w:start w:val="1"/>
      <w:numFmt w:val="bullet"/>
      <w:lvlText w:val="o"/>
      <w:lvlJc w:val="left"/>
      <w:pPr>
        <w:ind w:left="6677" w:hanging="360"/>
      </w:pPr>
      <w:rPr>
        <w:rFonts w:ascii="Courier New" w:hAnsi="Courier New" w:cs="Courier New" w:hint="default"/>
      </w:rPr>
    </w:lvl>
    <w:lvl w:ilvl="8">
      <w:start w:val="1"/>
      <w:numFmt w:val="bullet"/>
      <w:lvlText w:val=""/>
      <w:lvlJc w:val="left"/>
      <w:pPr>
        <w:ind w:left="7397" w:hanging="360"/>
      </w:pPr>
      <w:rPr>
        <w:rFonts w:ascii="Wingdings" w:hAnsi="Wingdings" w:hint="default"/>
      </w:rPr>
    </w:lvl>
  </w:abstractNum>
  <w:abstractNum w:abstractNumId="8" w15:restartNumberingAfterBreak="0">
    <w:nsid w:val="186B7594"/>
    <w:multiLevelType w:val="multilevel"/>
    <w:tmpl w:val="186B7594"/>
    <w:lvl w:ilvl="0">
      <w:start w:val="1"/>
      <w:numFmt w:val="bullet"/>
      <w:lvlText w:val="o"/>
      <w:lvlJc w:val="left"/>
      <w:pPr>
        <w:ind w:left="1801" w:hanging="360"/>
      </w:pPr>
      <w:rPr>
        <w:rFonts w:ascii="Courier New" w:hAnsi="Courier New" w:cs="Courier New" w:hint="default"/>
      </w:rPr>
    </w:lvl>
    <w:lvl w:ilvl="1">
      <w:start w:val="1"/>
      <w:numFmt w:val="bullet"/>
      <w:lvlText w:val="o"/>
      <w:lvlJc w:val="left"/>
      <w:pPr>
        <w:ind w:left="2521" w:hanging="360"/>
      </w:pPr>
      <w:rPr>
        <w:rFonts w:ascii="Courier New" w:hAnsi="Courier New" w:cs="Courier New" w:hint="default"/>
      </w:rPr>
    </w:lvl>
    <w:lvl w:ilvl="2">
      <w:start w:val="1"/>
      <w:numFmt w:val="bullet"/>
      <w:lvlText w:val=""/>
      <w:lvlJc w:val="left"/>
      <w:pPr>
        <w:ind w:left="3241" w:hanging="360"/>
      </w:pPr>
      <w:rPr>
        <w:rFonts w:ascii="Wingdings" w:hAnsi="Wingdings" w:hint="default"/>
      </w:rPr>
    </w:lvl>
    <w:lvl w:ilvl="3">
      <w:start w:val="1"/>
      <w:numFmt w:val="bullet"/>
      <w:lvlText w:val=""/>
      <w:lvlJc w:val="left"/>
      <w:pPr>
        <w:ind w:left="3961" w:hanging="360"/>
      </w:pPr>
      <w:rPr>
        <w:rFonts w:ascii="Symbol" w:hAnsi="Symbol" w:hint="default"/>
      </w:rPr>
    </w:lvl>
    <w:lvl w:ilvl="4">
      <w:start w:val="1"/>
      <w:numFmt w:val="bullet"/>
      <w:lvlText w:val="o"/>
      <w:lvlJc w:val="left"/>
      <w:pPr>
        <w:ind w:left="4681" w:hanging="360"/>
      </w:pPr>
      <w:rPr>
        <w:rFonts w:ascii="Courier New" w:hAnsi="Courier New" w:cs="Courier New" w:hint="default"/>
      </w:rPr>
    </w:lvl>
    <w:lvl w:ilvl="5">
      <w:start w:val="1"/>
      <w:numFmt w:val="bullet"/>
      <w:lvlText w:val=""/>
      <w:lvlJc w:val="left"/>
      <w:pPr>
        <w:ind w:left="5401" w:hanging="360"/>
      </w:pPr>
      <w:rPr>
        <w:rFonts w:ascii="Wingdings" w:hAnsi="Wingdings" w:hint="default"/>
      </w:rPr>
    </w:lvl>
    <w:lvl w:ilvl="6">
      <w:start w:val="1"/>
      <w:numFmt w:val="bullet"/>
      <w:lvlText w:val=""/>
      <w:lvlJc w:val="left"/>
      <w:pPr>
        <w:ind w:left="6121" w:hanging="360"/>
      </w:pPr>
      <w:rPr>
        <w:rFonts w:ascii="Symbol" w:hAnsi="Symbol" w:hint="default"/>
      </w:rPr>
    </w:lvl>
    <w:lvl w:ilvl="7">
      <w:start w:val="1"/>
      <w:numFmt w:val="bullet"/>
      <w:lvlText w:val="o"/>
      <w:lvlJc w:val="left"/>
      <w:pPr>
        <w:ind w:left="6841" w:hanging="360"/>
      </w:pPr>
      <w:rPr>
        <w:rFonts w:ascii="Courier New" w:hAnsi="Courier New" w:cs="Courier New" w:hint="default"/>
      </w:rPr>
    </w:lvl>
    <w:lvl w:ilvl="8">
      <w:start w:val="1"/>
      <w:numFmt w:val="bullet"/>
      <w:lvlText w:val=""/>
      <w:lvlJc w:val="left"/>
      <w:pPr>
        <w:ind w:left="7561" w:hanging="360"/>
      </w:pPr>
      <w:rPr>
        <w:rFonts w:ascii="Wingdings" w:hAnsi="Wingdings" w:hint="default"/>
      </w:rPr>
    </w:lvl>
  </w:abstractNum>
  <w:abstractNum w:abstractNumId="9" w15:restartNumberingAfterBreak="0">
    <w:nsid w:val="1E8A42E3"/>
    <w:multiLevelType w:val="multilevel"/>
    <w:tmpl w:val="1E8A42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4185692"/>
    <w:multiLevelType w:val="multilevel"/>
    <w:tmpl w:val="241856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44933D3"/>
    <w:multiLevelType w:val="multilevel"/>
    <w:tmpl w:val="244933D3"/>
    <w:lvl w:ilvl="0">
      <w:start w:val="1"/>
      <w:numFmt w:val="bullet"/>
      <w:lvlText w:val="o"/>
      <w:lvlJc w:val="left"/>
      <w:pPr>
        <w:ind w:left="1801" w:hanging="360"/>
      </w:pPr>
      <w:rPr>
        <w:rFonts w:ascii="Courier New" w:hAnsi="Courier New" w:cs="Courier New" w:hint="default"/>
      </w:rPr>
    </w:lvl>
    <w:lvl w:ilvl="1">
      <w:start w:val="1"/>
      <w:numFmt w:val="bullet"/>
      <w:lvlText w:val="o"/>
      <w:lvlJc w:val="left"/>
      <w:pPr>
        <w:ind w:left="2521" w:hanging="360"/>
      </w:pPr>
      <w:rPr>
        <w:rFonts w:ascii="Courier New" w:hAnsi="Courier New" w:cs="Courier New" w:hint="default"/>
      </w:rPr>
    </w:lvl>
    <w:lvl w:ilvl="2">
      <w:start w:val="1"/>
      <w:numFmt w:val="bullet"/>
      <w:lvlText w:val=""/>
      <w:lvlJc w:val="left"/>
      <w:pPr>
        <w:ind w:left="3241" w:hanging="360"/>
      </w:pPr>
      <w:rPr>
        <w:rFonts w:ascii="Wingdings" w:hAnsi="Wingdings" w:hint="default"/>
      </w:rPr>
    </w:lvl>
    <w:lvl w:ilvl="3">
      <w:start w:val="1"/>
      <w:numFmt w:val="bullet"/>
      <w:lvlText w:val=""/>
      <w:lvlJc w:val="left"/>
      <w:pPr>
        <w:ind w:left="3961" w:hanging="360"/>
      </w:pPr>
      <w:rPr>
        <w:rFonts w:ascii="Symbol" w:hAnsi="Symbol" w:hint="default"/>
      </w:rPr>
    </w:lvl>
    <w:lvl w:ilvl="4">
      <w:start w:val="1"/>
      <w:numFmt w:val="bullet"/>
      <w:lvlText w:val="o"/>
      <w:lvlJc w:val="left"/>
      <w:pPr>
        <w:ind w:left="4681" w:hanging="360"/>
      </w:pPr>
      <w:rPr>
        <w:rFonts w:ascii="Courier New" w:hAnsi="Courier New" w:cs="Courier New" w:hint="default"/>
      </w:rPr>
    </w:lvl>
    <w:lvl w:ilvl="5">
      <w:start w:val="1"/>
      <w:numFmt w:val="bullet"/>
      <w:lvlText w:val=""/>
      <w:lvlJc w:val="left"/>
      <w:pPr>
        <w:ind w:left="5401" w:hanging="360"/>
      </w:pPr>
      <w:rPr>
        <w:rFonts w:ascii="Wingdings" w:hAnsi="Wingdings" w:hint="default"/>
      </w:rPr>
    </w:lvl>
    <w:lvl w:ilvl="6">
      <w:start w:val="1"/>
      <w:numFmt w:val="bullet"/>
      <w:lvlText w:val=""/>
      <w:lvlJc w:val="left"/>
      <w:pPr>
        <w:ind w:left="6121" w:hanging="360"/>
      </w:pPr>
      <w:rPr>
        <w:rFonts w:ascii="Symbol" w:hAnsi="Symbol" w:hint="default"/>
      </w:rPr>
    </w:lvl>
    <w:lvl w:ilvl="7">
      <w:start w:val="1"/>
      <w:numFmt w:val="bullet"/>
      <w:lvlText w:val="o"/>
      <w:lvlJc w:val="left"/>
      <w:pPr>
        <w:ind w:left="6841" w:hanging="360"/>
      </w:pPr>
      <w:rPr>
        <w:rFonts w:ascii="Courier New" w:hAnsi="Courier New" w:cs="Courier New" w:hint="default"/>
      </w:rPr>
    </w:lvl>
    <w:lvl w:ilvl="8">
      <w:start w:val="1"/>
      <w:numFmt w:val="bullet"/>
      <w:lvlText w:val=""/>
      <w:lvlJc w:val="left"/>
      <w:pPr>
        <w:ind w:left="7561" w:hanging="360"/>
      </w:pPr>
      <w:rPr>
        <w:rFonts w:ascii="Wingdings" w:hAnsi="Wingdings" w:hint="default"/>
      </w:rPr>
    </w:lvl>
  </w:abstractNum>
  <w:abstractNum w:abstractNumId="12" w15:restartNumberingAfterBreak="0">
    <w:nsid w:val="27AE067A"/>
    <w:multiLevelType w:val="multilevel"/>
    <w:tmpl w:val="27AE067A"/>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3" w15:restartNumberingAfterBreak="0">
    <w:nsid w:val="28A61B36"/>
    <w:multiLevelType w:val="multilevel"/>
    <w:tmpl w:val="28A61B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D96066F"/>
    <w:multiLevelType w:val="multilevel"/>
    <w:tmpl w:val="2D9606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37E2303"/>
    <w:multiLevelType w:val="multilevel"/>
    <w:tmpl w:val="337E23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4270CFE"/>
    <w:multiLevelType w:val="multilevel"/>
    <w:tmpl w:val="34270C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642507F"/>
    <w:multiLevelType w:val="multilevel"/>
    <w:tmpl w:val="364250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38845D4C"/>
    <w:multiLevelType w:val="multilevel"/>
    <w:tmpl w:val="38845D4C"/>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1779"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94B3103"/>
    <w:multiLevelType w:val="multilevel"/>
    <w:tmpl w:val="394B31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3DB33746"/>
    <w:multiLevelType w:val="multilevel"/>
    <w:tmpl w:val="3DB337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01F2BD0"/>
    <w:multiLevelType w:val="multilevel"/>
    <w:tmpl w:val="401F2B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1CC6D89"/>
    <w:multiLevelType w:val="multilevel"/>
    <w:tmpl w:val="41CC6D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2C37408"/>
    <w:multiLevelType w:val="multilevel"/>
    <w:tmpl w:val="42C374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3A54D03"/>
    <w:multiLevelType w:val="multilevel"/>
    <w:tmpl w:val="43A54D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E636D04"/>
    <w:multiLevelType w:val="multilevel"/>
    <w:tmpl w:val="4E636D0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4E875FFA"/>
    <w:multiLevelType w:val="multilevel"/>
    <w:tmpl w:val="4E875FFA"/>
    <w:lvl w:ilvl="0">
      <w:start w:val="1"/>
      <w:numFmt w:val="bullet"/>
      <w:lvlText w:val="o"/>
      <w:lvlJc w:val="left"/>
      <w:pPr>
        <w:ind w:left="1779" w:hanging="360"/>
      </w:pPr>
      <w:rPr>
        <w:rFonts w:ascii="Courier New" w:hAnsi="Courier New" w:cs="Courier New" w:hint="default"/>
      </w:rPr>
    </w:lvl>
    <w:lvl w:ilvl="1">
      <w:start w:val="1"/>
      <w:numFmt w:val="bullet"/>
      <w:lvlText w:val="o"/>
      <w:lvlJc w:val="left"/>
      <w:pPr>
        <w:ind w:left="2499" w:hanging="360"/>
      </w:pPr>
      <w:rPr>
        <w:rFonts w:ascii="Courier New" w:hAnsi="Courier New" w:cs="Courier New" w:hint="default"/>
      </w:rPr>
    </w:lvl>
    <w:lvl w:ilvl="2">
      <w:start w:val="1"/>
      <w:numFmt w:val="bullet"/>
      <w:lvlText w:val=""/>
      <w:lvlJc w:val="left"/>
      <w:pPr>
        <w:ind w:left="3219" w:hanging="360"/>
      </w:pPr>
      <w:rPr>
        <w:rFonts w:ascii="Wingdings" w:hAnsi="Wingdings" w:hint="default"/>
      </w:rPr>
    </w:lvl>
    <w:lvl w:ilvl="3">
      <w:start w:val="1"/>
      <w:numFmt w:val="bullet"/>
      <w:lvlText w:val=""/>
      <w:lvlJc w:val="left"/>
      <w:pPr>
        <w:ind w:left="3939" w:hanging="360"/>
      </w:pPr>
      <w:rPr>
        <w:rFonts w:ascii="Symbol" w:hAnsi="Symbol" w:hint="default"/>
      </w:rPr>
    </w:lvl>
    <w:lvl w:ilvl="4">
      <w:start w:val="1"/>
      <w:numFmt w:val="bullet"/>
      <w:lvlText w:val="o"/>
      <w:lvlJc w:val="left"/>
      <w:pPr>
        <w:ind w:left="4659" w:hanging="360"/>
      </w:pPr>
      <w:rPr>
        <w:rFonts w:ascii="Courier New" w:hAnsi="Courier New" w:cs="Courier New" w:hint="default"/>
      </w:rPr>
    </w:lvl>
    <w:lvl w:ilvl="5">
      <w:start w:val="1"/>
      <w:numFmt w:val="bullet"/>
      <w:lvlText w:val=""/>
      <w:lvlJc w:val="left"/>
      <w:pPr>
        <w:ind w:left="5379" w:hanging="360"/>
      </w:pPr>
      <w:rPr>
        <w:rFonts w:ascii="Wingdings" w:hAnsi="Wingdings" w:hint="default"/>
      </w:rPr>
    </w:lvl>
    <w:lvl w:ilvl="6">
      <w:start w:val="1"/>
      <w:numFmt w:val="bullet"/>
      <w:lvlText w:val=""/>
      <w:lvlJc w:val="left"/>
      <w:pPr>
        <w:ind w:left="6099" w:hanging="360"/>
      </w:pPr>
      <w:rPr>
        <w:rFonts w:ascii="Symbol" w:hAnsi="Symbol" w:hint="default"/>
      </w:rPr>
    </w:lvl>
    <w:lvl w:ilvl="7">
      <w:start w:val="1"/>
      <w:numFmt w:val="bullet"/>
      <w:lvlText w:val="o"/>
      <w:lvlJc w:val="left"/>
      <w:pPr>
        <w:ind w:left="6819" w:hanging="360"/>
      </w:pPr>
      <w:rPr>
        <w:rFonts w:ascii="Courier New" w:hAnsi="Courier New" w:cs="Courier New" w:hint="default"/>
      </w:rPr>
    </w:lvl>
    <w:lvl w:ilvl="8">
      <w:start w:val="1"/>
      <w:numFmt w:val="bullet"/>
      <w:lvlText w:val=""/>
      <w:lvlJc w:val="left"/>
      <w:pPr>
        <w:ind w:left="7539" w:hanging="360"/>
      </w:pPr>
      <w:rPr>
        <w:rFonts w:ascii="Wingdings" w:hAnsi="Wingdings" w:hint="default"/>
      </w:rPr>
    </w:lvl>
  </w:abstractNum>
  <w:abstractNum w:abstractNumId="27" w15:restartNumberingAfterBreak="0">
    <w:nsid w:val="50F51350"/>
    <w:multiLevelType w:val="multilevel"/>
    <w:tmpl w:val="50F513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63B54AB"/>
    <w:multiLevelType w:val="multilevel"/>
    <w:tmpl w:val="563B54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57174BB7"/>
    <w:multiLevelType w:val="multilevel"/>
    <w:tmpl w:val="57174BB7"/>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779"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75A6F9E"/>
    <w:multiLevelType w:val="multilevel"/>
    <w:tmpl w:val="575A6F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5A8908BC"/>
    <w:multiLevelType w:val="multilevel"/>
    <w:tmpl w:val="5A8908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5DD1605B"/>
    <w:multiLevelType w:val="multilevel"/>
    <w:tmpl w:val="5DD160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5EEB270F"/>
    <w:multiLevelType w:val="multilevel"/>
    <w:tmpl w:val="5EEB27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F1E4749"/>
    <w:multiLevelType w:val="multilevel"/>
    <w:tmpl w:val="5F1E47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60073A8D"/>
    <w:multiLevelType w:val="multilevel"/>
    <w:tmpl w:val="60073A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647E77F7"/>
    <w:multiLevelType w:val="multilevel"/>
    <w:tmpl w:val="647E77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65B116CC"/>
    <w:multiLevelType w:val="multilevel"/>
    <w:tmpl w:val="65B116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65EA1A27"/>
    <w:multiLevelType w:val="multilevel"/>
    <w:tmpl w:val="65EA1A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66F50C0E"/>
    <w:multiLevelType w:val="multilevel"/>
    <w:tmpl w:val="66F50C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675F07CC"/>
    <w:multiLevelType w:val="multilevel"/>
    <w:tmpl w:val="675F07CC"/>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786" w:hanging="360"/>
      </w:pPr>
      <w:rPr>
        <w:rFonts w:hint="default"/>
        <w:b/>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6F0312E3"/>
    <w:multiLevelType w:val="multilevel"/>
    <w:tmpl w:val="6F0312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73EC6BBC"/>
    <w:multiLevelType w:val="multilevel"/>
    <w:tmpl w:val="73EC6BB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15:restartNumberingAfterBreak="0">
    <w:nsid w:val="74070DE8"/>
    <w:multiLevelType w:val="multilevel"/>
    <w:tmpl w:val="74070D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74842D6D"/>
    <w:multiLevelType w:val="multilevel"/>
    <w:tmpl w:val="74842D6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15:restartNumberingAfterBreak="0">
    <w:nsid w:val="7AC0653F"/>
    <w:multiLevelType w:val="multilevel"/>
    <w:tmpl w:val="7AC065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7BA7125B"/>
    <w:multiLevelType w:val="multilevel"/>
    <w:tmpl w:val="7BA712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786"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7BB364E2"/>
    <w:multiLevelType w:val="multilevel"/>
    <w:tmpl w:val="7BB364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7D311719"/>
    <w:multiLevelType w:val="multilevel"/>
    <w:tmpl w:val="7D311719"/>
    <w:lvl w:ilvl="0">
      <w:start w:val="1"/>
      <w:numFmt w:val="bullet"/>
      <w:lvlText w:val=""/>
      <w:lvlJc w:val="left"/>
      <w:pPr>
        <w:ind w:left="1920" w:hanging="360"/>
      </w:pPr>
      <w:rPr>
        <w:rFonts w:ascii="Symbol" w:hAnsi="Symbol" w:hint="default"/>
      </w:rPr>
    </w:lvl>
    <w:lvl w:ilvl="1">
      <w:start w:val="1"/>
      <w:numFmt w:val="bullet"/>
      <w:lvlText w:val="o"/>
      <w:lvlJc w:val="left"/>
      <w:pPr>
        <w:ind w:left="2640" w:hanging="360"/>
      </w:pPr>
      <w:rPr>
        <w:rFonts w:ascii="Courier New" w:hAnsi="Courier New" w:cs="Courier New" w:hint="default"/>
      </w:rPr>
    </w:lvl>
    <w:lvl w:ilvl="2">
      <w:start w:val="1"/>
      <w:numFmt w:val="bullet"/>
      <w:lvlText w:val=""/>
      <w:lvlJc w:val="left"/>
      <w:pPr>
        <w:ind w:left="3360" w:hanging="360"/>
      </w:pPr>
      <w:rPr>
        <w:rFonts w:ascii="Wingdings" w:hAnsi="Wingdings" w:hint="default"/>
      </w:rPr>
    </w:lvl>
    <w:lvl w:ilvl="3">
      <w:start w:val="1"/>
      <w:numFmt w:val="bullet"/>
      <w:lvlText w:val=""/>
      <w:lvlJc w:val="left"/>
      <w:pPr>
        <w:ind w:left="4080" w:hanging="360"/>
      </w:pPr>
      <w:rPr>
        <w:rFonts w:ascii="Symbol" w:hAnsi="Symbol" w:hint="default"/>
      </w:rPr>
    </w:lvl>
    <w:lvl w:ilvl="4">
      <w:start w:val="1"/>
      <w:numFmt w:val="bullet"/>
      <w:lvlText w:val="o"/>
      <w:lvlJc w:val="left"/>
      <w:pPr>
        <w:ind w:left="4800" w:hanging="360"/>
      </w:pPr>
      <w:rPr>
        <w:rFonts w:ascii="Courier New" w:hAnsi="Courier New" w:cs="Courier New" w:hint="default"/>
      </w:rPr>
    </w:lvl>
    <w:lvl w:ilvl="5">
      <w:start w:val="1"/>
      <w:numFmt w:val="bullet"/>
      <w:lvlText w:val=""/>
      <w:lvlJc w:val="left"/>
      <w:pPr>
        <w:ind w:left="5520" w:hanging="360"/>
      </w:pPr>
      <w:rPr>
        <w:rFonts w:ascii="Wingdings" w:hAnsi="Wingdings" w:hint="default"/>
      </w:rPr>
    </w:lvl>
    <w:lvl w:ilvl="6">
      <w:start w:val="1"/>
      <w:numFmt w:val="bullet"/>
      <w:lvlText w:val=""/>
      <w:lvlJc w:val="left"/>
      <w:pPr>
        <w:ind w:left="6240" w:hanging="360"/>
      </w:pPr>
      <w:rPr>
        <w:rFonts w:ascii="Symbol" w:hAnsi="Symbol" w:hint="default"/>
      </w:rPr>
    </w:lvl>
    <w:lvl w:ilvl="7">
      <w:start w:val="1"/>
      <w:numFmt w:val="bullet"/>
      <w:lvlText w:val="o"/>
      <w:lvlJc w:val="left"/>
      <w:pPr>
        <w:ind w:left="6960" w:hanging="360"/>
      </w:pPr>
      <w:rPr>
        <w:rFonts w:ascii="Courier New" w:hAnsi="Courier New" w:cs="Courier New" w:hint="default"/>
      </w:rPr>
    </w:lvl>
    <w:lvl w:ilvl="8">
      <w:start w:val="1"/>
      <w:numFmt w:val="bullet"/>
      <w:lvlText w:val=""/>
      <w:lvlJc w:val="left"/>
      <w:pPr>
        <w:ind w:left="7680" w:hanging="360"/>
      </w:pPr>
      <w:rPr>
        <w:rFonts w:ascii="Wingdings" w:hAnsi="Wingdings" w:hint="default"/>
      </w:rPr>
    </w:lvl>
  </w:abstractNum>
  <w:num w:numId="1">
    <w:abstractNumId w:val="12"/>
  </w:num>
  <w:num w:numId="2">
    <w:abstractNumId w:val="3"/>
  </w:num>
  <w:num w:numId="3">
    <w:abstractNumId w:val="40"/>
  </w:num>
  <w:num w:numId="4">
    <w:abstractNumId w:val="0"/>
  </w:num>
  <w:num w:numId="5">
    <w:abstractNumId w:val="5"/>
  </w:num>
  <w:num w:numId="6">
    <w:abstractNumId w:val="35"/>
  </w:num>
  <w:num w:numId="7">
    <w:abstractNumId w:val="7"/>
  </w:num>
  <w:num w:numId="8">
    <w:abstractNumId w:val="48"/>
  </w:num>
  <w:num w:numId="9">
    <w:abstractNumId w:val="46"/>
  </w:num>
  <w:num w:numId="10">
    <w:abstractNumId w:val="11"/>
  </w:num>
  <w:num w:numId="11">
    <w:abstractNumId w:val="8"/>
  </w:num>
  <w:num w:numId="12">
    <w:abstractNumId w:val="26"/>
  </w:num>
  <w:num w:numId="13">
    <w:abstractNumId w:val="18"/>
  </w:num>
  <w:num w:numId="14">
    <w:abstractNumId w:val="29"/>
  </w:num>
  <w:num w:numId="15">
    <w:abstractNumId w:val="21"/>
  </w:num>
  <w:num w:numId="16">
    <w:abstractNumId w:val="19"/>
  </w:num>
  <w:num w:numId="17">
    <w:abstractNumId w:val="17"/>
  </w:num>
  <w:num w:numId="18">
    <w:abstractNumId w:val="15"/>
  </w:num>
  <w:num w:numId="19">
    <w:abstractNumId w:val="37"/>
  </w:num>
  <w:num w:numId="20">
    <w:abstractNumId w:val="6"/>
  </w:num>
  <w:num w:numId="21">
    <w:abstractNumId w:val="4"/>
  </w:num>
  <w:num w:numId="22">
    <w:abstractNumId w:val="1"/>
  </w:num>
  <w:num w:numId="23">
    <w:abstractNumId w:val="32"/>
  </w:num>
  <w:num w:numId="24">
    <w:abstractNumId w:val="34"/>
  </w:num>
  <w:num w:numId="25">
    <w:abstractNumId w:val="27"/>
  </w:num>
  <w:num w:numId="26">
    <w:abstractNumId w:val="41"/>
  </w:num>
  <w:num w:numId="27">
    <w:abstractNumId w:val="30"/>
  </w:num>
  <w:num w:numId="28">
    <w:abstractNumId w:val="28"/>
  </w:num>
  <w:num w:numId="29">
    <w:abstractNumId w:val="2"/>
  </w:num>
  <w:num w:numId="30">
    <w:abstractNumId w:val="36"/>
  </w:num>
  <w:num w:numId="31">
    <w:abstractNumId w:val="20"/>
  </w:num>
  <w:num w:numId="32">
    <w:abstractNumId w:val="22"/>
  </w:num>
  <w:num w:numId="33">
    <w:abstractNumId w:val="45"/>
  </w:num>
  <w:num w:numId="34">
    <w:abstractNumId w:val="16"/>
  </w:num>
  <w:num w:numId="35">
    <w:abstractNumId w:val="24"/>
  </w:num>
  <w:num w:numId="36">
    <w:abstractNumId w:val="33"/>
  </w:num>
  <w:num w:numId="37">
    <w:abstractNumId w:val="25"/>
  </w:num>
  <w:num w:numId="38">
    <w:abstractNumId w:val="38"/>
  </w:num>
  <w:num w:numId="39">
    <w:abstractNumId w:val="47"/>
  </w:num>
  <w:num w:numId="40">
    <w:abstractNumId w:val="44"/>
  </w:num>
  <w:num w:numId="41">
    <w:abstractNumId w:val="42"/>
  </w:num>
  <w:num w:numId="42">
    <w:abstractNumId w:val="9"/>
  </w:num>
  <w:num w:numId="43">
    <w:abstractNumId w:val="10"/>
  </w:num>
  <w:num w:numId="44">
    <w:abstractNumId w:val="23"/>
  </w:num>
  <w:num w:numId="45">
    <w:abstractNumId w:val="13"/>
  </w:num>
  <w:num w:numId="46">
    <w:abstractNumId w:val="39"/>
  </w:num>
  <w:num w:numId="47">
    <w:abstractNumId w:val="43"/>
  </w:num>
  <w:num w:numId="48">
    <w:abstractNumId w:val="31"/>
  </w:num>
  <w:num w:numId="4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HETAN SONI">
    <w15:presenceInfo w15:providerId="Windows Live" w15:userId="e53c8e003bae62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30C5"/>
    <w:rsid w:val="00001C1B"/>
    <w:rsid w:val="000021F1"/>
    <w:rsid w:val="000044A8"/>
    <w:rsid w:val="000044DD"/>
    <w:rsid w:val="00016F2D"/>
    <w:rsid w:val="00017393"/>
    <w:rsid w:val="00026F6E"/>
    <w:rsid w:val="00032B79"/>
    <w:rsid w:val="00033309"/>
    <w:rsid w:val="00047DFD"/>
    <w:rsid w:val="00057382"/>
    <w:rsid w:val="00063C5D"/>
    <w:rsid w:val="00064827"/>
    <w:rsid w:val="000653D6"/>
    <w:rsid w:val="00067B80"/>
    <w:rsid w:val="00076E61"/>
    <w:rsid w:val="00082A70"/>
    <w:rsid w:val="000924CB"/>
    <w:rsid w:val="000A7B77"/>
    <w:rsid w:val="000B031C"/>
    <w:rsid w:val="000B3773"/>
    <w:rsid w:val="000C1A59"/>
    <w:rsid w:val="000C36DB"/>
    <w:rsid w:val="000C5991"/>
    <w:rsid w:val="000C7CE2"/>
    <w:rsid w:val="000E0006"/>
    <w:rsid w:val="000E175E"/>
    <w:rsid w:val="000E3784"/>
    <w:rsid w:val="000E5771"/>
    <w:rsid w:val="000F16E2"/>
    <w:rsid w:val="001029FF"/>
    <w:rsid w:val="00104516"/>
    <w:rsid w:val="00104A84"/>
    <w:rsid w:val="001116D5"/>
    <w:rsid w:val="00111CF2"/>
    <w:rsid w:val="00117C63"/>
    <w:rsid w:val="00121ABF"/>
    <w:rsid w:val="00121C91"/>
    <w:rsid w:val="00131BBB"/>
    <w:rsid w:val="00132488"/>
    <w:rsid w:val="001343F3"/>
    <w:rsid w:val="001356F1"/>
    <w:rsid w:val="0014080F"/>
    <w:rsid w:val="00152773"/>
    <w:rsid w:val="00152EF8"/>
    <w:rsid w:val="00154768"/>
    <w:rsid w:val="00160AF1"/>
    <w:rsid w:val="001627B5"/>
    <w:rsid w:val="00163E3B"/>
    <w:rsid w:val="001640E7"/>
    <w:rsid w:val="00165762"/>
    <w:rsid w:val="00167477"/>
    <w:rsid w:val="001730C5"/>
    <w:rsid w:val="00175A7C"/>
    <w:rsid w:val="0017710E"/>
    <w:rsid w:val="00181D8C"/>
    <w:rsid w:val="00184A75"/>
    <w:rsid w:val="00192BAE"/>
    <w:rsid w:val="00193DBA"/>
    <w:rsid w:val="001A4B45"/>
    <w:rsid w:val="001B2428"/>
    <w:rsid w:val="001B44D6"/>
    <w:rsid w:val="001B4573"/>
    <w:rsid w:val="001B6B4B"/>
    <w:rsid w:val="001C480D"/>
    <w:rsid w:val="001C7141"/>
    <w:rsid w:val="001D1846"/>
    <w:rsid w:val="001D35CF"/>
    <w:rsid w:val="001D661B"/>
    <w:rsid w:val="001E7181"/>
    <w:rsid w:val="001F539E"/>
    <w:rsid w:val="001F7A32"/>
    <w:rsid w:val="002078AB"/>
    <w:rsid w:val="002211D9"/>
    <w:rsid w:val="00222BD5"/>
    <w:rsid w:val="002309A2"/>
    <w:rsid w:val="00240F5F"/>
    <w:rsid w:val="00241B9C"/>
    <w:rsid w:val="002421C8"/>
    <w:rsid w:val="00243F4C"/>
    <w:rsid w:val="002461C8"/>
    <w:rsid w:val="00253E46"/>
    <w:rsid w:val="002551EB"/>
    <w:rsid w:val="002553DA"/>
    <w:rsid w:val="002625F2"/>
    <w:rsid w:val="00262DC9"/>
    <w:rsid w:val="00263525"/>
    <w:rsid w:val="00263615"/>
    <w:rsid w:val="00265C95"/>
    <w:rsid w:val="00270736"/>
    <w:rsid w:val="00270FEA"/>
    <w:rsid w:val="0027489A"/>
    <w:rsid w:val="00275F60"/>
    <w:rsid w:val="002801BD"/>
    <w:rsid w:val="00280F00"/>
    <w:rsid w:val="0028123B"/>
    <w:rsid w:val="00281B69"/>
    <w:rsid w:val="0029450F"/>
    <w:rsid w:val="00294B8A"/>
    <w:rsid w:val="00296CF9"/>
    <w:rsid w:val="002A1B3F"/>
    <w:rsid w:val="002A51F1"/>
    <w:rsid w:val="002A667C"/>
    <w:rsid w:val="002B317D"/>
    <w:rsid w:val="002B3646"/>
    <w:rsid w:val="002B7E18"/>
    <w:rsid w:val="002C531E"/>
    <w:rsid w:val="002C56DD"/>
    <w:rsid w:val="002D4AC9"/>
    <w:rsid w:val="002D5001"/>
    <w:rsid w:val="002D5F4D"/>
    <w:rsid w:val="002E0E57"/>
    <w:rsid w:val="002E4D31"/>
    <w:rsid w:val="002E6876"/>
    <w:rsid w:val="002E71D3"/>
    <w:rsid w:val="002F4DF3"/>
    <w:rsid w:val="002F5418"/>
    <w:rsid w:val="002F694C"/>
    <w:rsid w:val="00300C11"/>
    <w:rsid w:val="00300E2B"/>
    <w:rsid w:val="00302A4E"/>
    <w:rsid w:val="00303A55"/>
    <w:rsid w:val="00305D08"/>
    <w:rsid w:val="0030700D"/>
    <w:rsid w:val="00307E34"/>
    <w:rsid w:val="00314D68"/>
    <w:rsid w:val="0031670E"/>
    <w:rsid w:val="00317596"/>
    <w:rsid w:val="00317E77"/>
    <w:rsid w:val="00326CBB"/>
    <w:rsid w:val="00330EB3"/>
    <w:rsid w:val="00335790"/>
    <w:rsid w:val="00343D83"/>
    <w:rsid w:val="00345BD5"/>
    <w:rsid w:val="00347FA1"/>
    <w:rsid w:val="00350097"/>
    <w:rsid w:val="00351A74"/>
    <w:rsid w:val="00360F47"/>
    <w:rsid w:val="00362998"/>
    <w:rsid w:val="00365A7D"/>
    <w:rsid w:val="0036705B"/>
    <w:rsid w:val="00370C5A"/>
    <w:rsid w:val="003756A6"/>
    <w:rsid w:val="003766D3"/>
    <w:rsid w:val="003827E8"/>
    <w:rsid w:val="00382C48"/>
    <w:rsid w:val="003859D9"/>
    <w:rsid w:val="00386ED5"/>
    <w:rsid w:val="00390811"/>
    <w:rsid w:val="00392161"/>
    <w:rsid w:val="00394D70"/>
    <w:rsid w:val="003A1763"/>
    <w:rsid w:val="003A210C"/>
    <w:rsid w:val="003A4933"/>
    <w:rsid w:val="003A57AB"/>
    <w:rsid w:val="003B0BF5"/>
    <w:rsid w:val="003B5091"/>
    <w:rsid w:val="003B6F5E"/>
    <w:rsid w:val="003C6DFC"/>
    <w:rsid w:val="003C70FC"/>
    <w:rsid w:val="003C7EE9"/>
    <w:rsid w:val="003D1A57"/>
    <w:rsid w:val="003D5479"/>
    <w:rsid w:val="003D572B"/>
    <w:rsid w:val="003D5D88"/>
    <w:rsid w:val="003E2D29"/>
    <w:rsid w:val="003E38E6"/>
    <w:rsid w:val="003E6185"/>
    <w:rsid w:val="003F71E1"/>
    <w:rsid w:val="003F7841"/>
    <w:rsid w:val="004060C6"/>
    <w:rsid w:val="00406608"/>
    <w:rsid w:val="00410A12"/>
    <w:rsid w:val="00413C55"/>
    <w:rsid w:val="0043779D"/>
    <w:rsid w:val="00440E79"/>
    <w:rsid w:val="00445922"/>
    <w:rsid w:val="00452F5E"/>
    <w:rsid w:val="004564D4"/>
    <w:rsid w:val="004606E7"/>
    <w:rsid w:val="0046278E"/>
    <w:rsid w:val="00464FE9"/>
    <w:rsid w:val="00473982"/>
    <w:rsid w:val="00485EB0"/>
    <w:rsid w:val="00493726"/>
    <w:rsid w:val="00495141"/>
    <w:rsid w:val="00495BDE"/>
    <w:rsid w:val="004960A8"/>
    <w:rsid w:val="004A2480"/>
    <w:rsid w:val="004A542B"/>
    <w:rsid w:val="004A580E"/>
    <w:rsid w:val="004B3FD3"/>
    <w:rsid w:val="004B5348"/>
    <w:rsid w:val="004B7144"/>
    <w:rsid w:val="004C0C3C"/>
    <w:rsid w:val="004C73AE"/>
    <w:rsid w:val="004D1D1C"/>
    <w:rsid w:val="004D269B"/>
    <w:rsid w:val="004D6402"/>
    <w:rsid w:val="004D6579"/>
    <w:rsid w:val="004D7B02"/>
    <w:rsid w:val="004E016E"/>
    <w:rsid w:val="004E55FD"/>
    <w:rsid w:val="004E7BC0"/>
    <w:rsid w:val="004F53EC"/>
    <w:rsid w:val="004F5425"/>
    <w:rsid w:val="004F7CE4"/>
    <w:rsid w:val="004F7DDA"/>
    <w:rsid w:val="005126DC"/>
    <w:rsid w:val="00513AC1"/>
    <w:rsid w:val="00520517"/>
    <w:rsid w:val="005205E5"/>
    <w:rsid w:val="00520D9B"/>
    <w:rsid w:val="0052567F"/>
    <w:rsid w:val="00526B47"/>
    <w:rsid w:val="00530A64"/>
    <w:rsid w:val="005377E4"/>
    <w:rsid w:val="0054433E"/>
    <w:rsid w:val="00545533"/>
    <w:rsid w:val="00546F63"/>
    <w:rsid w:val="0054708D"/>
    <w:rsid w:val="00547CFC"/>
    <w:rsid w:val="0055598C"/>
    <w:rsid w:val="00564683"/>
    <w:rsid w:val="00564826"/>
    <w:rsid w:val="00565DC3"/>
    <w:rsid w:val="005676F1"/>
    <w:rsid w:val="005715E6"/>
    <w:rsid w:val="00572109"/>
    <w:rsid w:val="00574DB8"/>
    <w:rsid w:val="00574F88"/>
    <w:rsid w:val="005801DA"/>
    <w:rsid w:val="005832C8"/>
    <w:rsid w:val="0058620B"/>
    <w:rsid w:val="00587406"/>
    <w:rsid w:val="00594728"/>
    <w:rsid w:val="00594C5A"/>
    <w:rsid w:val="005B1D3F"/>
    <w:rsid w:val="005B46A1"/>
    <w:rsid w:val="005C0D8D"/>
    <w:rsid w:val="005C1920"/>
    <w:rsid w:val="005C4231"/>
    <w:rsid w:val="005D1030"/>
    <w:rsid w:val="005D6AAB"/>
    <w:rsid w:val="005D73E8"/>
    <w:rsid w:val="005E5285"/>
    <w:rsid w:val="005F0C9A"/>
    <w:rsid w:val="005F1BA2"/>
    <w:rsid w:val="0060012F"/>
    <w:rsid w:val="00601FE7"/>
    <w:rsid w:val="006067B9"/>
    <w:rsid w:val="006067CE"/>
    <w:rsid w:val="00607FBC"/>
    <w:rsid w:val="00611A59"/>
    <w:rsid w:val="006124B5"/>
    <w:rsid w:val="00612668"/>
    <w:rsid w:val="00615F4A"/>
    <w:rsid w:val="00623A47"/>
    <w:rsid w:val="006241A9"/>
    <w:rsid w:val="00626103"/>
    <w:rsid w:val="0062759E"/>
    <w:rsid w:val="006333E3"/>
    <w:rsid w:val="006342B5"/>
    <w:rsid w:val="00635420"/>
    <w:rsid w:val="0063573F"/>
    <w:rsid w:val="006424E3"/>
    <w:rsid w:val="00647777"/>
    <w:rsid w:val="00654AAD"/>
    <w:rsid w:val="00666DD4"/>
    <w:rsid w:val="00667C96"/>
    <w:rsid w:val="0067077E"/>
    <w:rsid w:val="00672DEC"/>
    <w:rsid w:val="00675994"/>
    <w:rsid w:val="006818AE"/>
    <w:rsid w:val="00683169"/>
    <w:rsid w:val="00683DE1"/>
    <w:rsid w:val="006901C7"/>
    <w:rsid w:val="0069074F"/>
    <w:rsid w:val="00692409"/>
    <w:rsid w:val="0069620B"/>
    <w:rsid w:val="006A130C"/>
    <w:rsid w:val="006A15AE"/>
    <w:rsid w:val="006A295A"/>
    <w:rsid w:val="006A31DE"/>
    <w:rsid w:val="006B1650"/>
    <w:rsid w:val="006B245B"/>
    <w:rsid w:val="006B30BD"/>
    <w:rsid w:val="006C00A8"/>
    <w:rsid w:val="006C02E7"/>
    <w:rsid w:val="006C0365"/>
    <w:rsid w:val="006C6BA1"/>
    <w:rsid w:val="006D4937"/>
    <w:rsid w:val="006D706C"/>
    <w:rsid w:val="006D7EC7"/>
    <w:rsid w:val="006E25E9"/>
    <w:rsid w:val="006E27D8"/>
    <w:rsid w:val="006E37B7"/>
    <w:rsid w:val="006F2EEC"/>
    <w:rsid w:val="007051D3"/>
    <w:rsid w:val="00706F90"/>
    <w:rsid w:val="00710201"/>
    <w:rsid w:val="00717AA4"/>
    <w:rsid w:val="0072331C"/>
    <w:rsid w:val="00732ADE"/>
    <w:rsid w:val="00735581"/>
    <w:rsid w:val="00735936"/>
    <w:rsid w:val="00735DB7"/>
    <w:rsid w:val="00736A81"/>
    <w:rsid w:val="00745928"/>
    <w:rsid w:val="00747AF7"/>
    <w:rsid w:val="007515D5"/>
    <w:rsid w:val="0076041C"/>
    <w:rsid w:val="00761137"/>
    <w:rsid w:val="007654FA"/>
    <w:rsid w:val="0077054F"/>
    <w:rsid w:val="00773344"/>
    <w:rsid w:val="007755CA"/>
    <w:rsid w:val="00777817"/>
    <w:rsid w:val="00783B0E"/>
    <w:rsid w:val="007847A8"/>
    <w:rsid w:val="007906CA"/>
    <w:rsid w:val="00796F3B"/>
    <w:rsid w:val="007A3E98"/>
    <w:rsid w:val="007A3F4B"/>
    <w:rsid w:val="007A4AB7"/>
    <w:rsid w:val="007A57AC"/>
    <w:rsid w:val="007B2065"/>
    <w:rsid w:val="007B39A3"/>
    <w:rsid w:val="007B4DF8"/>
    <w:rsid w:val="007C3A8D"/>
    <w:rsid w:val="007C4986"/>
    <w:rsid w:val="007C6E8B"/>
    <w:rsid w:val="007D6082"/>
    <w:rsid w:val="007E15B9"/>
    <w:rsid w:val="007E1A74"/>
    <w:rsid w:val="007E278A"/>
    <w:rsid w:val="007E558C"/>
    <w:rsid w:val="007E5AF7"/>
    <w:rsid w:val="007E5E51"/>
    <w:rsid w:val="007E650D"/>
    <w:rsid w:val="007F598D"/>
    <w:rsid w:val="0080183B"/>
    <w:rsid w:val="00803555"/>
    <w:rsid w:val="00821475"/>
    <w:rsid w:val="0082272F"/>
    <w:rsid w:val="00823617"/>
    <w:rsid w:val="00823F5C"/>
    <w:rsid w:val="00824EA1"/>
    <w:rsid w:val="00831753"/>
    <w:rsid w:val="008344BF"/>
    <w:rsid w:val="00836BF4"/>
    <w:rsid w:val="00841052"/>
    <w:rsid w:val="008422D6"/>
    <w:rsid w:val="00842AB0"/>
    <w:rsid w:val="00851FC3"/>
    <w:rsid w:val="00852533"/>
    <w:rsid w:val="00853D50"/>
    <w:rsid w:val="00854891"/>
    <w:rsid w:val="00857883"/>
    <w:rsid w:val="00865DC3"/>
    <w:rsid w:val="0087729B"/>
    <w:rsid w:val="008876F1"/>
    <w:rsid w:val="008977A6"/>
    <w:rsid w:val="008A334E"/>
    <w:rsid w:val="008A3717"/>
    <w:rsid w:val="008A5869"/>
    <w:rsid w:val="008C0043"/>
    <w:rsid w:val="008C08D6"/>
    <w:rsid w:val="008C1733"/>
    <w:rsid w:val="008C5D05"/>
    <w:rsid w:val="008D4503"/>
    <w:rsid w:val="008E00D1"/>
    <w:rsid w:val="008E0DEB"/>
    <w:rsid w:val="008E1FF0"/>
    <w:rsid w:val="008F410C"/>
    <w:rsid w:val="009172AD"/>
    <w:rsid w:val="009178D2"/>
    <w:rsid w:val="00940F0C"/>
    <w:rsid w:val="00941AED"/>
    <w:rsid w:val="00946325"/>
    <w:rsid w:val="00963F74"/>
    <w:rsid w:val="00964D4B"/>
    <w:rsid w:val="00966033"/>
    <w:rsid w:val="00974624"/>
    <w:rsid w:val="00977BDB"/>
    <w:rsid w:val="009806E0"/>
    <w:rsid w:val="00987776"/>
    <w:rsid w:val="009A3571"/>
    <w:rsid w:val="009A4D59"/>
    <w:rsid w:val="009A6D32"/>
    <w:rsid w:val="009B107E"/>
    <w:rsid w:val="009B1872"/>
    <w:rsid w:val="009B461D"/>
    <w:rsid w:val="009B4D44"/>
    <w:rsid w:val="009B6471"/>
    <w:rsid w:val="009B766E"/>
    <w:rsid w:val="009C1C86"/>
    <w:rsid w:val="009C6C38"/>
    <w:rsid w:val="009D1369"/>
    <w:rsid w:val="009D35AD"/>
    <w:rsid w:val="009D7667"/>
    <w:rsid w:val="009E2EC2"/>
    <w:rsid w:val="009E3B48"/>
    <w:rsid w:val="009E654C"/>
    <w:rsid w:val="009E6E35"/>
    <w:rsid w:val="009F005D"/>
    <w:rsid w:val="009F5599"/>
    <w:rsid w:val="00A015DA"/>
    <w:rsid w:val="00A01EC4"/>
    <w:rsid w:val="00A0462F"/>
    <w:rsid w:val="00A052EA"/>
    <w:rsid w:val="00A11C80"/>
    <w:rsid w:val="00A138D9"/>
    <w:rsid w:val="00A1509A"/>
    <w:rsid w:val="00A15BE5"/>
    <w:rsid w:val="00A211AC"/>
    <w:rsid w:val="00A276F4"/>
    <w:rsid w:val="00A3206E"/>
    <w:rsid w:val="00A326E4"/>
    <w:rsid w:val="00A34129"/>
    <w:rsid w:val="00A34280"/>
    <w:rsid w:val="00A36E72"/>
    <w:rsid w:val="00A36F44"/>
    <w:rsid w:val="00A51361"/>
    <w:rsid w:val="00A56B73"/>
    <w:rsid w:val="00A6484F"/>
    <w:rsid w:val="00A66177"/>
    <w:rsid w:val="00A72B90"/>
    <w:rsid w:val="00A7692F"/>
    <w:rsid w:val="00A811F0"/>
    <w:rsid w:val="00A838AB"/>
    <w:rsid w:val="00A83E59"/>
    <w:rsid w:val="00A9488B"/>
    <w:rsid w:val="00AA1608"/>
    <w:rsid w:val="00AA7D40"/>
    <w:rsid w:val="00AB12A1"/>
    <w:rsid w:val="00AB25A4"/>
    <w:rsid w:val="00AB3C70"/>
    <w:rsid w:val="00AB440F"/>
    <w:rsid w:val="00AB5741"/>
    <w:rsid w:val="00AC3165"/>
    <w:rsid w:val="00AC4735"/>
    <w:rsid w:val="00AC58CC"/>
    <w:rsid w:val="00AC7296"/>
    <w:rsid w:val="00AD1967"/>
    <w:rsid w:val="00AD739A"/>
    <w:rsid w:val="00AE1664"/>
    <w:rsid w:val="00AE332F"/>
    <w:rsid w:val="00AE45B2"/>
    <w:rsid w:val="00AE4641"/>
    <w:rsid w:val="00AE4C10"/>
    <w:rsid w:val="00AF5ECA"/>
    <w:rsid w:val="00B07782"/>
    <w:rsid w:val="00B10A53"/>
    <w:rsid w:val="00B15C70"/>
    <w:rsid w:val="00B1710F"/>
    <w:rsid w:val="00B27416"/>
    <w:rsid w:val="00B27876"/>
    <w:rsid w:val="00B27AAF"/>
    <w:rsid w:val="00B31353"/>
    <w:rsid w:val="00B510E9"/>
    <w:rsid w:val="00B51B90"/>
    <w:rsid w:val="00B55E26"/>
    <w:rsid w:val="00B57D14"/>
    <w:rsid w:val="00B71335"/>
    <w:rsid w:val="00B717B4"/>
    <w:rsid w:val="00B736EC"/>
    <w:rsid w:val="00B76328"/>
    <w:rsid w:val="00B81985"/>
    <w:rsid w:val="00B8527C"/>
    <w:rsid w:val="00BA18DA"/>
    <w:rsid w:val="00BA27EF"/>
    <w:rsid w:val="00BA47F5"/>
    <w:rsid w:val="00BA5A10"/>
    <w:rsid w:val="00BB0F35"/>
    <w:rsid w:val="00BB2217"/>
    <w:rsid w:val="00BB3D39"/>
    <w:rsid w:val="00BB70ED"/>
    <w:rsid w:val="00BC5531"/>
    <w:rsid w:val="00BC7699"/>
    <w:rsid w:val="00BD673D"/>
    <w:rsid w:val="00BE0EFA"/>
    <w:rsid w:val="00BE2466"/>
    <w:rsid w:val="00BF500C"/>
    <w:rsid w:val="00C00792"/>
    <w:rsid w:val="00C02D8D"/>
    <w:rsid w:val="00C04D4E"/>
    <w:rsid w:val="00C100E9"/>
    <w:rsid w:val="00C17CD4"/>
    <w:rsid w:val="00C204DC"/>
    <w:rsid w:val="00C27AE9"/>
    <w:rsid w:val="00C4444A"/>
    <w:rsid w:val="00C45B18"/>
    <w:rsid w:val="00C55687"/>
    <w:rsid w:val="00C55F51"/>
    <w:rsid w:val="00C65D0A"/>
    <w:rsid w:val="00C72B53"/>
    <w:rsid w:val="00C74B7D"/>
    <w:rsid w:val="00C74BA8"/>
    <w:rsid w:val="00C7527C"/>
    <w:rsid w:val="00C82DA6"/>
    <w:rsid w:val="00C8426C"/>
    <w:rsid w:val="00C853A3"/>
    <w:rsid w:val="00C96633"/>
    <w:rsid w:val="00CA14EE"/>
    <w:rsid w:val="00CA5FBB"/>
    <w:rsid w:val="00CB505C"/>
    <w:rsid w:val="00CB6BF7"/>
    <w:rsid w:val="00CB7FBC"/>
    <w:rsid w:val="00CD2480"/>
    <w:rsid w:val="00CD71FC"/>
    <w:rsid w:val="00CE0DE2"/>
    <w:rsid w:val="00CE1C0B"/>
    <w:rsid w:val="00CE5741"/>
    <w:rsid w:val="00CE789F"/>
    <w:rsid w:val="00CF0353"/>
    <w:rsid w:val="00CF24D7"/>
    <w:rsid w:val="00CF4FA4"/>
    <w:rsid w:val="00CF652B"/>
    <w:rsid w:val="00D01959"/>
    <w:rsid w:val="00D02EFE"/>
    <w:rsid w:val="00D04A37"/>
    <w:rsid w:val="00D109ED"/>
    <w:rsid w:val="00D10F5D"/>
    <w:rsid w:val="00D16469"/>
    <w:rsid w:val="00D20E1D"/>
    <w:rsid w:val="00D22E56"/>
    <w:rsid w:val="00D268A9"/>
    <w:rsid w:val="00D3102E"/>
    <w:rsid w:val="00D349E1"/>
    <w:rsid w:val="00D34EB7"/>
    <w:rsid w:val="00D37D81"/>
    <w:rsid w:val="00D40A51"/>
    <w:rsid w:val="00D43251"/>
    <w:rsid w:val="00D47E95"/>
    <w:rsid w:val="00D53BBD"/>
    <w:rsid w:val="00D543FF"/>
    <w:rsid w:val="00D545FC"/>
    <w:rsid w:val="00D57E13"/>
    <w:rsid w:val="00D63F6F"/>
    <w:rsid w:val="00D64E49"/>
    <w:rsid w:val="00D650D8"/>
    <w:rsid w:val="00D66600"/>
    <w:rsid w:val="00D70C74"/>
    <w:rsid w:val="00D76C86"/>
    <w:rsid w:val="00D81F2C"/>
    <w:rsid w:val="00D84530"/>
    <w:rsid w:val="00D8691F"/>
    <w:rsid w:val="00D9124A"/>
    <w:rsid w:val="00DA1F9D"/>
    <w:rsid w:val="00DA3992"/>
    <w:rsid w:val="00DB13A1"/>
    <w:rsid w:val="00DC4348"/>
    <w:rsid w:val="00DD1677"/>
    <w:rsid w:val="00DD1D87"/>
    <w:rsid w:val="00DD234A"/>
    <w:rsid w:val="00DD7E96"/>
    <w:rsid w:val="00DE14F8"/>
    <w:rsid w:val="00DE2B13"/>
    <w:rsid w:val="00DE2D19"/>
    <w:rsid w:val="00DE6291"/>
    <w:rsid w:val="00DE6C9F"/>
    <w:rsid w:val="00DE6D32"/>
    <w:rsid w:val="00DE7D5D"/>
    <w:rsid w:val="00DF2344"/>
    <w:rsid w:val="00DF326B"/>
    <w:rsid w:val="00DF486D"/>
    <w:rsid w:val="00E00052"/>
    <w:rsid w:val="00E021C9"/>
    <w:rsid w:val="00E031E7"/>
    <w:rsid w:val="00E03770"/>
    <w:rsid w:val="00E07C90"/>
    <w:rsid w:val="00E10DA5"/>
    <w:rsid w:val="00E116FA"/>
    <w:rsid w:val="00E138DE"/>
    <w:rsid w:val="00E150B0"/>
    <w:rsid w:val="00E1668F"/>
    <w:rsid w:val="00E309E4"/>
    <w:rsid w:val="00E31FB2"/>
    <w:rsid w:val="00E330FB"/>
    <w:rsid w:val="00E33B5C"/>
    <w:rsid w:val="00E34206"/>
    <w:rsid w:val="00E412A5"/>
    <w:rsid w:val="00E44C1F"/>
    <w:rsid w:val="00E4554D"/>
    <w:rsid w:val="00E50AA2"/>
    <w:rsid w:val="00E52FC5"/>
    <w:rsid w:val="00E55D9A"/>
    <w:rsid w:val="00E60394"/>
    <w:rsid w:val="00E61ACB"/>
    <w:rsid w:val="00E65592"/>
    <w:rsid w:val="00E66549"/>
    <w:rsid w:val="00E731D8"/>
    <w:rsid w:val="00E73993"/>
    <w:rsid w:val="00E74CA0"/>
    <w:rsid w:val="00E858D6"/>
    <w:rsid w:val="00E86A35"/>
    <w:rsid w:val="00E905E2"/>
    <w:rsid w:val="00E971CC"/>
    <w:rsid w:val="00E97F23"/>
    <w:rsid w:val="00EA1A2C"/>
    <w:rsid w:val="00EA3BD5"/>
    <w:rsid w:val="00EA40F3"/>
    <w:rsid w:val="00EB2EA6"/>
    <w:rsid w:val="00EB2F81"/>
    <w:rsid w:val="00EB70D4"/>
    <w:rsid w:val="00EB75D6"/>
    <w:rsid w:val="00EC48D2"/>
    <w:rsid w:val="00EC562C"/>
    <w:rsid w:val="00EC7CDE"/>
    <w:rsid w:val="00ED3103"/>
    <w:rsid w:val="00ED3286"/>
    <w:rsid w:val="00ED4D5E"/>
    <w:rsid w:val="00EF08FB"/>
    <w:rsid w:val="00EF1036"/>
    <w:rsid w:val="00EF58BB"/>
    <w:rsid w:val="00EF6270"/>
    <w:rsid w:val="00EF7058"/>
    <w:rsid w:val="00F00EAE"/>
    <w:rsid w:val="00F011CF"/>
    <w:rsid w:val="00F04257"/>
    <w:rsid w:val="00F05179"/>
    <w:rsid w:val="00F06EE3"/>
    <w:rsid w:val="00F133BA"/>
    <w:rsid w:val="00F16C67"/>
    <w:rsid w:val="00F17183"/>
    <w:rsid w:val="00F24403"/>
    <w:rsid w:val="00F259C9"/>
    <w:rsid w:val="00F276FB"/>
    <w:rsid w:val="00F30EA1"/>
    <w:rsid w:val="00F34C57"/>
    <w:rsid w:val="00F515F9"/>
    <w:rsid w:val="00F52B2F"/>
    <w:rsid w:val="00F53288"/>
    <w:rsid w:val="00F5658C"/>
    <w:rsid w:val="00F6006C"/>
    <w:rsid w:val="00F60A61"/>
    <w:rsid w:val="00F60DBC"/>
    <w:rsid w:val="00F63ECB"/>
    <w:rsid w:val="00F656AC"/>
    <w:rsid w:val="00F66512"/>
    <w:rsid w:val="00F727A7"/>
    <w:rsid w:val="00F7371A"/>
    <w:rsid w:val="00F83748"/>
    <w:rsid w:val="00F83D09"/>
    <w:rsid w:val="00F8458D"/>
    <w:rsid w:val="00F90367"/>
    <w:rsid w:val="00F91462"/>
    <w:rsid w:val="00F94AC5"/>
    <w:rsid w:val="00FA255C"/>
    <w:rsid w:val="00FA3F37"/>
    <w:rsid w:val="00FB3522"/>
    <w:rsid w:val="00FB726E"/>
    <w:rsid w:val="00FC0CFF"/>
    <w:rsid w:val="00FC4935"/>
    <w:rsid w:val="00FC4FA1"/>
    <w:rsid w:val="00FC4FAF"/>
    <w:rsid w:val="00FC5D4C"/>
    <w:rsid w:val="00FC650C"/>
    <w:rsid w:val="00FD03F5"/>
    <w:rsid w:val="00FD0E13"/>
    <w:rsid w:val="00FE35C6"/>
    <w:rsid w:val="00FE4651"/>
    <w:rsid w:val="00FF13BD"/>
    <w:rsid w:val="00FF27FE"/>
    <w:rsid w:val="00FF3C81"/>
    <w:rsid w:val="00FF47A7"/>
    <w:rsid w:val="00FF4A07"/>
    <w:rsid w:val="00FF4EBF"/>
    <w:rsid w:val="00FF66CE"/>
    <w:rsid w:val="00FF6C71"/>
    <w:rsid w:val="1BC811F8"/>
    <w:rsid w:val="527744DD"/>
    <w:rsid w:val="5D5C5D5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0D702A5"/>
  <w15:docId w15:val="{01C65F83-5035-474B-B0A3-12847A8E7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en-US"/>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lang w:eastAsia="en-IN"/>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math-inline">
    <w:name w:val="math-inline"/>
    <w:basedOn w:val="DefaultParagraphFon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Revision1">
    <w:name w:val="Revision1"/>
    <w:hidden/>
    <w:uiPriority w:val="99"/>
    <w:semiHidden/>
    <w:qFormat/>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php.net/docs.php" TargetMode="External"/><Relationship Id="rId47" Type="http://schemas.openxmlformats.org/officeDocument/2006/relationships/hyperlink" Target="https://fontawesome.com" TargetMode="Externa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w3schools.com"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getbootstrap.com" TargetMode="Externa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dev.mysql.com/doc/" TargetMode="External"/><Relationship Id="rId48" Type="http://schemas.openxmlformats.org/officeDocument/2006/relationships/hyperlink" Target="https://mermaid.live" TargetMode="External"/><Relationship Id="rId8" Type="http://schemas.openxmlformats.org/officeDocument/2006/relationships/endnotes" Target="endnotes.xml"/><Relationship Id="rId51" Type="http://schemas.microsoft.com/office/2011/relationships/people" Target="peop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eveloper.mozilla.org"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52FF143-8BB9-47E5-8610-B26E9199A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109</Pages>
  <Words>16682</Words>
  <Characters>95091</Characters>
  <Application>Microsoft Office Word</Application>
  <DocSecurity>0</DocSecurity>
  <Lines>792</Lines>
  <Paragraphs>223</Paragraphs>
  <ScaleCrop>false</ScaleCrop>
  <Company>CHETAN's PC</Company>
  <LinksUpToDate>false</LinksUpToDate>
  <CharactersWithSpaces>111550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CHETAN SONI</dc:creator>
  <cp:lastModifiedBy>CHETAN SONI</cp:lastModifiedBy>
  <cp:revision>677</cp:revision>
  <dcterms:created xsi:type="dcterms:W3CDTF">2026-02-07T02:50:00Z</dcterms:created>
  <dcterms:modified xsi:type="dcterms:W3CDTF">2026-02-24T13:20:00Z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623D850E373F457995BF67DFFD17597D_13</vt:lpwstr>
  </property>
</Properties>
</file>
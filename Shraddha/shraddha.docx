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F88" w:rsidRPr="00E50AA2" w:rsidRDefault="00181D8C" w:rsidP="00DE6008">
      <w:pPr>
        <w:pStyle w:val="ListParagraph"/>
        <w:numPr>
          <w:ilvl w:val="0"/>
          <w:numId w:val="46"/>
        </w:numPr>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eastAsia="en-IN"/>
        </w:rPr>
      </w:pPr>
      <w:r w:rsidRPr="00E50AA2">
        <w:rPr>
          <w:rFonts w:ascii="Times New Roman" w:eastAsia="Times New Roman" w:hAnsi="Times New Roman" w:cs="Times New Roman"/>
          <w:b/>
          <w:bCs/>
          <w:sz w:val="32"/>
          <w:szCs w:val="27"/>
          <w:u w:val="single"/>
          <w:lang w:eastAsia="en-IN"/>
        </w:rPr>
        <w:t>INTRODUCTION ABOUT THE PROJECT</w:t>
      </w:r>
    </w:p>
    <w:p w:rsidR="00181D8C" w:rsidRPr="00181D8C" w:rsidRDefault="00181D8C" w:rsidP="00DE600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181D8C">
        <w:rPr>
          <w:rFonts w:ascii="Times New Roman" w:eastAsia="Times New Roman" w:hAnsi="Times New Roman" w:cs="Times New Roman"/>
          <w:sz w:val="24"/>
          <w:szCs w:val="24"/>
          <w:lang w:eastAsia="en-IN"/>
        </w:rPr>
        <w:t xml:space="preserve">In today’s digital-first economy, the retail sector has become highly competitive, with both consumers and retailers seeking efficient ways to connect in the online marketplace. The rise of e-commerce platforms has transformed the shopping experience, providing customers access to a global inventory while enabling businesses to reach a larger, more diverse audience. However, despite the abundance of general online marketplaces, many platforms struggle to offer the specialized, premium user experience that horology enthusiasts and modern shoppers demand. This is where </w:t>
      </w:r>
      <w:r w:rsidR="00736A81">
        <w:rPr>
          <w:rFonts w:ascii="Times New Roman" w:eastAsia="Times New Roman" w:hAnsi="Times New Roman" w:cs="Times New Roman"/>
          <w:b/>
          <w:bCs/>
          <w:sz w:val="24"/>
          <w:szCs w:val="24"/>
          <w:lang w:eastAsia="en-IN"/>
        </w:rPr>
        <w:t>LuxAura</w:t>
      </w:r>
      <w:r w:rsidR="00CF0353">
        <w:rPr>
          <w:rFonts w:ascii="Times New Roman" w:eastAsia="Times New Roman" w:hAnsi="Times New Roman" w:cs="Times New Roman"/>
          <w:b/>
          <w:bCs/>
          <w:sz w:val="24"/>
          <w:szCs w:val="24"/>
          <w:lang w:eastAsia="en-IN"/>
        </w:rPr>
        <w:t xml:space="preserve"> Watch Store</w:t>
      </w:r>
      <w:r w:rsidRPr="00181D8C">
        <w:rPr>
          <w:rFonts w:ascii="Times New Roman" w:eastAsia="Times New Roman" w:hAnsi="Times New Roman" w:cs="Times New Roman"/>
          <w:sz w:val="24"/>
          <w:szCs w:val="24"/>
          <w:lang w:eastAsia="en-IN"/>
        </w:rPr>
        <w:t xml:space="preserve"> comes in.</w:t>
      </w:r>
    </w:p>
    <w:p w:rsidR="00181D8C" w:rsidRPr="00181D8C" w:rsidRDefault="00736A81" w:rsidP="00DE6008">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LuxAura</w:t>
      </w:r>
      <w:r w:rsidR="00CF0353">
        <w:rPr>
          <w:rFonts w:ascii="Times New Roman" w:eastAsia="Times New Roman" w:hAnsi="Times New Roman" w:cs="Times New Roman"/>
          <w:b/>
          <w:bCs/>
          <w:sz w:val="24"/>
          <w:szCs w:val="24"/>
          <w:lang w:eastAsia="en-IN"/>
        </w:rPr>
        <w:t xml:space="preserve"> Watch Store</w:t>
      </w:r>
      <w:r w:rsidR="00181D8C" w:rsidRPr="00181D8C">
        <w:rPr>
          <w:rFonts w:ascii="Times New Roman" w:eastAsia="Times New Roman" w:hAnsi="Times New Roman" w:cs="Times New Roman"/>
          <w:sz w:val="24"/>
          <w:szCs w:val="24"/>
          <w:lang w:eastAsia="en-IN"/>
        </w:rPr>
        <w:t xml:space="preserve"> bridges the gap between quality timepieces and the consumers who seek them by offering a comprehensive, feature-rich platform for both shoppers and store administrators. Designed with a focus on usability, scalability, and performance, the platform provides a streamlined approach to online retail. Customers can explore various watch collections across categories such as Analog, Digital, Smartwatches, and Luxury, with personalized product recommendations, advanced search filters, and the ability to save items to a wishlist for later. Administrators can manage product inventories, process orders, and oversee customer interactions with ease.</w:t>
      </w:r>
    </w:p>
    <w:p w:rsidR="00181D8C" w:rsidRPr="00181D8C" w:rsidRDefault="00181D8C" w:rsidP="00DE600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181D8C">
        <w:rPr>
          <w:rFonts w:ascii="Times New Roman" w:eastAsia="Times New Roman" w:hAnsi="Times New Roman" w:cs="Times New Roman"/>
          <w:sz w:val="24"/>
          <w:szCs w:val="24"/>
          <w:lang w:eastAsia="en-IN"/>
        </w:rPr>
        <w:t xml:space="preserve">The goal of </w:t>
      </w:r>
      <w:r w:rsidR="00736A81">
        <w:rPr>
          <w:rFonts w:ascii="Times New Roman" w:eastAsia="Times New Roman" w:hAnsi="Times New Roman" w:cs="Times New Roman"/>
          <w:b/>
          <w:bCs/>
          <w:sz w:val="24"/>
          <w:szCs w:val="24"/>
          <w:lang w:eastAsia="en-IN"/>
        </w:rPr>
        <w:t>LuxAura</w:t>
      </w:r>
      <w:r w:rsidR="00CF0353">
        <w:rPr>
          <w:rFonts w:ascii="Times New Roman" w:eastAsia="Times New Roman" w:hAnsi="Times New Roman" w:cs="Times New Roman"/>
          <w:b/>
          <w:bCs/>
          <w:sz w:val="24"/>
          <w:szCs w:val="24"/>
          <w:lang w:eastAsia="en-IN"/>
        </w:rPr>
        <w:t xml:space="preserve"> Watch Store</w:t>
      </w:r>
      <w:r w:rsidRPr="00181D8C">
        <w:rPr>
          <w:rFonts w:ascii="Times New Roman" w:eastAsia="Times New Roman" w:hAnsi="Times New Roman" w:cs="Times New Roman"/>
          <w:sz w:val="24"/>
          <w:szCs w:val="24"/>
          <w:lang w:eastAsia="en-IN"/>
        </w:rPr>
        <w:t xml:space="preserve"> is to create a one-stop solution that helps individuals find the perfect timepiece while assisting the business in managing sales efficiently. By leveraging modern technologies and best practices, the platform not only provides a seamless shopping experience but also ensures access to high-quality products that align with users' style and functional needs.</w:t>
      </w:r>
    </w:p>
    <w:p w:rsidR="00181D8C" w:rsidRPr="00181D8C" w:rsidRDefault="00181D8C" w:rsidP="00DE600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181D8C">
        <w:rPr>
          <w:rFonts w:ascii="Times New Roman" w:eastAsia="Times New Roman" w:hAnsi="Times New Roman" w:cs="Times New Roman"/>
          <w:sz w:val="24"/>
          <w:szCs w:val="24"/>
          <w:lang w:eastAsia="en-IN"/>
        </w:rPr>
        <w:t xml:space="preserve">As the retail market becomes increasingly digital and the demand for convenient online shopping continues to rise, </w:t>
      </w:r>
      <w:r w:rsidRPr="00181D8C">
        <w:rPr>
          <w:rFonts w:ascii="Times New Roman" w:eastAsia="Times New Roman" w:hAnsi="Times New Roman" w:cs="Times New Roman"/>
          <w:b/>
          <w:bCs/>
          <w:vanish/>
          <w:sz w:val="24"/>
          <w:szCs w:val="24"/>
          <w:lang w:eastAsia="en-IN"/>
        </w:rPr>
        <w:t>[Insert Your Project Name]</w:t>
      </w:r>
      <w:r w:rsidRPr="00181D8C">
        <w:rPr>
          <w:rFonts w:ascii="Times New Roman" w:eastAsia="Times New Roman" w:hAnsi="Times New Roman" w:cs="Times New Roman"/>
          <w:sz w:val="24"/>
          <w:szCs w:val="24"/>
          <w:lang w:eastAsia="en-IN"/>
        </w:rPr>
        <w:t xml:space="preserve"> is built to meet these evolving </w:t>
      </w:r>
      <w:r w:rsidRPr="00181D8C">
        <w:rPr>
          <w:rFonts w:ascii="Times New Roman" w:eastAsia="Times New Roman" w:hAnsi="Times New Roman" w:cs="Times New Roman"/>
          <w:sz w:val="24"/>
          <w:szCs w:val="24"/>
          <w:lang w:eastAsia="en-IN"/>
        </w:rPr>
        <w:lastRenderedPageBreak/>
        <w:t xml:space="preserve">consumer habits. Its responsive </w:t>
      </w:r>
      <w:r w:rsidRPr="00181D8C">
        <w:rPr>
          <w:rFonts w:ascii="Times New Roman" w:eastAsia="Times New Roman" w:hAnsi="Times New Roman" w:cs="Times New Roman"/>
          <w:vanish/>
          <w:sz w:val="24"/>
          <w:szCs w:val="24"/>
          <w:lang w:eastAsia="en-IN"/>
        </w:rPr>
        <w:t xml:space="preserve">design, advanced filtering capabilities, and intuitive interface make it a powerful tool for </w:t>
      </w:r>
      <w:r w:rsidRPr="00181D8C">
        <w:rPr>
          <w:rFonts w:ascii="Times New Roman" w:eastAsia="Times New Roman" w:hAnsi="Times New Roman" w:cs="Times New Roman"/>
          <w:sz w:val="24"/>
          <w:szCs w:val="24"/>
          <w:lang w:eastAsia="en-IN"/>
        </w:rPr>
        <w:t>users on both sides of the transaction.</w:t>
      </w:r>
    </w:p>
    <w:p w:rsidR="00181D8C" w:rsidRPr="00181D8C" w:rsidRDefault="00181D8C" w:rsidP="00DE600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181D8C">
        <w:rPr>
          <w:rFonts w:ascii="Times New Roman" w:eastAsia="Times New Roman" w:hAnsi="Times New Roman" w:cs="Times New Roman"/>
          <w:sz w:val="24"/>
          <w:szCs w:val="24"/>
          <w:lang w:eastAsia="en-IN"/>
        </w:rPr>
        <w:t xml:space="preserve">From a technical perspective, the platform’s development is rooted in modern web development principles, utilizing </w:t>
      </w:r>
      <w:r w:rsidRPr="00181D8C">
        <w:rPr>
          <w:rFonts w:ascii="Times New Roman" w:eastAsia="Times New Roman" w:hAnsi="Times New Roman" w:cs="Times New Roman"/>
          <w:b/>
          <w:bCs/>
          <w:sz w:val="24"/>
          <w:szCs w:val="24"/>
          <w:lang w:eastAsia="en-IN"/>
        </w:rPr>
        <w:t>HTML5, CSS3, JavaScript, PHP, and MySQL</w:t>
      </w:r>
      <w:r w:rsidRPr="00181D8C">
        <w:rPr>
          <w:rFonts w:ascii="Times New Roman" w:eastAsia="Times New Roman" w:hAnsi="Times New Roman" w:cs="Times New Roman"/>
          <w:sz w:val="24"/>
          <w:szCs w:val="24"/>
          <w:lang w:eastAsia="en-IN"/>
        </w:rPr>
        <w:t xml:space="preserve"> to create a scalable and secure environment. The project follows an Agile development approach, ensuring features are implemented iteratively with continuous feedback. The back-end architecture is built using the Model-View-Controller (MVC) design pattern, ensuring maintainability and ease of future enhancements.</w:t>
      </w:r>
    </w:p>
    <w:p w:rsidR="00181D8C" w:rsidRDefault="00181D8C" w:rsidP="00DE600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181D8C">
        <w:rPr>
          <w:rFonts w:ascii="Times New Roman" w:eastAsia="Times New Roman" w:hAnsi="Times New Roman" w:cs="Times New Roman"/>
          <w:sz w:val="24"/>
          <w:szCs w:val="24"/>
          <w:lang w:eastAsia="en-IN"/>
        </w:rPr>
        <w:t xml:space="preserve">By combining ease of use, performance, and a visually engaging user experience, </w:t>
      </w:r>
      <w:r w:rsidR="00736A81">
        <w:rPr>
          <w:rFonts w:ascii="Times New Roman" w:eastAsia="Times New Roman" w:hAnsi="Times New Roman" w:cs="Times New Roman"/>
          <w:b/>
          <w:bCs/>
          <w:sz w:val="24"/>
          <w:szCs w:val="24"/>
          <w:lang w:eastAsia="en-IN"/>
        </w:rPr>
        <w:t>LuxAura</w:t>
      </w:r>
      <w:r w:rsidR="00CF0353">
        <w:rPr>
          <w:rFonts w:ascii="Times New Roman" w:eastAsia="Times New Roman" w:hAnsi="Times New Roman" w:cs="Times New Roman"/>
          <w:b/>
          <w:bCs/>
          <w:sz w:val="24"/>
          <w:szCs w:val="24"/>
          <w:lang w:eastAsia="en-IN"/>
        </w:rPr>
        <w:t xml:space="preserve"> Watch Store</w:t>
      </w:r>
      <w:r w:rsidRPr="00181D8C">
        <w:rPr>
          <w:rFonts w:ascii="Times New Roman" w:eastAsia="Times New Roman" w:hAnsi="Times New Roman" w:cs="Times New Roman"/>
          <w:sz w:val="24"/>
          <w:szCs w:val="24"/>
          <w:lang w:eastAsia="en-IN"/>
        </w:rPr>
        <w:t xml:space="preserve"> seeks to stand out in the e-commerce market and become a trusted destination for watch lovers. Whether an individual is looking for a daily beater, a fashion statement, or a luxury investment, </w:t>
      </w:r>
      <w:r w:rsidR="00736A81">
        <w:rPr>
          <w:rFonts w:ascii="Times New Roman" w:eastAsia="Times New Roman" w:hAnsi="Times New Roman" w:cs="Times New Roman"/>
          <w:b/>
          <w:bCs/>
          <w:sz w:val="24"/>
          <w:szCs w:val="24"/>
          <w:lang w:eastAsia="en-IN"/>
        </w:rPr>
        <w:t>LuxAura</w:t>
      </w:r>
      <w:r w:rsidR="00CF0353">
        <w:rPr>
          <w:rFonts w:ascii="Times New Roman" w:eastAsia="Times New Roman" w:hAnsi="Times New Roman" w:cs="Times New Roman"/>
          <w:b/>
          <w:bCs/>
          <w:sz w:val="24"/>
          <w:szCs w:val="24"/>
          <w:lang w:eastAsia="en-IN"/>
        </w:rPr>
        <w:t xml:space="preserve"> Watch Store</w:t>
      </w:r>
      <w:r w:rsidRPr="00181D8C">
        <w:rPr>
          <w:rFonts w:ascii="Times New Roman" w:eastAsia="Times New Roman" w:hAnsi="Times New Roman" w:cs="Times New Roman"/>
          <w:sz w:val="24"/>
          <w:szCs w:val="24"/>
          <w:lang w:eastAsia="en-IN"/>
        </w:rPr>
        <w:t xml:space="preserve"> offers the tools and variety needed to succeed in today’s competitive digital landscape.</w:t>
      </w:r>
    </w:p>
    <w:p w:rsidR="00572109" w:rsidRPr="00495141" w:rsidRDefault="004E016E" w:rsidP="00DE6008">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6A31DE" w:rsidRPr="00E50AA2" w:rsidRDefault="00495141" w:rsidP="00DE6008">
      <w:pPr>
        <w:pStyle w:val="ListParagraph"/>
        <w:numPr>
          <w:ilvl w:val="0"/>
          <w:numId w:val="46"/>
        </w:numPr>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eastAsia="en-IN"/>
        </w:rPr>
      </w:pPr>
      <w:r w:rsidRPr="00E50AA2">
        <w:rPr>
          <w:rFonts w:ascii="Times New Roman" w:eastAsia="Times New Roman" w:hAnsi="Times New Roman" w:cs="Times New Roman"/>
          <w:b/>
          <w:bCs/>
          <w:sz w:val="32"/>
          <w:szCs w:val="27"/>
          <w:u w:val="single"/>
          <w:lang w:eastAsia="en-IN"/>
        </w:rPr>
        <w:lastRenderedPageBreak/>
        <w:t>OBJECTIVE AND SCOPE OF PROJECT</w:t>
      </w:r>
    </w:p>
    <w:p w:rsidR="00495141" w:rsidRPr="00386ED5" w:rsidRDefault="00495141" w:rsidP="00DE6008">
      <w:pPr>
        <w:pStyle w:val="ListParagraph"/>
        <w:numPr>
          <w:ilvl w:val="0"/>
          <w:numId w:val="43"/>
        </w:numPr>
        <w:spacing w:before="100" w:beforeAutospacing="1" w:after="100" w:afterAutospacing="1" w:line="480" w:lineRule="auto"/>
        <w:jc w:val="both"/>
        <w:rPr>
          <w:rFonts w:ascii="Times New Roman" w:eastAsia="Times New Roman" w:hAnsi="Times New Roman" w:cs="Times New Roman"/>
          <w:sz w:val="28"/>
          <w:szCs w:val="24"/>
          <w:lang w:eastAsia="en-IN"/>
        </w:rPr>
      </w:pPr>
      <w:r w:rsidRPr="00386ED5">
        <w:rPr>
          <w:rFonts w:ascii="Times New Roman" w:eastAsia="Times New Roman" w:hAnsi="Times New Roman" w:cs="Times New Roman"/>
          <w:b/>
          <w:bCs/>
          <w:sz w:val="28"/>
          <w:szCs w:val="24"/>
          <w:lang w:eastAsia="en-IN"/>
        </w:rPr>
        <w:t>Objectives</w:t>
      </w:r>
    </w:p>
    <w:p w:rsidR="00495141" w:rsidRPr="00495141" w:rsidRDefault="00495141" w:rsidP="00DE6008">
      <w:pPr>
        <w:spacing w:before="100" w:beforeAutospacing="1" w:after="100" w:afterAutospacing="1" w:line="480" w:lineRule="auto"/>
        <w:ind w:left="720"/>
        <w:jc w:val="both"/>
        <w:rPr>
          <w:rFonts w:ascii="Times New Roman" w:eastAsia="Times New Roman" w:hAnsi="Times New Roman" w:cs="Times New Roman"/>
          <w:sz w:val="24"/>
          <w:szCs w:val="24"/>
          <w:lang w:eastAsia="en-IN"/>
        </w:rPr>
      </w:pPr>
      <w:r w:rsidRPr="00495141">
        <w:rPr>
          <w:rFonts w:ascii="Times New Roman" w:eastAsia="Times New Roman" w:hAnsi="Times New Roman" w:cs="Times New Roman"/>
          <w:sz w:val="24"/>
          <w:szCs w:val="24"/>
          <w:lang w:eastAsia="en-IN"/>
        </w:rPr>
        <w:t xml:space="preserve">The primary objective of this project is to develop </w:t>
      </w:r>
      <w:r w:rsidR="00736A81">
        <w:rPr>
          <w:rFonts w:ascii="Times New Roman" w:eastAsia="Times New Roman" w:hAnsi="Times New Roman" w:cs="Times New Roman"/>
          <w:b/>
          <w:bCs/>
          <w:sz w:val="24"/>
          <w:szCs w:val="24"/>
          <w:lang w:eastAsia="en-IN"/>
        </w:rPr>
        <w:t>LuxAura</w:t>
      </w:r>
      <w:r w:rsidRPr="00495141">
        <w:rPr>
          <w:rFonts w:ascii="Times New Roman" w:eastAsia="Times New Roman" w:hAnsi="Times New Roman" w:cs="Times New Roman"/>
          <w:b/>
          <w:bCs/>
          <w:sz w:val="24"/>
          <w:szCs w:val="24"/>
          <w:lang w:eastAsia="en-IN"/>
        </w:rPr>
        <w:t xml:space="preserve"> Watch Store</w:t>
      </w:r>
      <w:r w:rsidRPr="00495141">
        <w:rPr>
          <w:rFonts w:ascii="Times New Roman" w:eastAsia="Times New Roman" w:hAnsi="Times New Roman" w:cs="Times New Roman"/>
          <w:sz w:val="24"/>
          <w:szCs w:val="24"/>
          <w:lang w:eastAsia="en-IN"/>
        </w:rPr>
        <w:t>, a robust and scalable e-commerce platform that digitizes the traditional watch buying experience. The specific objectives are as follows:</w:t>
      </w:r>
    </w:p>
    <w:p w:rsidR="00495141" w:rsidRPr="00495141" w:rsidRDefault="00495141" w:rsidP="00DE6008">
      <w:pPr>
        <w:numPr>
          <w:ilvl w:val="0"/>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To centralize a diverse product inventory:</w:t>
      </w:r>
      <w:r w:rsidRPr="00495141">
        <w:rPr>
          <w:rFonts w:ascii="Times New Roman" w:eastAsia="Times New Roman" w:hAnsi="Times New Roman" w:cs="Times New Roman"/>
          <w:sz w:val="24"/>
          <w:szCs w:val="24"/>
          <w:lang w:eastAsia="en-IN"/>
        </w:rPr>
        <w:t xml:space="preserve"> To provide a comprehensive digital catalog that hosts a wide range of watch collections—including analog, digital, smartwatches, and luxury timepieces—making it easier for customers to browse and compare products from different brands in one place.</w:t>
      </w:r>
    </w:p>
    <w:p w:rsidR="00495141" w:rsidRPr="00495141" w:rsidRDefault="00495141" w:rsidP="00DE6008">
      <w:pPr>
        <w:numPr>
          <w:ilvl w:val="0"/>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To enhance user engagement through personalization:</w:t>
      </w:r>
      <w:r w:rsidRPr="00495141">
        <w:rPr>
          <w:rFonts w:ascii="Times New Roman" w:eastAsia="Times New Roman" w:hAnsi="Times New Roman" w:cs="Times New Roman"/>
          <w:sz w:val="24"/>
          <w:szCs w:val="24"/>
          <w:lang w:eastAsia="en-IN"/>
        </w:rPr>
        <w:t xml:space="preserve"> To implement intelligent algorithms that offer personalized product recommendations based on user profiles, past purchase history, and browsing behavior, thereby increasing the likelihood of conversion and customer satisfaction.</w:t>
      </w:r>
    </w:p>
    <w:p w:rsidR="00495141" w:rsidRPr="00495141" w:rsidRDefault="00495141" w:rsidP="00DE6008">
      <w:pPr>
        <w:numPr>
          <w:ilvl w:val="0"/>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To streamline the purchasing process:</w:t>
      </w:r>
      <w:r w:rsidRPr="00495141">
        <w:rPr>
          <w:rFonts w:ascii="Times New Roman" w:eastAsia="Times New Roman" w:hAnsi="Times New Roman" w:cs="Times New Roman"/>
          <w:sz w:val="24"/>
          <w:szCs w:val="24"/>
          <w:lang w:eastAsia="en-IN"/>
        </w:rPr>
        <w:t xml:space="preserve"> To create a seamless "Add to Cart" and "Wishlist" mechanism that allows customers to easily manage their potential purchases, view total costs in real-time, and proceed to checkout with minimal friction.</w:t>
      </w:r>
    </w:p>
    <w:p w:rsidR="00495141" w:rsidRPr="00495141" w:rsidRDefault="00495141" w:rsidP="00DE6008">
      <w:pPr>
        <w:numPr>
          <w:ilvl w:val="0"/>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To empower administrative control:</w:t>
      </w:r>
      <w:r w:rsidRPr="00495141">
        <w:rPr>
          <w:rFonts w:ascii="Times New Roman" w:eastAsia="Times New Roman" w:hAnsi="Times New Roman" w:cs="Times New Roman"/>
          <w:sz w:val="24"/>
          <w:szCs w:val="24"/>
          <w:lang w:eastAsia="en-IN"/>
        </w:rPr>
        <w:t xml:space="preserve"> To provide administrators with a powerful dashboard for managing the product lifecycle. This includes adding new stock, updating prices, managing categories, and monitoring inventory levels to prevent stockouts or overstocking.</w:t>
      </w:r>
    </w:p>
    <w:p w:rsidR="00495141" w:rsidRPr="00495141" w:rsidRDefault="00495141" w:rsidP="00DE6008">
      <w:pPr>
        <w:numPr>
          <w:ilvl w:val="0"/>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To ensure data security and trust:</w:t>
      </w:r>
      <w:r w:rsidRPr="00495141">
        <w:rPr>
          <w:rFonts w:ascii="Times New Roman" w:eastAsia="Times New Roman" w:hAnsi="Times New Roman" w:cs="Times New Roman"/>
          <w:sz w:val="24"/>
          <w:szCs w:val="24"/>
          <w:lang w:eastAsia="en-IN"/>
        </w:rPr>
        <w:t xml:space="preserve"> To provide a secure environment for user data by implementing authentication protocols (login/signup) and secure payment processing, ensuring that customer details and transaction histories remain protected.</w:t>
      </w:r>
    </w:p>
    <w:p w:rsidR="00495141" w:rsidRPr="00495141" w:rsidRDefault="00495141" w:rsidP="00DE6008">
      <w:pPr>
        <w:numPr>
          <w:ilvl w:val="0"/>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lastRenderedPageBreak/>
        <w:t>To optimize search and navigation:</w:t>
      </w:r>
      <w:r w:rsidRPr="00495141">
        <w:rPr>
          <w:rFonts w:ascii="Times New Roman" w:eastAsia="Times New Roman" w:hAnsi="Times New Roman" w:cs="Times New Roman"/>
          <w:sz w:val="24"/>
          <w:szCs w:val="24"/>
          <w:lang w:eastAsia="en-IN"/>
        </w:rPr>
        <w:t xml:space="preserve"> To enhance the efficiency of the shopping experience by integrating advanced filtering and search algorithms. This allows users to narrow down products by specific attributes such as brand, strap material, water resistance, price range, and dial color.</w:t>
      </w:r>
    </w:p>
    <w:p w:rsidR="00495141" w:rsidRPr="00FF6C71" w:rsidRDefault="00495141" w:rsidP="00DE6008">
      <w:pPr>
        <w:pStyle w:val="ListParagraph"/>
        <w:numPr>
          <w:ilvl w:val="0"/>
          <w:numId w:val="43"/>
        </w:numPr>
        <w:spacing w:before="100" w:beforeAutospacing="1" w:after="100" w:afterAutospacing="1" w:line="480" w:lineRule="auto"/>
        <w:jc w:val="both"/>
        <w:rPr>
          <w:rFonts w:ascii="Times New Roman" w:eastAsia="Times New Roman" w:hAnsi="Times New Roman" w:cs="Times New Roman"/>
          <w:b/>
          <w:sz w:val="28"/>
          <w:szCs w:val="24"/>
          <w:lang w:eastAsia="en-IN"/>
        </w:rPr>
      </w:pPr>
      <w:r w:rsidRPr="00FF6C71">
        <w:rPr>
          <w:rFonts w:ascii="Times New Roman" w:eastAsia="Times New Roman" w:hAnsi="Times New Roman" w:cs="Times New Roman"/>
          <w:b/>
          <w:bCs/>
          <w:sz w:val="28"/>
          <w:szCs w:val="24"/>
          <w:lang w:eastAsia="en-IN"/>
        </w:rPr>
        <w:t>Scope</w:t>
      </w:r>
    </w:p>
    <w:p w:rsidR="00495141" w:rsidRPr="00495141" w:rsidRDefault="00495141" w:rsidP="00DE6008">
      <w:pPr>
        <w:spacing w:before="100" w:beforeAutospacing="1" w:after="100" w:afterAutospacing="1" w:line="480" w:lineRule="auto"/>
        <w:ind w:left="720"/>
        <w:jc w:val="both"/>
        <w:rPr>
          <w:rFonts w:ascii="Times New Roman" w:eastAsia="Times New Roman" w:hAnsi="Times New Roman" w:cs="Times New Roman"/>
          <w:sz w:val="24"/>
          <w:szCs w:val="24"/>
          <w:lang w:eastAsia="en-IN"/>
        </w:rPr>
      </w:pPr>
      <w:r w:rsidRPr="00495141">
        <w:rPr>
          <w:rFonts w:ascii="Times New Roman" w:eastAsia="Times New Roman" w:hAnsi="Times New Roman" w:cs="Times New Roman"/>
          <w:sz w:val="24"/>
          <w:szCs w:val="24"/>
          <w:lang w:eastAsia="en-IN"/>
        </w:rPr>
        <w:t xml:space="preserve">The scope of the </w:t>
      </w:r>
      <w:r w:rsidR="00736A81">
        <w:rPr>
          <w:rFonts w:ascii="Times New Roman" w:eastAsia="Times New Roman" w:hAnsi="Times New Roman" w:cs="Times New Roman"/>
          <w:b/>
          <w:bCs/>
          <w:sz w:val="24"/>
          <w:szCs w:val="24"/>
          <w:lang w:eastAsia="en-IN"/>
        </w:rPr>
        <w:t>LuxAura</w:t>
      </w:r>
      <w:r w:rsidRPr="00495141">
        <w:rPr>
          <w:rFonts w:ascii="Times New Roman" w:eastAsia="Times New Roman" w:hAnsi="Times New Roman" w:cs="Times New Roman"/>
          <w:b/>
          <w:bCs/>
          <w:sz w:val="24"/>
          <w:szCs w:val="24"/>
          <w:lang w:eastAsia="en-IN"/>
        </w:rPr>
        <w:t xml:space="preserve"> Watch Store</w:t>
      </w:r>
      <w:r w:rsidRPr="00495141">
        <w:rPr>
          <w:rFonts w:ascii="Times New Roman" w:eastAsia="Times New Roman" w:hAnsi="Times New Roman" w:cs="Times New Roman"/>
          <w:sz w:val="24"/>
          <w:szCs w:val="24"/>
          <w:lang w:eastAsia="en-IN"/>
        </w:rPr>
        <w:t xml:space="preserve"> project encompasses the full software development lifecycle of an e-commerce application, focusing on three main modules: the User Interface (Front-end), the Administrator Dashboard (Back-end), and the Database Management System.</w:t>
      </w:r>
    </w:p>
    <w:p w:rsidR="00495141" w:rsidRPr="00E116FA" w:rsidRDefault="00495141" w:rsidP="00DE6008">
      <w:pPr>
        <w:pStyle w:val="ListParagraph"/>
        <w:numPr>
          <w:ilvl w:val="1"/>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E116FA">
        <w:rPr>
          <w:rFonts w:ascii="Times New Roman" w:eastAsia="Times New Roman" w:hAnsi="Times New Roman" w:cs="Times New Roman"/>
          <w:b/>
          <w:bCs/>
          <w:sz w:val="24"/>
          <w:szCs w:val="24"/>
          <w:lang w:eastAsia="en-IN"/>
        </w:rPr>
        <w:t xml:space="preserve"> Customer/User Module Scope:</w:t>
      </w:r>
    </w:p>
    <w:p w:rsidR="00495141" w:rsidRPr="00495141" w:rsidRDefault="00495141" w:rsidP="00DE6008">
      <w:pPr>
        <w:numPr>
          <w:ilvl w:val="0"/>
          <w:numId w:val="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Account Management:</w:t>
      </w:r>
      <w:r w:rsidRPr="00495141">
        <w:rPr>
          <w:rFonts w:ascii="Times New Roman" w:eastAsia="Times New Roman" w:hAnsi="Times New Roman" w:cs="Times New Roman"/>
          <w:sz w:val="24"/>
          <w:szCs w:val="24"/>
          <w:lang w:eastAsia="en-IN"/>
        </w:rPr>
        <w:t xml:space="preserve"> Development of secure registration and login systems, allowing users to create profiles, save shipping addresses, and view their order history.</w:t>
      </w:r>
    </w:p>
    <w:p w:rsidR="00495141" w:rsidRPr="00495141" w:rsidRDefault="00495141" w:rsidP="00DE6008">
      <w:pPr>
        <w:numPr>
          <w:ilvl w:val="0"/>
          <w:numId w:val="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Product Discovery:</w:t>
      </w:r>
      <w:r w:rsidRPr="00495141">
        <w:rPr>
          <w:rFonts w:ascii="Times New Roman" w:eastAsia="Times New Roman" w:hAnsi="Times New Roman" w:cs="Times New Roman"/>
          <w:sz w:val="24"/>
          <w:szCs w:val="24"/>
          <w:lang w:eastAsia="en-IN"/>
        </w:rPr>
        <w:t xml:space="preserve"> Implementation of a responsive product catalog with high-quality images, detailed descriptions, and specifications.</w:t>
      </w:r>
    </w:p>
    <w:p w:rsidR="00495141" w:rsidRPr="00495141" w:rsidRDefault="00495141" w:rsidP="00DE6008">
      <w:pPr>
        <w:numPr>
          <w:ilvl w:val="0"/>
          <w:numId w:val="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Shopping Cart &amp; Wishlist:</w:t>
      </w:r>
      <w:r w:rsidRPr="00495141">
        <w:rPr>
          <w:rFonts w:ascii="Times New Roman" w:eastAsia="Times New Roman" w:hAnsi="Times New Roman" w:cs="Times New Roman"/>
          <w:sz w:val="24"/>
          <w:szCs w:val="24"/>
          <w:lang w:eastAsia="en-IN"/>
        </w:rPr>
        <w:t xml:space="preserve"> Functionalities that allow users to temporarily save items for purchase (Cart) or save them for future consideration (Wishlist), including the ability to modify quantities and remove items.</w:t>
      </w:r>
    </w:p>
    <w:p w:rsidR="00495141" w:rsidRPr="00495141" w:rsidRDefault="00495141" w:rsidP="00DE6008">
      <w:pPr>
        <w:numPr>
          <w:ilvl w:val="0"/>
          <w:numId w:val="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Order Tracking:</w:t>
      </w:r>
      <w:r w:rsidRPr="00495141">
        <w:rPr>
          <w:rFonts w:ascii="Times New Roman" w:eastAsia="Times New Roman" w:hAnsi="Times New Roman" w:cs="Times New Roman"/>
          <w:sz w:val="24"/>
          <w:szCs w:val="24"/>
          <w:lang w:eastAsia="en-IN"/>
        </w:rPr>
        <w:t xml:space="preserve"> A feature enabling users to track the status of their orders from "Processing" to "Shipped" and "Delivered."</w:t>
      </w:r>
    </w:p>
    <w:p w:rsidR="00495141" w:rsidRPr="00E116FA" w:rsidRDefault="00495141" w:rsidP="00DE6008">
      <w:pPr>
        <w:pStyle w:val="ListParagraph"/>
        <w:numPr>
          <w:ilvl w:val="1"/>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E116FA">
        <w:rPr>
          <w:rFonts w:ascii="Times New Roman" w:eastAsia="Times New Roman" w:hAnsi="Times New Roman" w:cs="Times New Roman"/>
          <w:b/>
          <w:bCs/>
          <w:sz w:val="24"/>
          <w:szCs w:val="24"/>
          <w:lang w:eastAsia="en-IN"/>
        </w:rPr>
        <w:t xml:space="preserve"> Administrator Module Scope:</w:t>
      </w:r>
    </w:p>
    <w:p w:rsidR="00495141" w:rsidRPr="00495141" w:rsidRDefault="00495141" w:rsidP="00DE6008">
      <w:pPr>
        <w:numPr>
          <w:ilvl w:val="0"/>
          <w:numId w:val="5"/>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lastRenderedPageBreak/>
        <w:t>Inventory Management:</w:t>
      </w:r>
      <w:r w:rsidRPr="00495141">
        <w:rPr>
          <w:rFonts w:ascii="Times New Roman" w:eastAsia="Times New Roman" w:hAnsi="Times New Roman" w:cs="Times New Roman"/>
          <w:sz w:val="24"/>
          <w:szCs w:val="24"/>
          <w:lang w:eastAsia="en-IN"/>
        </w:rPr>
        <w:t xml:space="preserve"> Tools for the admin to perform CRUD (Create, Read, Update, Delete) operations on products, ensuring the website reflects accurate stock levels and pricing.</w:t>
      </w:r>
    </w:p>
    <w:p w:rsidR="00495141" w:rsidRPr="00495141" w:rsidRDefault="00495141" w:rsidP="00DE6008">
      <w:pPr>
        <w:numPr>
          <w:ilvl w:val="0"/>
          <w:numId w:val="5"/>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Order Processing:</w:t>
      </w:r>
      <w:r w:rsidRPr="00495141">
        <w:rPr>
          <w:rFonts w:ascii="Times New Roman" w:eastAsia="Times New Roman" w:hAnsi="Times New Roman" w:cs="Times New Roman"/>
          <w:sz w:val="24"/>
          <w:szCs w:val="24"/>
          <w:lang w:eastAsia="en-IN"/>
        </w:rPr>
        <w:t xml:space="preserve"> A system for administrators to view incoming orders, verify payment status, update shipping details, and manage cancellations or returns.</w:t>
      </w:r>
    </w:p>
    <w:p w:rsidR="00495141" w:rsidRPr="00495141" w:rsidRDefault="00495141" w:rsidP="00DE6008">
      <w:pPr>
        <w:numPr>
          <w:ilvl w:val="0"/>
          <w:numId w:val="5"/>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User Management:</w:t>
      </w:r>
      <w:r w:rsidRPr="00495141">
        <w:rPr>
          <w:rFonts w:ascii="Times New Roman" w:eastAsia="Times New Roman" w:hAnsi="Times New Roman" w:cs="Times New Roman"/>
          <w:sz w:val="24"/>
          <w:szCs w:val="24"/>
          <w:lang w:eastAsia="en-IN"/>
        </w:rPr>
        <w:t xml:space="preserve"> The ability to view registered users and manage accounts to maintain platform integrity.</w:t>
      </w:r>
    </w:p>
    <w:p w:rsidR="00495141" w:rsidRPr="003859D9" w:rsidRDefault="00495141" w:rsidP="00DE6008">
      <w:pPr>
        <w:pStyle w:val="ListParagraph"/>
        <w:numPr>
          <w:ilvl w:val="1"/>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3859D9">
        <w:rPr>
          <w:rFonts w:ascii="Times New Roman" w:eastAsia="Times New Roman" w:hAnsi="Times New Roman" w:cs="Times New Roman"/>
          <w:b/>
          <w:bCs/>
          <w:sz w:val="24"/>
          <w:szCs w:val="24"/>
          <w:lang w:eastAsia="en-IN"/>
        </w:rPr>
        <w:t xml:space="preserve"> Technical Scope:</w:t>
      </w:r>
    </w:p>
    <w:p w:rsidR="00495141" w:rsidRPr="00495141" w:rsidRDefault="00495141" w:rsidP="00DE6008">
      <w:pPr>
        <w:numPr>
          <w:ilvl w:val="0"/>
          <w:numId w:val="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Responsive Design:</w:t>
      </w:r>
      <w:r w:rsidRPr="00495141">
        <w:rPr>
          <w:rFonts w:ascii="Times New Roman" w:eastAsia="Times New Roman" w:hAnsi="Times New Roman" w:cs="Times New Roman"/>
          <w:sz w:val="24"/>
          <w:szCs w:val="24"/>
          <w:lang w:eastAsia="en-IN"/>
        </w:rPr>
        <w:t xml:space="preserve"> Ensuring the website is fully functional and visually appealing across all device types, including desktop monitors, tablets, and mobile smartphones.</w:t>
      </w:r>
    </w:p>
    <w:p w:rsidR="00495141" w:rsidRPr="00495141" w:rsidRDefault="00495141" w:rsidP="00DE6008">
      <w:pPr>
        <w:numPr>
          <w:ilvl w:val="0"/>
          <w:numId w:val="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Secure Transactions:</w:t>
      </w:r>
      <w:r w:rsidRPr="00495141">
        <w:rPr>
          <w:rFonts w:ascii="Times New Roman" w:eastAsia="Times New Roman" w:hAnsi="Times New Roman" w:cs="Times New Roman"/>
          <w:sz w:val="24"/>
          <w:szCs w:val="24"/>
          <w:lang w:eastAsia="en-IN"/>
        </w:rPr>
        <w:t xml:space="preserve"> Integration of reliable payment gateways to facilitate safe online monetary transactions.</w:t>
      </w:r>
    </w:p>
    <w:p w:rsidR="00495141" w:rsidRPr="00495141" w:rsidRDefault="00495141" w:rsidP="00DE6008">
      <w:pPr>
        <w:numPr>
          <w:ilvl w:val="0"/>
          <w:numId w:val="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95141">
        <w:rPr>
          <w:rFonts w:ascii="Times New Roman" w:eastAsia="Times New Roman" w:hAnsi="Times New Roman" w:cs="Times New Roman"/>
          <w:b/>
          <w:bCs/>
          <w:sz w:val="24"/>
          <w:szCs w:val="24"/>
          <w:lang w:eastAsia="en-IN"/>
        </w:rPr>
        <w:t>Database Integrity:</w:t>
      </w:r>
      <w:r w:rsidRPr="00495141">
        <w:rPr>
          <w:rFonts w:ascii="Times New Roman" w:eastAsia="Times New Roman" w:hAnsi="Times New Roman" w:cs="Times New Roman"/>
          <w:sz w:val="24"/>
          <w:szCs w:val="24"/>
          <w:lang w:eastAsia="en-IN"/>
        </w:rPr>
        <w:t xml:space="preserve"> Designing a relational database to efficiently store and retrieve complex data regarding products, users, orders, and transactions without redundancy.</w:t>
      </w:r>
    </w:p>
    <w:p w:rsidR="006067B9" w:rsidRPr="007E5E51" w:rsidRDefault="00E50AA2" w:rsidP="00DE6008">
      <w:pPr>
        <w:jc w:val="both"/>
      </w:pPr>
      <w:r>
        <w:br w:type="page"/>
      </w:r>
    </w:p>
    <w:p w:rsidR="00382C48" w:rsidRPr="00E73993" w:rsidRDefault="003F71E1">
      <w:pPr>
        <w:spacing w:before="100" w:beforeAutospacing="1" w:after="100" w:afterAutospacing="1" w:line="480" w:lineRule="auto"/>
        <w:ind w:left="360"/>
        <w:jc w:val="center"/>
        <w:outlineLvl w:val="2"/>
        <w:rPr>
          <w:ins w:id="0" w:author="CHETAN SONI" w:date="2026-02-16T23:12:00Z"/>
          <w:rFonts w:ascii="Times New Roman" w:eastAsia="Times New Roman" w:hAnsi="Times New Roman" w:cs="Times New Roman"/>
          <w:b/>
          <w:bCs/>
          <w:sz w:val="32"/>
          <w:szCs w:val="27"/>
          <w:u w:val="single"/>
          <w:lang w:eastAsia="en-IN"/>
          <w:rPrChange w:id="1" w:author="CHETAN SONI" w:date="2026-02-16T23:13:00Z">
            <w:rPr>
              <w:ins w:id="2" w:author="CHETAN SONI" w:date="2026-02-16T23:12:00Z"/>
              <w:rFonts w:ascii="Times New Roman" w:eastAsia="Times New Roman" w:hAnsi="Times New Roman" w:cs="Times New Roman"/>
              <w:b/>
              <w:bCs/>
              <w:noProof/>
              <w:color w:val="000000"/>
              <w:spacing w:val="-2"/>
              <w:sz w:val="32"/>
              <w:szCs w:val="32"/>
              <w:u w:val="single" w:color="000000"/>
            </w:rPr>
          </w:rPrChange>
        </w:rPr>
        <w:pPrChange w:id="3" w:author="CHETAN SONI" w:date="2026-02-16T23:13:00Z">
          <w:pPr>
            <w:spacing w:before="53" w:line="480" w:lineRule="auto"/>
            <w:ind w:left="1440" w:right="602" w:firstLine="1"/>
            <w:jc w:val="both"/>
          </w:pPr>
        </w:pPrChange>
      </w:pPr>
      <w:ins w:id="4" w:author="CHETAN SONI" w:date="2026-02-16T23:13:00Z">
        <w:r w:rsidRPr="00C55F51">
          <w:rPr>
            <w:rFonts w:ascii="Times New Roman" w:eastAsia="Times New Roman" w:hAnsi="Times New Roman" w:cs="Times New Roman"/>
            <w:b/>
            <w:bCs/>
            <w:sz w:val="32"/>
            <w:szCs w:val="27"/>
            <w:u w:val="single"/>
            <w:lang w:eastAsia="en-IN"/>
          </w:rPr>
          <w:lastRenderedPageBreak/>
          <w:t>3</w:t>
        </w:r>
      </w:ins>
      <w:r w:rsidR="001C7141">
        <w:rPr>
          <w:rFonts w:ascii="Times New Roman" w:eastAsia="Times New Roman" w:hAnsi="Times New Roman" w:cs="Times New Roman"/>
          <w:b/>
          <w:bCs/>
          <w:sz w:val="32"/>
          <w:szCs w:val="27"/>
          <w:u w:val="single"/>
          <w:lang w:eastAsia="en-IN"/>
        </w:rPr>
        <w:t>(A)</w:t>
      </w:r>
      <w:ins w:id="5" w:author="CHETAN SONI" w:date="2026-02-16T23:13:00Z">
        <w:r w:rsidRPr="00C55F51">
          <w:rPr>
            <w:rFonts w:ascii="Times New Roman" w:eastAsia="Times New Roman" w:hAnsi="Times New Roman" w:cs="Times New Roman"/>
            <w:b/>
            <w:bCs/>
            <w:sz w:val="32"/>
            <w:szCs w:val="27"/>
            <w:u w:val="single"/>
            <w:lang w:eastAsia="en-IN"/>
          </w:rPr>
          <w:t>.</w:t>
        </w:r>
        <w:r>
          <w:rPr>
            <w:rFonts w:ascii="Times New Roman" w:eastAsia="Times New Roman" w:hAnsi="Times New Roman" w:cs="Times New Roman"/>
            <w:b/>
            <w:bCs/>
            <w:sz w:val="32"/>
            <w:szCs w:val="27"/>
            <w:u w:val="single"/>
            <w:lang w:eastAsia="en-IN"/>
          </w:rPr>
          <w:tab/>
        </w:r>
        <w:r w:rsidR="00382C48" w:rsidRPr="003F71E1">
          <w:rPr>
            <w:rFonts w:ascii="Times New Roman" w:eastAsia="Times New Roman" w:hAnsi="Times New Roman" w:cs="Times New Roman"/>
            <w:b/>
            <w:bCs/>
            <w:sz w:val="32"/>
            <w:szCs w:val="27"/>
            <w:u w:val="single"/>
            <w:lang w:eastAsia="en-IN"/>
            <w:rPrChange w:id="6" w:author="CHETAN SONI" w:date="2026-02-16T23:13:00Z">
              <w:rPr>
                <w:lang w:eastAsia="en-IN"/>
              </w:rPr>
            </w:rPrChange>
          </w:rPr>
          <w:t>INTRODUCTION OF HTML AND CSS</w:t>
        </w:r>
      </w:ins>
    </w:p>
    <w:p w:rsidR="00572109" w:rsidRPr="007E5E51" w:rsidDel="00382C48" w:rsidRDefault="00572109" w:rsidP="00DE6008">
      <w:pPr>
        <w:spacing w:before="319" w:line="480" w:lineRule="auto"/>
        <w:ind w:left="1440" w:right="2240" w:firstLine="720"/>
        <w:jc w:val="both"/>
        <w:rPr>
          <w:del w:id="7" w:author="CHETAN SONI" w:date="2026-02-16T23:12:00Z"/>
          <w:rFonts w:ascii="Times New Roman" w:eastAsia="Times New Roman" w:hAnsi="Times New Roman" w:cs="Times New Roman"/>
          <w:b/>
          <w:bCs/>
          <w:noProof/>
          <w:color w:val="000000"/>
          <w:spacing w:val="-49"/>
          <w:sz w:val="32"/>
          <w:szCs w:val="32"/>
          <w:u w:val="single" w:color="000000"/>
        </w:rPr>
      </w:pPr>
      <w:del w:id="8" w:author="CHETAN SONI" w:date="2026-02-16T23:12:00Z">
        <w:r w:rsidDel="00382C48">
          <w:rPr>
            <w:rFonts w:ascii="Times New Roman" w:eastAsia="Times New Roman" w:hAnsi="Times New Roman" w:cs="Times New Roman"/>
            <w:b/>
            <w:bCs/>
            <w:noProof/>
            <w:color w:val="000000"/>
            <w:spacing w:val="-2"/>
            <w:sz w:val="32"/>
            <w:szCs w:val="32"/>
            <w:u w:val="single" w:color="000000"/>
          </w:rPr>
          <w:delText>INTRODUCTION OF HTML AND CSS</w:delText>
        </w:r>
      </w:del>
    </w:p>
    <w:p w:rsidR="00F52B2F" w:rsidRPr="00821475" w:rsidRDefault="00572109" w:rsidP="00DE6008">
      <w:pPr>
        <w:spacing w:before="53" w:line="480" w:lineRule="auto"/>
        <w:ind w:left="1440" w:right="602"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z w:val="24"/>
          <w:szCs w:val="24"/>
        </w:rPr>
        <w:t>HTML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(Hypertext</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Mark-up</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3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CSS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(Cascading</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Style</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Sheets)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essential technologies</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form</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pacing w:val="-1"/>
          <w:sz w:val="24"/>
          <w:szCs w:val="24"/>
        </w:rPr>
        <w:t>foundation</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2"/>
          <w:sz w:val="24"/>
          <w:szCs w:val="24"/>
        </w:rPr>
        <w:t>of</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z w:val="24"/>
          <w:szCs w:val="24"/>
        </w:rPr>
        <w:t>web</w:t>
      </w:r>
      <w:r>
        <w:rPr>
          <w:rFonts w:ascii="Times New Roman" w:eastAsia="Times New Roman" w:hAnsi="Times New Roman" w:cs="Times New Roman"/>
          <w:noProof/>
          <w:color w:val="000000"/>
          <w:spacing w:val="59"/>
          <w:sz w:val="24"/>
          <w:szCs w:val="24"/>
        </w:rPr>
        <w:t xml:space="preserve"> </w:t>
      </w:r>
      <w:r>
        <w:rPr>
          <w:rFonts w:ascii="Times New Roman" w:eastAsia="Times New Roman" w:hAnsi="Times New Roman" w:cs="Times New Roman"/>
          <w:noProof/>
          <w:color w:val="000000"/>
          <w:sz w:val="24"/>
          <w:szCs w:val="24"/>
        </w:rPr>
        <w:t>development,</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enabling</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pacing w:val="-1"/>
          <w:sz w:val="24"/>
          <w:szCs w:val="24"/>
        </w:rPr>
        <w:t>creation</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z w:val="24"/>
          <w:szCs w:val="24"/>
        </w:rPr>
        <w:t>of visually</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engaging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1"/>
          <w:sz w:val="24"/>
          <w:szCs w:val="24"/>
        </w:rPr>
        <w:t>well-structured</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pages.</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Much</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2"/>
          <w:sz w:val="24"/>
          <w:szCs w:val="24"/>
        </w:rPr>
        <w:t>like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Visual</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Basic</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in</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z w:val="24"/>
          <w:szCs w:val="24"/>
        </w:rPr>
        <w:t xml:space="preserve">application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HTML</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5"/>
          <w:sz w:val="24"/>
          <w:szCs w:val="24"/>
        </w:rPr>
        <w:t xml:space="preserve">and </w:t>
      </w:r>
      <w:r>
        <w:rPr>
          <w:rFonts w:ascii="Times New Roman" w:eastAsia="Times New Roman" w:hAnsi="Times New Roman" w:cs="Times New Roman"/>
          <w:noProof/>
          <w:color w:val="000000"/>
          <w:spacing w:val="-1"/>
          <w:sz w:val="24"/>
          <w:szCs w:val="24"/>
        </w:rPr>
        <w:t>CSS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are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integral</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defining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structure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presentation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 xml:space="preserve">web </w:t>
      </w:r>
      <w:r>
        <w:rPr>
          <w:rFonts w:ascii="Times New Roman" w:eastAsia="Times New Roman" w:hAnsi="Times New Roman" w:cs="Times New Roman"/>
          <w:noProof/>
          <w:color w:val="000000"/>
          <w:spacing w:val="1"/>
          <w:sz w:val="24"/>
          <w:szCs w:val="24"/>
        </w:rPr>
        <w:t>content.</w:t>
      </w:r>
    </w:p>
    <w:p w:rsidR="00572109" w:rsidRDefault="00572109" w:rsidP="00DE6008">
      <w:pPr>
        <w:spacing w:before="319" w:line="480" w:lineRule="auto"/>
        <w:ind w:left="1440" w:firstLine="1"/>
        <w:jc w:val="both"/>
        <w:rPr>
          <w:rFonts w:ascii="Times New Roman" w:eastAsia="Times New Roman" w:hAnsi="Times New Roman" w:cs="Times New Roman"/>
          <w:b/>
          <w:bCs/>
          <w:noProof/>
          <w:color w:val="000000"/>
          <w:spacing w:val="1"/>
          <w:sz w:val="32"/>
          <w:szCs w:val="32"/>
        </w:rPr>
      </w:pPr>
      <w:r>
        <w:rPr>
          <w:rFonts w:ascii="Times New Roman" w:eastAsia="Times New Roman" w:hAnsi="Times New Roman" w:cs="Times New Roman"/>
          <w:b/>
          <w:bCs/>
          <w:noProof/>
          <w:color w:val="000000"/>
          <w:spacing w:val="-1"/>
          <w:sz w:val="32"/>
          <w:szCs w:val="32"/>
        </w:rPr>
        <w:t>HTML</w:t>
      </w:r>
      <w:r>
        <w:rPr>
          <w:rFonts w:ascii="Times New Roman" w:eastAsia="Times New Roman" w:hAnsi="Times New Roman" w:cs="Times New Roman"/>
          <w:b/>
          <w:bCs/>
          <w:noProof/>
          <w:color w:val="000000"/>
          <w:spacing w:val="-17"/>
          <w:sz w:val="32"/>
          <w:szCs w:val="32"/>
        </w:rPr>
        <w:t xml:space="preserve"> </w:t>
      </w:r>
      <w:r>
        <w:rPr>
          <w:rFonts w:ascii="Times New Roman" w:eastAsia="Times New Roman" w:hAnsi="Times New Roman" w:cs="Times New Roman"/>
          <w:b/>
          <w:bCs/>
          <w:noProof/>
          <w:color w:val="000000"/>
          <w:spacing w:val="-1"/>
          <w:sz w:val="32"/>
          <w:szCs w:val="32"/>
        </w:rPr>
        <w:t>(Hypertext</w:t>
      </w:r>
      <w:r>
        <w:rPr>
          <w:rFonts w:ascii="Times New Roman" w:eastAsia="Times New Roman" w:hAnsi="Times New Roman" w:cs="Times New Roman"/>
          <w:b/>
          <w:bCs/>
          <w:noProof/>
          <w:color w:val="000000"/>
          <w:spacing w:val="-2"/>
          <w:sz w:val="32"/>
          <w:szCs w:val="32"/>
        </w:rPr>
        <w:t xml:space="preserve"> </w:t>
      </w:r>
      <w:r>
        <w:rPr>
          <w:rFonts w:ascii="Times New Roman" w:eastAsia="Times New Roman" w:hAnsi="Times New Roman" w:cs="Times New Roman"/>
          <w:b/>
          <w:bCs/>
          <w:noProof/>
          <w:color w:val="000000"/>
          <w:sz w:val="32"/>
          <w:szCs w:val="32"/>
        </w:rPr>
        <w:t>Mark-up</w:t>
      </w:r>
      <w:r>
        <w:rPr>
          <w:rFonts w:ascii="Times New Roman" w:eastAsia="Times New Roman" w:hAnsi="Times New Roman" w:cs="Times New Roman"/>
          <w:b/>
          <w:bCs/>
          <w:noProof/>
          <w:color w:val="000000"/>
          <w:spacing w:val="2"/>
          <w:sz w:val="32"/>
          <w:szCs w:val="32"/>
        </w:rPr>
        <w:t xml:space="preserve"> </w:t>
      </w:r>
      <w:r>
        <w:rPr>
          <w:rFonts w:ascii="Times New Roman" w:eastAsia="Times New Roman" w:hAnsi="Times New Roman" w:cs="Times New Roman"/>
          <w:b/>
          <w:bCs/>
          <w:noProof/>
          <w:color w:val="000000"/>
          <w:sz w:val="32"/>
          <w:szCs w:val="32"/>
        </w:rPr>
        <w:t>Language):</w:t>
      </w:r>
    </w:p>
    <w:p w:rsidR="00572109" w:rsidRPr="00821475" w:rsidRDefault="00572109" w:rsidP="00DE6008">
      <w:pPr>
        <w:spacing w:before="199" w:line="480" w:lineRule="auto"/>
        <w:ind w:left="1440" w:right="595" w:firstLine="1"/>
        <w:jc w:val="both"/>
        <w:rPr>
          <w:rFonts w:ascii="Times New Roman" w:eastAsia="Times New Roman" w:hAnsi="Times New Roman" w:cs="Times New Roman"/>
          <w:noProof/>
          <w:color w:val="000000"/>
          <w:spacing w:val="10"/>
          <w:sz w:val="24"/>
          <w:szCs w:val="24"/>
        </w:rPr>
      </w:pPr>
      <w:r>
        <w:rPr>
          <w:rFonts w:ascii="Times New Roman" w:eastAsia="Times New Roman" w:hAnsi="Times New Roman" w:cs="Times New Roman"/>
          <w:noProof/>
          <w:color w:val="000000"/>
          <w:sz w:val="24"/>
          <w:szCs w:val="24"/>
        </w:rPr>
        <w:t>HTML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serves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as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fundamental</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framework</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web</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pages,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providing</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4"/>
          <w:sz w:val="24"/>
          <w:szCs w:val="24"/>
        </w:rPr>
        <w:t xml:space="preserve">a </w:t>
      </w:r>
      <w:r>
        <w:rPr>
          <w:rFonts w:ascii="Times New Roman" w:eastAsia="Times New Roman" w:hAnsi="Times New Roman" w:cs="Times New Roman"/>
          <w:noProof/>
          <w:color w:val="000000"/>
          <w:sz w:val="24"/>
          <w:szCs w:val="24"/>
        </w:rPr>
        <w:t>structured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 xml:space="preserve">mark- </w:t>
      </w:r>
      <w:r>
        <w:rPr>
          <w:rFonts w:ascii="Times New Roman" w:eastAsia="Times New Roman" w:hAnsi="Times New Roman" w:cs="Times New Roman"/>
          <w:noProof/>
          <w:color w:val="000000"/>
          <w:sz w:val="24"/>
          <w:szCs w:val="24"/>
        </w:rPr>
        <w:t>up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language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define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content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layout.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use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HTML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create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documents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 xml:space="preserve">by </w:t>
      </w:r>
      <w:r>
        <w:rPr>
          <w:rFonts w:ascii="Times New Roman" w:eastAsia="Times New Roman" w:hAnsi="Times New Roman" w:cs="Times New Roman"/>
          <w:noProof/>
          <w:color w:val="000000"/>
          <w:spacing w:val="-1"/>
          <w:sz w:val="24"/>
          <w:szCs w:val="24"/>
        </w:rPr>
        <w:t>utilizing</w:t>
      </w:r>
      <w:r>
        <w:rPr>
          <w:rFonts w:ascii="Times New Roman" w:eastAsia="Times New Roman" w:hAnsi="Times New Roman" w:cs="Times New Roman"/>
          <w:noProof/>
          <w:color w:val="000000"/>
          <w:spacing w:val="51"/>
          <w:sz w:val="24"/>
          <w:szCs w:val="24"/>
        </w:rPr>
        <w:t xml:space="preserve"> </w:t>
      </w:r>
      <w:r>
        <w:rPr>
          <w:rFonts w:ascii="Times New Roman" w:eastAsia="Times New Roman" w:hAnsi="Times New Roman" w:cs="Times New Roman"/>
          <w:noProof/>
          <w:color w:val="000000"/>
          <w:spacing w:val="-1"/>
          <w:sz w:val="24"/>
          <w:szCs w:val="24"/>
        </w:rPr>
        <w:t>tags</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z w:val="24"/>
          <w:szCs w:val="24"/>
        </w:rPr>
        <w:t>categorize</w:t>
      </w:r>
      <w:r>
        <w:rPr>
          <w:rFonts w:ascii="Times New Roman" w:eastAsia="Times New Roman" w:hAnsi="Times New Roman" w:cs="Times New Roman"/>
          <w:noProof/>
          <w:color w:val="000000"/>
          <w:spacing w:val="52"/>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organize</w:t>
      </w:r>
      <w:r>
        <w:rPr>
          <w:rFonts w:ascii="Times New Roman" w:eastAsia="Times New Roman" w:hAnsi="Times New Roman" w:cs="Times New Roman"/>
          <w:noProof/>
          <w:color w:val="000000"/>
          <w:spacing w:val="52"/>
          <w:sz w:val="24"/>
          <w:szCs w:val="24"/>
        </w:rPr>
        <w:t xml:space="preserve"> </w:t>
      </w:r>
      <w:r>
        <w:rPr>
          <w:rFonts w:ascii="Times New Roman" w:eastAsia="Times New Roman" w:hAnsi="Times New Roman" w:cs="Times New Roman"/>
          <w:noProof/>
          <w:color w:val="000000"/>
          <w:spacing w:val="-1"/>
          <w:sz w:val="24"/>
          <w:szCs w:val="24"/>
        </w:rPr>
        <w:t>different</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z w:val="24"/>
          <w:szCs w:val="24"/>
        </w:rPr>
        <w:t>elements</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z w:val="24"/>
          <w:szCs w:val="24"/>
        </w:rPr>
        <w:t>on</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26"/>
          <w:sz w:val="24"/>
          <w:szCs w:val="24"/>
        </w:rPr>
        <w:t xml:space="preserve">a </w:t>
      </w:r>
      <w:r>
        <w:rPr>
          <w:rFonts w:ascii="Times New Roman" w:eastAsia="Times New Roman" w:hAnsi="Times New Roman" w:cs="Times New Roman"/>
          <w:noProof/>
          <w:color w:val="000000"/>
          <w:sz w:val="24"/>
          <w:szCs w:val="24"/>
        </w:rPr>
        <w:t>webpage,</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z w:val="24"/>
          <w:szCs w:val="24"/>
        </w:rPr>
        <w:t>such</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 xml:space="preserve">as </w:t>
      </w:r>
      <w:r>
        <w:rPr>
          <w:rFonts w:ascii="Times New Roman" w:eastAsia="Times New Roman" w:hAnsi="Times New Roman" w:cs="Times New Roman"/>
          <w:noProof/>
          <w:color w:val="000000"/>
          <w:sz w:val="24"/>
          <w:szCs w:val="24"/>
        </w:rPr>
        <w:t>headings,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paragraphs,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images,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links,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forms,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more.</w:t>
      </w:r>
    </w:p>
    <w:p w:rsidR="00572109" w:rsidRDefault="00572109" w:rsidP="00DE6008">
      <w:pPr>
        <w:spacing w:before="319" w:line="480" w:lineRule="auto"/>
        <w:ind w:left="1440" w:firstLine="1"/>
        <w:jc w:val="both"/>
        <w:rPr>
          <w:rFonts w:ascii="Times New Roman" w:eastAsia="Times New Roman" w:hAnsi="Times New Roman" w:cs="Times New Roman"/>
          <w:b/>
          <w:bCs/>
          <w:noProof/>
          <w:color w:val="000000"/>
          <w:spacing w:val="-3"/>
          <w:sz w:val="32"/>
          <w:szCs w:val="32"/>
        </w:rPr>
      </w:pPr>
      <w:r>
        <w:rPr>
          <w:rFonts w:ascii="Times New Roman" w:eastAsia="Times New Roman" w:hAnsi="Times New Roman" w:cs="Times New Roman"/>
          <w:b/>
          <w:bCs/>
          <w:noProof/>
          <w:color w:val="000000"/>
          <w:spacing w:val="-1"/>
          <w:sz w:val="32"/>
          <w:szCs w:val="32"/>
        </w:rPr>
        <w:t>CSS (</w:t>
      </w:r>
      <w:r w:rsidRPr="00F16C67">
        <w:rPr>
          <w:rFonts w:ascii="Times New Roman" w:eastAsia="Times New Roman" w:hAnsi="Times New Roman" w:cs="Times New Roman"/>
          <w:b/>
          <w:bCs/>
          <w:noProof/>
          <w:color w:val="000000"/>
          <w:spacing w:val="-1"/>
          <w:sz w:val="28"/>
          <w:szCs w:val="32"/>
        </w:rPr>
        <w:t>Cascading</w:t>
      </w:r>
      <w:r>
        <w:rPr>
          <w:rFonts w:ascii="Times New Roman" w:eastAsia="Times New Roman" w:hAnsi="Times New Roman" w:cs="Times New Roman"/>
          <w:b/>
          <w:bCs/>
          <w:noProof/>
          <w:color w:val="000000"/>
          <w:spacing w:val="1"/>
          <w:sz w:val="32"/>
          <w:szCs w:val="32"/>
        </w:rPr>
        <w:t xml:space="preserve"> </w:t>
      </w:r>
      <w:r>
        <w:rPr>
          <w:rFonts w:ascii="Times New Roman" w:eastAsia="Times New Roman" w:hAnsi="Times New Roman" w:cs="Times New Roman"/>
          <w:b/>
          <w:bCs/>
          <w:noProof/>
          <w:color w:val="000000"/>
          <w:spacing w:val="-1"/>
          <w:sz w:val="32"/>
          <w:szCs w:val="32"/>
        </w:rPr>
        <w:t>Style Sheets):</w:t>
      </w:r>
    </w:p>
    <w:p w:rsidR="00572109" w:rsidRDefault="00572109" w:rsidP="00DE6008">
      <w:pPr>
        <w:spacing w:before="40" w:line="480" w:lineRule="auto"/>
        <w:ind w:left="1440" w:right="845"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2"/>
          <w:sz w:val="24"/>
          <w:szCs w:val="24"/>
        </w:rPr>
        <w:t>CSS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complements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HTML</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5"/>
          <w:sz w:val="24"/>
          <w:szCs w:val="24"/>
        </w:rPr>
        <w:t>by</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allowing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to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manage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visual</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styling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 xml:space="preserve">web </w:t>
      </w:r>
      <w:r>
        <w:rPr>
          <w:rFonts w:ascii="Times New Roman" w:eastAsia="Times New Roman" w:hAnsi="Times New Roman" w:cs="Times New Roman"/>
          <w:noProof/>
          <w:color w:val="000000"/>
          <w:spacing w:val="-1"/>
          <w:sz w:val="24"/>
          <w:szCs w:val="24"/>
        </w:rPr>
        <w:t>pages.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It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introduces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style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rules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that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dictate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how</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HTML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elements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should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displayed across </w:t>
      </w:r>
      <w:r>
        <w:rPr>
          <w:rFonts w:ascii="Times New Roman" w:eastAsia="Times New Roman" w:hAnsi="Times New Roman" w:cs="Times New Roman"/>
          <w:noProof/>
          <w:color w:val="000000"/>
          <w:sz w:val="24"/>
          <w:szCs w:val="24"/>
        </w:rPr>
        <w:t xml:space="preserve">various </w:t>
      </w:r>
      <w:r>
        <w:rPr>
          <w:rFonts w:ascii="Times New Roman" w:eastAsia="Times New Roman" w:hAnsi="Times New Roman" w:cs="Times New Roman"/>
          <w:noProof/>
          <w:color w:val="000000"/>
          <w:spacing w:val="-1"/>
          <w:sz w:val="24"/>
          <w:szCs w:val="24"/>
        </w:rPr>
        <w:t>devices.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By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separating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content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from</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design,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CSS</w:t>
      </w:r>
      <w:r>
        <w:rPr>
          <w:rFonts w:ascii="Times New Roman" w:eastAsia="Times New Roman" w:hAnsi="Times New Roman" w:cs="Times New Roman"/>
          <w:noProof/>
          <w:color w:val="000000"/>
          <w:sz w:val="24"/>
          <w:szCs w:val="24"/>
        </w:rPr>
        <w:t xml:space="preserve"> streamlines </w:t>
      </w:r>
      <w:r>
        <w:rPr>
          <w:rFonts w:ascii="Times New Roman" w:eastAsia="Times New Roman" w:hAnsi="Times New Roman" w:cs="Times New Roman"/>
          <w:noProof/>
          <w:color w:val="000000"/>
          <w:spacing w:val="-1"/>
          <w:sz w:val="24"/>
          <w:szCs w:val="24"/>
        </w:rPr>
        <w:t>the creation</w:t>
      </w:r>
      <w:r w:rsidR="0058620B">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of </w:t>
      </w:r>
      <w:r>
        <w:rPr>
          <w:rFonts w:ascii="Times New Roman" w:eastAsia="Times New Roman" w:hAnsi="Times New Roman" w:cs="Times New Roman"/>
          <w:noProof/>
          <w:color w:val="000000"/>
          <w:spacing w:val="-1"/>
          <w:sz w:val="24"/>
          <w:szCs w:val="24"/>
        </w:rPr>
        <w:t>consistent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visually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appealing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user </w:t>
      </w:r>
      <w:r>
        <w:rPr>
          <w:rFonts w:ascii="Times New Roman" w:eastAsia="Times New Roman" w:hAnsi="Times New Roman" w:cs="Times New Roman"/>
          <w:noProof/>
          <w:color w:val="000000"/>
          <w:sz w:val="24"/>
          <w:szCs w:val="24"/>
        </w:rPr>
        <w:t>interfaces.</w:t>
      </w:r>
    </w:p>
    <w:p w:rsidR="004F7DDA" w:rsidRDefault="00572109" w:rsidP="00DE6008">
      <w:pPr>
        <w:spacing w:before="69" w:line="480" w:lineRule="auto"/>
        <w:ind w:left="1440" w:right="601" w:firstLine="1"/>
        <w:jc w:val="both"/>
        <w:rPr>
          <w:ins w:id="9" w:author="CHETAN SONI" w:date="2026-02-16T23:13:00Z"/>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4"/>
          <w:sz w:val="24"/>
          <w:szCs w:val="24"/>
        </w:rPr>
        <w:t>Together,</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HTML</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CSS</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provide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essential</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building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blocks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crafting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an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 xml:space="preserve">engaging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user-friendly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web</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experience.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While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 xml:space="preserve">HTML </w:t>
      </w:r>
      <w:r>
        <w:rPr>
          <w:rFonts w:ascii="Times New Roman" w:eastAsia="Times New Roman" w:hAnsi="Times New Roman" w:cs="Times New Roman"/>
          <w:noProof/>
          <w:color w:val="000000"/>
          <w:sz w:val="24"/>
          <w:szCs w:val="24"/>
        </w:rPr>
        <w:t>defines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structure,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CSS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enhances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 xml:space="preserve">the </w:t>
      </w:r>
      <w:r>
        <w:rPr>
          <w:rFonts w:ascii="Times New Roman" w:eastAsia="Times New Roman" w:hAnsi="Times New Roman" w:cs="Times New Roman"/>
          <w:noProof/>
          <w:color w:val="000000"/>
          <w:spacing w:val="-1"/>
          <w:sz w:val="24"/>
          <w:szCs w:val="24"/>
        </w:rPr>
        <w:t>design,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offering</w:t>
      </w:r>
      <w:r>
        <w:rPr>
          <w:rFonts w:ascii="Times New Roman" w:eastAsia="Times New Roman" w:hAnsi="Times New Roman" w:cs="Times New Roman"/>
          <w:noProof/>
          <w:color w:val="000000"/>
          <w:spacing w:val="6"/>
          <w:sz w:val="24"/>
          <w:szCs w:val="24"/>
        </w:rPr>
        <w:t xml:space="preserve"> a </w:t>
      </w:r>
      <w:r>
        <w:rPr>
          <w:rFonts w:ascii="Times New Roman" w:eastAsia="Times New Roman" w:hAnsi="Times New Roman" w:cs="Times New Roman"/>
          <w:noProof/>
          <w:color w:val="000000"/>
          <w:spacing w:val="1"/>
          <w:sz w:val="24"/>
          <w:szCs w:val="24"/>
        </w:rPr>
        <w:t>flexible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lastRenderedPageBreak/>
        <w:t>responsive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layout.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This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synergy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supports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principles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 xml:space="preserve">of </w:t>
      </w:r>
      <w:r>
        <w:rPr>
          <w:rFonts w:ascii="Times New Roman" w:eastAsia="Times New Roman" w:hAnsi="Times New Roman" w:cs="Times New Roman"/>
          <w:noProof/>
          <w:color w:val="000000"/>
          <w:spacing w:val="-1"/>
          <w:sz w:val="24"/>
          <w:szCs w:val="24"/>
        </w:rPr>
        <w:t>Rapid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Application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(RAD),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simplifying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process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of</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designing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 xml:space="preserve">styling </w:t>
      </w:r>
      <w:r>
        <w:rPr>
          <w:rFonts w:ascii="Times New Roman" w:eastAsia="Times New Roman" w:hAnsi="Times New Roman" w:cs="Times New Roman"/>
          <w:noProof/>
          <w:color w:val="000000"/>
          <w:spacing w:val="3"/>
          <w:sz w:val="24"/>
          <w:szCs w:val="24"/>
        </w:rPr>
        <w:t>web</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interfaces</w:t>
      </w:r>
      <w:r>
        <w:rPr>
          <w:rFonts w:ascii="Times New Roman" w:eastAsia="Times New Roman" w:hAnsi="Times New Roman" w:cs="Times New Roman"/>
          <w:noProof/>
          <w:color w:val="000000"/>
          <w:spacing w:val="13"/>
          <w:sz w:val="24"/>
          <w:szCs w:val="24"/>
        </w:rPr>
        <w:t xml:space="preserve"> </w:t>
      </w:r>
      <w:r>
        <w:rPr>
          <w:rFonts w:ascii="Times New Roman" w:eastAsia="Times New Roman" w:hAnsi="Times New Roman" w:cs="Times New Roman"/>
          <w:noProof/>
          <w:color w:val="000000"/>
          <w:spacing w:val="-1"/>
          <w:sz w:val="24"/>
          <w:szCs w:val="24"/>
        </w:rPr>
        <w:t>efficiently.</w:t>
      </w:r>
    </w:p>
    <w:p w:rsidR="00E73993" w:rsidRPr="00821475" w:rsidRDefault="00E73993">
      <w:pPr>
        <w:jc w:val="both"/>
        <w:rPr>
          <w:rFonts w:ascii="Times New Roman" w:eastAsia="Times New Roman" w:hAnsi="Times New Roman" w:cs="Times New Roman"/>
          <w:noProof/>
          <w:color w:val="000000"/>
          <w:spacing w:val="-1"/>
          <w:sz w:val="24"/>
          <w:szCs w:val="24"/>
        </w:rPr>
        <w:pPrChange w:id="10" w:author="CHETAN SONI" w:date="2026-02-16T23:13:00Z">
          <w:pPr>
            <w:spacing w:before="69" w:line="480" w:lineRule="auto"/>
            <w:ind w:left="1440" w:right="601" w:firstLine="1"/>
            <w:jc w:val="both"/>
          </w:pPr>
        </w:pPrChange>
      </w:pPr>
      <w:ins w:id="11" w:author="CHETAN SONI" w:date="2026-02-16T23:13:00Z">
        <w:r>
          <w:rPr>
            <w:rFonts w:ascii="Times New Roman" w:eastAsia="Times New Roman" w:hAnsi="Times New Roman" w:cs="Times New Roman"/>
            <w:noProof/>
            <w:color w:val="000000"/>
            <w:spacing w:val="-1"/>
            <w:sz w:val="24"/>
            <w:szCs w:val="24"/>
          </w:rPr>
          <w:br w:type="page"/>
        </w:r>
      </w:ins>
    </w:p>
    <w:p w:rsidR="006847E0" w:rsidRDefault="006847E0" w:rsidP="00DE6008">
      <w:pPr>
        <w:spacing w:before="63" w:line="480" w:lineRule="auto"/>
        <w:ind w:left="1440" w:right="602" w:firstLine="1"/>
        <w:jc w:val="both"/>
        <w:rPr>
          <w:rFonts w:ascii="Times New Roman" w:eastAsia="Times New Roman" w:hAnsi="Times New Roman" w:cs="Times New Roman"/>
          <w:b/>
          <w:bCs/>
          <w:sz w:val="32"/>
          <w:szCs w:val="27"/>
          <w:u w:val="single"/>
          <w:lang w:eastAsia="en-IN"/>
        </w:rPr>
      </w:pPr>
      <w:r>
        <w:rPr>
          <w:rFonts w:ascii="Times New Roman" w:eastAsia="Times New Roman" w:hAnsi="Times New Roman" w:cs="Times New Roman"/>
          <w:b/>
          <w:bCs/>
          <w:sz w:val="32"/>
          <w:szCs w:val="27"/>
          <w:u w:val="single"/>
          <w:lang w:eastAsia="en-IN"/>
        </w:rPr>
        <w:lastRenderedPageBreak/>
        <w:t>3(B)</w:t>
      </w:r>
      <w:r w:rsidR="008A638D">
        <w:rPr>
          <w:rFonts w:ascii="Times New Roman" w:eastAsia="Times New Roman" w:hAnsi="Times New Roman" w:cs="Times New Roman"/>
          <w:b/>
          <w:bCs/>
          <w:sz w:val="32"/>
          <w:szCs w:val="27"/>
          <w:u w:val="single"/>
          <w:lang w:eastAsia="en-IN"/>
        </w:rPr>
        <w:t>.</w:t>
      </w:r>
      <w:r>
        <w:rPr>
          <w:rFonts w:ascii="Times New Roman" w:eastAsia="Times New Roman" w:hAnsi="Times New Roman" w:cs="Times New Roman"/>
          <w:b/>
          <w:bCs/>
          <w:sz w:val="32"/>
          <w:szCs w:val="27"/>
          <w:u w:val="single"/>
          <w:lang w:eastAsia="en-IN"/>
        </w:rPr>
        <w:t xml:space="preserve"> INTRODUCTION TO JAVASCRIPT</w:t>
      </w:r>
    </w:p>
    <w:p w:rsidR="009178D2" w:rsidRPr="00EC7CDE" w:rsidRDefault="009178D2" w:rsidP="00DE6008">
      <w:pPr>
        <w:spacing w:before="63" w:line="480" w:lineRule="auto"/>
        <w:ind w:left="1440" w:right="602"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3"/>
          <w:sz w:val="24"/>
          <w:szCs w:val="24"/>
        </w:rPr>
        <w:t xml:space="preserve">a </w:t>
      </w:r>
      <w:r>
        <w:rPr>
          <w:rFonts w:ascii="Times New Roman" w:eastAsia="Times New Roman" w:hAnsi="Times New Roman" w:cs="Times New Roman"/>
          <w:noProof/>
          <w:color w:val="000000"/>
          <w:sz w:val="24"/>
          <w:szCs w:val="24"/>
        </w:rPr>
        <w:t>versatile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powerful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programming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language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primarily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employed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 xml:space="preserve">web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It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4"/>
          <w:sz w:val="24"/>
          <w:szCs w:val="24"/>
        </w:rPr>
        <w:t xml:space="preserve">a </w:t>
      </w:r>
      <w:r>
        <w:rPr>
          <w:rFonts w:ascii="Times New Roman" w:eastAsia="Times New Roman" w:hAnsi="Times New Roman" w:cs="Times New Roman"/>
          <w:noProof/>
          <w:color w:val="000000"/>
          <w:spacing w:val="2"/>
          <w:sz w:val="24"/>
          <w:szCs w:val="24"/>
        </w:rPr>
        <w:t>key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component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modern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web</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browsers,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empowering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developers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 xml:space="preserve">to </w:t>
      </w:r>
      <w:r>
        <w:rPr>
          <w:rFonts w:ascii="Times New Roman" w:eastAsia="Times New Roman" w:hAnsi="Times New Roman" w:cs="Times New Roman"/>
          <w:noProof/>
          <w:color w:val="000000"/>
          <w:spacing w:val="-1"/>
          <w:sz w:val="24"/>
          <w:szCs w:val="24"/>
        </w:rPr>
        <w:t>create dynamic</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interactive user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interfaces.</w:t>
      </w:r>
      <w:r>
        <w:rPr>
          <w:rFonts w:ascii="Times New Roman" w:eastAsia="Times New Roman" w:hAnsi="Times New Roman" w:cs="Times New Roman"/>
          <w:noProof/>
          <w:color w:val="000000"/>
          <w:spacing w:val="1"/>
          <w:sz w:val="24"/>
          <w:szCs w:val="24"/>
        </w:rPr>
        <w:t xml:space="preserve"> Often</w:t>
      </w:r>
      <w:r>
        <w:rPr>
          <w:rFonts w:ascii="Times New Roman" w:eastAsia="Times New Roman" w:hAnsi="Times New Roman" w:cs="Times New Roman"/>
          <w:noProof/>
          <w:color w:val="000000"/>
          <w:sz w:val="24"/>
          <w:szCs w:val="24"/>
        </w:rPr>
        <w:t xml:space="preserve"> abbreviated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JS,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plays a </w:t>
      </w:r>
      <w:r>
        <w:rPr>
          <w:rFonts w:ascii="Times New Roman" w:eastAsia="Times New Roman" w:hAnsi="Times New Roman" w:cs="Times New Roman"/>
          <w:noProof/>
          <w:color w:val="000000"/>
          <w:sz w:val="24"/>
          <w:szCs w:val="24"/>
        </w:rPr>
        <w:t>pivotal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role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enhancing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web</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page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functionality</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through</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client-side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scripting.</w:t>
      </w:r>
    </w:p>
    <w:p w:rsidR="00111CF2" w:rsidRPr="002D5001" w:rsidRDefault="009178D2" w:rsidP="00DE6008">
      <w:pPr>
        <w:spacing w:before="319" w:line="480" w:lineRule="auto"/>
        <w:ind w:left="1440" w:firstLine="1"/>
        <w:jc w:val="both"/>
        <w:rPr>
          <w:rFonts w:ascii="Times New Roman" w:eastAsia="Times New Roman" w:hAnsi="Times New Roman" w:cs="Times New Roman"/>
          <w:b/>
          <w:bCs/>
          <w:noProof/>
          <w:color w:val="000000"/>
          <w:sz w:val="32"/>
          <w:szCs w:val="32"/>
        </w:rPr>
      </w:pPr>
      <w:r>
        <w:rPr>
          <w:rFonts w:ascii="Times New Roman" w:eastAsia="Times New Roman" w:hAnsi="Times New Roman" w:cs="Times New Roman"/>
          <w:b/>
          <w:bCs/>
          <w:noProof/>
          <w:color w:val="000000"/>
          <w:spacing w:val="-1"/>
          <w:sz w:val="32"/>
          <w:szCs w:val="32"/>
        </w:rPr>
        <w:t>Key</w:t>
      </w:r>
      <w:r>
        <w:rPr>
          <w:rFonts w:ascii="Times New Roman" w:eastAsia="Times New Roman" w:hAnsi="Times New Roman" w:cs="Times New Roman"/>
          <w:b/>
          <w:bCs/>
          <w:noProof/>
          <w:color w:val="000000"/>
          <w:sz w:val="32"/>
          <w:szCs w:val="32"/>
        </w:rPr>
        <w:t xml:space="preserve"> </w:t>
      </w:r>
      <w:r w:rsidRPr="00F16C67">
        <w:rPr>
          <w:rFonts w:ascii="Times New Roman" w:eastAsia="Times New Roman" w:hAnsi="Times New Roman" w:cs="Times New Roman"/>
          <w:b/>
          <w:bCs/>
          <w:noProof/>
          <w:color w:val="000000"/>
          <w:spacing w:val="-1"/>
          <w:sz w:val="28"/>
          <w:szCs w:val="32"/>
        </w:rPr>
        <w:t>Features</w:t>
      </w:r>
      <w:r>
        <w:rPr>
          <w:rFonts w:ascii="Times New Roman" w:eastAsia="Times New Roman" w:hAnsi="Times New Roman" w:cs="Times New Roman"/>
          <w:b/>
          <w:bCs/>
          <w:noProof/>
          <w:color w:val="000000"/>
          <w:spacing w:val="-1"/>
          <w:sz w:val="32"/>
          <w:szCs w:val="32"/>
        </w:rPr>
        <w:t xml:space="preserve"> of</w:t>
      </w:r>
      <w:r>
        <w:rPr>
          <w:rFonts w:ascii="Times New Roman" w:eastAsia="Times New Roman" w:hAnsi="Times New Roman" w:cs="Times New Roman"/>
          <w:b/>
          <w:bCs/>
          <w:noProof/>
          <w:color w:val="000000"/>
          <w:spacing w:val="-2"/>
          <w:sz w:val="32"/>
          <w:szCs w:val="32"/>
        </w:rPr>
        <w:t xml:space="preserve"> </w:t>
      </w:r>
      <w:r>
        <w:rPr>
          <w:rFonts w:ascii="Times New Roman" w:eastAsia="Times New Roman" w:hAnsi="Times New Roman" w:cs="Times New Roman"/>
          <w:b/>
          <w:bCs/>
          <w:noProof/>
          <w:color w:val="000000"/>
          <w:sz w:val="32"/>
          <w:szCs w:val="32"/>
        </w:rPr>
        <w:t>JavaScript:</w:t>
      </w:r>
    </w:p>
    <w:p w:rsidR="009178D2" w:rsidRPr="003827E8" w:rsidRDefault="009178D2" w:rsidP="00DE6008">
      <w:pPr>
        <w:pStyle w:val="ListParagraph"/>
        <w:numPr>
          <w:ilvl w:val="0"/>
          <w:numId w:val="44"/>
        </w:numPr>
        <w:spacing w:before="386" w:line="480" w:lineRule="auto"/>
        <w:jc w:val="both"/>
        <w:rPr>
          <w:rFonts w:ascii="Times New Roman" w:eastAsia="Times New Roman" w:hAnsi="Times New Roman" w:cs="Times New Roman"/>
          <w:b/>
          <w:bCs/>
          <w:noProof/>
          <w:color w:val="000000"/>
          <w:spacing w:val="1"/>
          <w:sz w:val="28"/>
          <w:szCs w:val="28"/>
        </w:rPr>
      </w:pPr>
      <w:r w:rsidRPr="003827E8">
        <w:rPr>
          <w:rFonts w:ascii="Times New Roman" w:eastAsia="Times New Roman" w:hAnsi="Times New Roman" w:cs="Times New Roman"/>
          <w:b/>
          <w:bCs/>
          <w:noProof/>
          <w:color w:val="000000"/>
          <w:sz w:val="28"/>
          <w:szCs w:val="28"/>
        </w:rPr>
        <w:t>Client-Side Scripting:</w:t>
      </w:r>
    </w:p>
    <w:p w:rsidR="009178D2" w:rsidRDefault="009178D2" w:rsidP="00DE6008">
      <w:pPr>
        <w:spacing w:before="17" w:line="480" w:lineRule="auto"/>
        <w:ind w:left="1440" w:right="939"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z w:val="24"/>
          <w:szCs w:val="24"/>
        </w:rPr>
        <w:t xml:space="preserve"> is predominantly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for</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client-side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scripting,</w:t>
      </w:r>
      <w:r>
        <w:rPr>
          <w:rFonts w:ascii="Times New Roman" w:eastAsia="Times New Roman" w:hAnsi="Times New Roman" w:cs="Times New Roman"/>
          <w:noProof/>
          <w:color w:val="000000"/>
          <w:sz w:val="24"/>
          <w:szCs w:val="24"/>
        </w:rPr>
        <w:t xml:space="preserve"> meaning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z w:val="24"/>
          <w:szCs w:val="24"/>
        </w:rPr>
        <w:t xml:space="preserve"> executes </w:t>
      </w:r>
      <w:r>
        <w:rPr>
          <w:rFonts w:ascii="Times New Roman" w:eastAsia="Times New Roman" w:hAnsi="Times New Roman" w:cs="Times New Roman"/>
          <w:noProof/>
          <w:color w:val="000000"/>
          <w:spacing w:val="-1"/>
          <w:sz w:val="24"/>
          <w:szCs w:val="24"/>
        </w:rPr>
        <w:t xml:space="preserve">directly </w:t>
      </w:r>
      <w:r>
        <w:rPr>
          <w:rFonts w:ascii="Times New Roman" w:eastAsia="Times New Roman" w:hAnsi="Times New Roman" w:cs="Times New Roman"/>
          <w:noProof/>
          <w:color w:val="000000"/>
          <w:sz w:val="24"/>
          <w:szCs w:val="24"/>
        </w:rPr>
        <w:t>within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user's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browser.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This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 xml:space="preserve">capability </w:t>
      </w:r>
      <w:r>
        <w:rPr>
          <w:rFonts w:ascii="Times New Roman" w:eastAsia="Times New Roman" w:hAnsi="Times New Roman" w:cs="Times New Roman"/>
          <w:noProof/>
          <w:color w:val="000000"/>
          <w:spacing w:val="-1"/>
          <w:sz w:val="24"/>
          <w:szCs w:val="24"/>
        </w:rPr>
        <w:t>enables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craft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dynamic content,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validate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forms,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handle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events,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manipulate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Document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Object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Model</w:t>
      </w:r>
    </w:p>
    <w:p w:rsidR="00111CF2" w:rsidRPr="002D5001" w:rsidRDefault="009178D2" w:rsidP="00DE6008">
      <w:pPr>
        <w:spacing w:line="480" w:lineRule="auto"/>
        <w:ind w:left="1440" w:right="604"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(DOM),</w:t>
      </w:r>
      <w:r>
        <w:rPr>
          <w:rFonts w:ascii="Times New Roman" w:eastAsia="Times New Roman" w:hAnsi="Times New Roman" w:cs="Times New Roman"/>
          <w:noProof/>
          <w:color w:val="000000"/>
          <w:sz w:val="24"/>
          <w:szCs w:val="24"/>
        </w:rPr>
        <w:t xml:space="preserve"> allowing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webpage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content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updated</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dynamically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without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need</w:t>
      </w:r>
      <w:r>
        <w:rPr>
          <w:rFonts w:ascii="Times New Roman" w:eastAsia="Times New Roman" w:hAnsi="Times New Roman" w:cs="Times New Roman"/>
          <w:noProof/>
          <w:color w:val="000000"/>
          <w:sz w:val="24"/>
          <w:szCs w:val="24"/>
        </w:rPr>
        <w:t xml:space="preserve"> for </w:t>
      </w:r>
      <w:r>
        <w:rPr>
          <w:rFonts w:ascii="Times New Roman" w:eastAsia="Times New Roman" w:hAnsi="Times New Roman" w:cs="Times New Roman"/>
          <w:noProof/>
          <w:color w:val="000000"/>
          <w:spacing w:val="-1"/>
          <w:sz w:val="24"/>
          <w:szCs w:val="24"/>
        </w:rPr>
        <w:t xml:space="preserve">a </w:t>
      </w:r>
      <w:r>
        <w:rPr>
          <w:rFonts w:ascii="Times New Roman" w:eastAsia="Times New Roman" w:hAnsi="Times New Roman" w:cs="Times New Roman"/>
          <w:noProof/>
          <w:color w:val="000000"/>
          <w:sz w:val="24"/>
          <w:szCs w:val="24"/>
        </w:rPr>
        <w:t xml:space="preserve">page </w:t>
      </w:r>
      <w:r>
        <w:rPr>
          <w:rFonts w:ascii="Times New Roman" w:eastAsia="Times New Roman" w:hAnsi="Times New Roman" w:cs="Times New Roman"/>
          <w:noProof/>
          <w:color w:val="000000"/>
          <w:spacing w:val="1"/>
          <w:sz w:val="24"/>
          <w:szCs w:val="24"/>
        </w:rPr>
        <w:t>reload.</w:t>
      </w:r>
    </w:p>
    <w:p w:rsidR="009178D2" w:rsidRPr="003827E8" w:rsidRDefault="009178D2" w:rsidP="00DE6008">
      <w:pPr>
        <w:pStyle w:val="ListParagraph"/>
        <w:numPr>
          <w:ilvl w:val="0"/>
          <w:numId w:val="44"/>
        </w:numPr>
        <w:spacing w:before="281" w:line="480" w:lineRule="auto"/>
        <w:jc w:val="both"/>
        <w:rPr>
          <w:rFonts w:ascii="Times New Roman" w:eastAsia="Times New Roman" w:hAnsi="Times New Roman" w:cs="Times New Roman"/>
          <w:b/>
          <w:bCs/>
          <w:noProof/>
          <w:color w:val="000000"/>
          <w:spacing w:val="4"/>
          <w:sz w:val="28"/>
          <w:szCs w:val="28"/>
        </w:rPr>
      </w:pPr>
      <w:r w:rsidRPr="003827E8">
        <w:rPr>
          <w:rFonts w:ascii="Times New Roman" w:eastAsia="Times New Roman" w:hAnsi="Times New Roman" w:cs="Times New Roman"/>
          <w:b/>
          <w:bCs/>
          <w:noProof/>
          <w:color w:val="000000"/>
          <w:sz w:val="28"/>
          <w:szCs w:val="28"/>
        </w:rPr>
        <w:t>Object-Oriented:</w:t>
      </w:r>
    </w:p>
    <w:p w:rsidR="00111CF2" w:rsidRPr="002D5001" w:rsidRDefault="009178D2" w:rsidP="00DE6008">
      <w:pPr>
        <w:spacing w:before="17" w:line="480" w:lineRule="auto"/>
        <w:ind w:left="1440" w:right="601"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is </w:t>
      </w:r>
      <w:r>
        <w:rPr>
          <w:rFonts w:ascii="Times New Roman" w:eastAsia="Times New Roman" w:hAnsi="Times New Roman" w:cs="Times New Roman"/>
          <w:noProof/>
          <w:color w:val="000000"/>
          <w:spacing w:val="-2"/>
          <w:sz w:val="24"/>
          <w:szCs w:val="24"/>
        </w:rPr>
        <w:t xml:space="preserve">an </w:t>
      </w:r>
      <w:r>
        <w:rPr>
          <w:rFonts w:ascii="Times New Roman" w:eastAsia="Times New Roman" w:hAnsi="Times New Roman" w:cs="Times New Roman"/>
          <w:noProof/>
          <w:color w:val="000000"/>
          <w:spacing w:val="-1"/>
          <w:sz w:val="24"/>
          <w:szCs w:val="24"/>
        </w:rPr>
        <w:t>object-oriented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supporting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core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concepts such</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encapsulation, inheritance,</w:t>
      </w:r>
      <w:r>
        <w:rPr>
          <w:rFonts w:ascii="Times New Roman" w:eastAsia="Times New Roman" w:hAnsi="Times New Roman" w:cs="Times New Roman"/>
          <w:noProof/>
          <w:color w:val="000000"/>
          <w:spacing w:val="10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01"/>
          <w:sz w:val="24"/>
          <w:szCs w:val="24"/>
        </w:rPr>
        <w:t xml:space="preserve"> </w:t>
      </w:r>
      <w:r>
        <w:rPr>
          <w:rFonts w:ascii="Times New Roman" w:eastAsia="Times New Roman" w:hAnsi="Times New Roman" w:cs="Times New Roman"/>
          <w:noProof/>
          <w:color w:val="000000"/>
          <w:sz w:val="24"/>
          <w:szCs w:val="24"/>
        </w:rPr>
        <w:t>polymorphism.</w:t>
      </w:r>
      <w:r>
        <w:rPr>
          <w:rFonts w:ascii="Times New Roman" w:eastAsia="Times New Roman" w:hAnsi="Times New Roman" w:cs="Times New Roman"/>
          <w:noProof/>
          <w:color w:val="000000"/>
          <w:spacing w:val="94"/>
          <w:sz w:val="24"/>
          <w:szCs w:val="24"/>
        </w:rPr>
        <w:t xml:space="preserve"> </w:t>
      </w:r>
      <w:r>
        <w:rPr>
          <w:rFonts w:ascii="Times New Roman" w:eastAsia="Times New Roman" w:hAnsi="Times New Roman" w:cs="Times New Roman"/>
          <w:noProof/>
          <w:color w:val="000000"/>
          <w:spacing w:val="-1"/>
          <w:sz w:val="24"/>
          <w:szCs w:val="24"/>
        </w:rPr>
        <w:t>These</w:t>
      </w:r>
      <w:r>
        <w:rPr>
          <w:rFonts w:ascii="Times New Roman" w:eastAsia="Times New Roman" w:hAnsi="Times New Roman" w:cs="Times New Roman"/>
          <w:noProof/>
          <w:color w:val="000000"/>
          <w:spacing w:val="102"/>
          <w:sz w:val="24"/>
          <w:szCs w:val="24"/>
        </w:rPr>
        <w:t xml:space="preserve"> </w:t>
      </w:r>
      <w:r>
        <w:rPr>
          <w:rFonts w:ascii="Times New Roman" w:eastAsia="Times New Roman" w:hAnsi="Times New Roman" w:cs="Times New Roman"/>
          <w:noProof/>
          <w:color w:val="000000"/>
          <w:sz w:val="24"/>
          <w:szCs w:val="24"/>
        </w:rPr>
        <w:t>features</w:t>
      </w:r>
      <w:r>
        <w:rPr>
          <w:rFonts w:ascii="Times New Roman" w:eastAsia="Times New Roman" w:hAnsi="Times New Roman" w:cs="Times New Roman"/>
          <w:noProof/>
          <w:color w:val="000000"/>
          <w:spacing w:val="101"/>
          <w:sz w:val="24"/>
          <w:szCs w:val="24"/>
        </w:rPr>
        <w:t xml:space="preserve"> </w:t>
      </w:r>
      <w:r>
        <w:rPr>
          <w:rFonts w:ascii="Times New Roman" w:eastAsia="Times New Roman" w:hAnsi="Times New Roman" w:cs="Times New Roman"/>
          <w:noProof/>
          <w:color w:val="000000"/>
          <w:spacing w:val="-1"/>
          <w:sz w:val="24"/>
          <w:szCs w:val="24"/>
        </w:rPr>
        <w:t>allow</w:t>
      </w:r>
      <w:r>
        <w:rPr>
          <w:rFonts w:ascii="Times New Roman" w:eastAsia="Times New Roman" w:hAnsi="Times New Roman" w:cs="Times New Roman"/>
          <w:noProof/>
          <w:color w:val="000000"/>
          <w:spacing w:val="100"/>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1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103"/>
          <w:sz w:val="24"/>
          <w:szCs w:val="24"/>
        </w:rPr>
        <w:t xml:space="preserve"> </w:t>
      </w:r>
      <w:r>
        <w:rPr>
          <w:rFonts w:ascii="Times New Roman" w:eastAsia="Times New Roman" w:hAnsi="Times New Roman" w:cs="Times New Roman"/>
          <w:noProof/>
          <w:color w:val="000000"/>
          <w:spacing w:val="-1"/>
          <w:sz w:val="24"/>
          <w:szCs w:val="24"/>
        </w:rPr>
        <w:t>organize</w:t>
      </w:r>
      <w:r>
        <w:rPr>
          <w:rFonts w:ascii="Times New Roman" w:eastAsia="Times New Roman" w:hAnsi="Times New Roman" w:cs="Times New Roman"/>
          <w:noProof/>
          <w:color w:val="000000"/>
          <w:spacing w:val="100"/>
          <w:sz w:val="24"/>
          <w:szCs w:val="24"/>
        </w:rPr>
        <w:t xml:space="preserve"> </w:t>
      </w:r>
      <w:r>
        <w:rPr>
          <w:rFonts w:ascii="Times New Roman" w:eastAsia="Times New Roman" w:hAnsi="Times New Roman" w:cs="Times New Roman"/>
          <w:noProof/>
          <w:color w:val="000000"/>
          <w:spacing w:val="-1"/>
          <w:sz w:val="24"/>
          <w:szCs w:val="24"/>
        </w:rPr>
        <w:t xml:space="preserve">and </w:t>
      </w:r>
      <w:r>
        <w:rPr>
          <w:rFonts w:ascii="Times New Roman" w:eastAsia="Times New Roman" w:hAnsi="Times New Roman" w:cs="Times New Roman"/>
          <w:noProof/>
          <w:color w:val="000000"/>
          <w:sz w:val="24"/>
          <w:szCs w:val="24"/>
        </w:rPr>
        <w:t>modularize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their</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code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effectively,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facilitating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better</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code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scalability.</w:t>
      </w:r>
    </w:p>
    <w:p w:rsidR="00572109" w:rsidRPr="003827E8" w:rsidRDefault="009178D2" w:rsidP="00DE6008">
      <w:pPr>
        <w:pStyle w:val="ListParagraph"/>
        <w:numPr>
          <w:ilvl w:val="0"/>
          <w:numId w:val="44"/>
        </w:numPr>
        <w:spacing w:before="281" w:line="480" w:lineRule="auto"/>
        <w:jc w:val="both"/>
        <w:rPr>
          <w:rFonts w:ascii="Times New Roman" w:eastAsia="Times New Roman" w:hAnsi="Times New Roman" w:cs="Times New Roman"/>
          <w:b/>
          <w:bCs/>
          <w:noProof/>
          <w:color w:val="000000"/>
          <w:spacing w:val="3"/>
          <w:sz w:val="28"/>
          <w:szCs w:val="28"/>
        </w:rPr>
      </w:pPr>
      <w:r w:rsidRPr="003827E8">
        <w:rPr>
          <w:rFonts w:ascii="Times New Roman" w:eastAsia="Times New Roman" w:hAnsi="Times New Roman" w:cs="Times New Roman"/>
          <w:b/>
          <w:bCs/>
          <w:noProof/>
          <w:color w:val="000000"/>
          <w:sz w:val="28"/>
          <w:szCs w:val="28"/>
        </w:rPr>
        <w:t>Interactivity</w:t>
      </w:r>
      <w:r w:rsidRPr="003827E8">
        <w:rPr>
          <w:rFonts w:ascii="Times New Roman" w:eastAsia="Times New Roman" w:hAnsi="Times New Roman" w:cs="Times New Roman"/>
          <w:b/>
          <w:bCs/>
          <w:noProof/>
          <w:color w:val="000000"/>
          <w:spacing w:val="1"/>
          <w:sz w:val="28"/>
          <w:szCs w:val="28"/>
        </w:rPr>
        <w:t xml:space="preserve"> </w:t>
      </w:r>
      <w:r w:rsidRPr="003827E8">
        <w:rPr>
          <w:rFonts w:ascii="Times New Roman" w:eastAsia="Times New Roman" w:hAnsi="Times New Roman" w:cs="Times New Roman"/>
          <w:b/>
          <w:bCs/>
          <w:noProof/>
          <w:color w:val="000000"/>
          <w:spacing w:val="-1"/>
          <w:sz w:val="28"/>
          <w:szCs w:val="28"/>
        </w:rPr>
        <w:t>and Dynamic</w:t>
      </w:r>
      <w:r w:rsidRPr="003827E8">
        <w:rPr>
          <w:rFonts w:ascii="Times New Roman" w:eastAsia="Times New Roman" w:hAnsi="Times New Roman" w:cs="Times New Roman"/>
          <w:b/>
          <w:bCs/>
          <w:noProof/>
          <w:color w:val="000000"/>
          <w:sz w:val="28"/>
          <w:szCs w:val="28"/>
        </w:rPr>
        <w:t xml:space="preserve"> Content:</w:t>
      </w:r>
    </w:p>
    <w:p w:rsidR="00111CF2" w:rsidRDefault="00C17CD4" w:rsidP="00DE6008">
      <w:pPr>
        <w:spacing w:before="17" w:line="480" w:lineRule="auto"/>
        <w:ind w:left="1440" w:right="601" w:firstLine="1"/>
        <w:jc w:val="both"/>
        <w:rPr>
          <w:rFonts w:ascii="Times New Roman" w:eastAsia="Times New Roman" w:hAnsi="Times New Roman" w:cs="Times New Roman"/>
          <w:noProof/>
          <w:color w:val="000000"/>
          <w:spacing w:val="-1"/>
          <w:sz w:val="24"/>
          <w:szCs w:val="24"/>
        </w:rPr>
      </w:pPr>
      <w:r w:rsidRPr="00CD2480">
        <w:rPr>
          <w:rFonts w:ascii="Times New Roman" w:eastAsia="Times New Roman" w:hAnsi="Times New Roman" w:cs="Times New Roman"/>
          <w:noProof/>
          <w:color w:val="000000"/>
          <w:spacing w:val="-1"/>
          <w:sz w:val="24"/>
          <w:szCs w:val="24"/>
        </w:rPr>
        <w:lastRenderedPageBreak/>
        <w:t>JavaScript enhances web pages by enabling real-time responsiveness to user interactions. Developers can implement features like sliders, pop-ups, a</w:t>
      </w:r>
      <w:r w:rsidR="00865DC3">
        <w:rPr>
          <w:rFonts w:ascii="Times New Roman" w:eastAsia="Times New Roman" w:hAnsi="Times New Roman" w:cs="Times New Roman"/>
          <w:noProof/>
          <w:color w:val="000000"/>
          <w:spacing w:val="-1"/>
          <w:sz w:val="24"/>
          <w:szCs w:val="24"/>
        </w:rPr>
        <w:t xml:space="preserve">nd form validations, while also </w:t>
      </w:r>
      <w:r w:rsidRPr="00CD2480">
        <w:rPr>
          <w:rFonts w:ascii="Times New Roman" w:eastAsia="Times New Roman" w:hAnsi="Times New Roman" w:cs="Times New Roman"/>
          <w:noProof/>
          <w:color w:val="000000"/>
          <w:spacing w:val="-1"/>
          <w:sz w:val="24"/>
          <w:szCs w:val="24"/>
        </w:rPr>
        <w:t>facilitating dynamic content loading and updating, contributing to more engaging and user-friendly websites.</w:t>
      </w:r>
    </w:p>
    <w:p w:rsidR="00B27AAF" w:rsidRPr="003827E8" w:rsidRDefault="00B27AAF" w:rsidP="00DE6008">
      <w:pPr>
        <w:pStyle w:val="ListParagraph"/>
        <w:numPr>
          <w:ilvl w:val="0"/>
          <w:numId w:val="44"/>
        </w:numPr>
        <w:spacing w:before="281" w:line="480" w:lineRule="auto"/>
        <w:jc w:val="both"/>
        <w:rPr>
          <w:rFonts w:ascii="Times New Roman" w:eastAsia="Times New Roman" w:hAnsi="Times New Roman" w:cs="Times New Roman"/>
          <w:b/>
          <w:bCs/>
          <w:noProof/>
          <w:color w:val="000000"/>
          <w:spacing w:val="-6"/>
          <w:sz w:val="28"/>
          <w:szCs w:val="28"/>
        </w:rPr>
      </w:pPr>
      <w:r w:rsidRPr="003827E8">
        <w:rPr>
          <w:rFonts w:ascii="Times New Roman" w:eastAsia="Times New Roman" w:hAnsi="Times New Roman" w:cs="Times New Roman"/>
          <w:b/>
          <w:bCs/>
          <w:noProof/>
          <w:color w:val="000000"/>
          <w:sz w:val="28"/>
          <w:szCs w:val="28"/>
        </w:rPr>
        <w:t xml:space="preserve">Event-Driven </w:t>
      </w:r>
      <w:r w:rsidRPr="003827E8">
        <w:rPr>
          <w:rFonts w:ascii="Times New Roman" w:eastAsia="Times New Roman" w:hAnsi="Times New Roman" w:cs="Times New Roman"/>
          <w:b/>
          <w:bCs/>
          <w:noProof/>
          <w:color w:val="000000"/>
          <w:spacing w:val="-1"/>
          <w:sz w:val="28"/>
          <w:szCs w:val="28"/>
        </w:rPr>
        <w:t>Programming:</w:t>
      </w:r>
    </w:p>
    <w:p w:rsidR="00B27AAF" w:rsidRDefault="00B27AAF" w:rsidP="00DE6008">
      <w:pPr>
        <w:spacing w:before="17" w:line="480" w:lineRule="auto"/>
        <w:ind w:left="1440" w:right="624"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z w:val="24"/>
          <w:szCs w:val="24"/>
        </w:rPr>
        <w:t>JavaScript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follows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event-driven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programming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model,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wherein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developers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 xml:space="preserve">define </w:t>
      </w:r>
      <w:r>
        <w:rPr>
          <w:rFonts w:ascii="Times New Roman" w:eastAsia="Times New Roman" w:hAnsi="Times New Roman" w:cs="Times New Roman"/>
          <w:noProof/>
          <w:color w:val="000000"/>
          <w:spacing w:val="-1"/>
          <w:sz w:val="24"/>
          <w:szCs w:val="24"/>
        </w:rPr>
        <w:t>functions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execute in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response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specific</w:t>
      </w:r>
      <w:r>
        <w:rPr>
          <w:rFonts w:ascii="Times New Roman" w:eastAsia="Times New Roman" w:hAnsi="Times New Roman" w:cs="Times New Roman"/>
          <w:noProof/>
          <w:color w:val="000000"/>
          <w:spacing w:val="-1"/>
          <w:sz w:val="24"/>
          <w:szCs w:val="24"/>
        </w:rPr>
        <w:t xml:space="preserve"> events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such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button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clicks,</w:t>
      </w:r>
      <w:r>
        <w:rPr>
          <w:rFonts w:ascii="Times New Roman" w:eastAsia="Times New Roman" w:hAnsi="Times New Roman" w:cs="Times New Roman"/>
          <w:noProof/>
          <w:color w:val="000000"/>
          <w:sz w:val="24"/>
          <w:szCs w:val="24"/>
        </w:rPr>
        <w:t xml:space="preserve"> mouseovers, </w:t>
      </w:r>
      <w:r>
        <w:rPr>
          <w:rFonts w:ascii="Times New Roman" w:eastAsia="Times New Roman" w:hAnsi="Times New Roman" w:cs="Times New Roman"/>
          <w:noProof/>
          <w:color w:val="000000"/>
          <w:spacing w:val="-1"/>
          <w:sz w:val="24"/>
          <w:szCs w:val="24"/>
        </w:rPr>
        <w:t xml:space="preserve">or </w:t>
      </w:r>
      <w:r>
        <w:rPr>
          <w:rFonts w:ascii="Times New Roman" w:eastAsia="Times New Roman" w:hAnsi="Times New Roman" w:cs="Times New Roman"/>
          <w:noProof/>
          <w:color w:val="000000"/>
          <w:spacing w:val="-2"/>
          <w:sz w:val="24"/>
          <w:szCs w:val="24"/>
        </w:rPr>
        <w:t>form</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submissions.</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3"/>
          <w:sz w:val="24"/>
          <w:szCs w:val="24"/>
        </w:rPr>
        <w:t>This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paradigm</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improves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user</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experience</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4"/>
          <w:sz w:val="24"/>
          <w:szCs w:val="24"/>
        </w:rPr>
        <w:t>by</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2"/>
          <w:sz w:val="24"/>
          <w:szCs w:val="24"/>
        </w:rPr>
        <w:t>making</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4"/>
          <w:sz w:val="24"/>
          <w:szCs w:val="24"/>
        </w:rPr>
        <w:t>web</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pages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 xml:space="preserve">more </w:t>
      </w:r>
      <w:r>
        <w:rPr>
          <w:rFonts w:ascii="Times New Roman" w:eastAsia="Times New Roman" w:hAnsi="Times New Roman" w:cs="Times New Roman"/>
          <w:noProof/>
          <w:color w:val="000000"/>
          <w:sz w:val="24"/>
          <w:szCs w:val="24"/>
        </w:rPr>
        <w:t>interactive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responsive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user</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actions.</w:t>
      </w:r>
    </w:p>
    <w:p w:rsidR="00B27AAF" w:rsidRPr="003827E8" w:rsidRDefault="00B27AAF" w:rsidP="00DE6008">
      <w:pPr>
        <w:pStyle w:val="ListParagraph"/>
        <w:numPr>
          <w:ilvl w:val="0"/>
          <w:numId w:val="44"/>
        </w:numPr>
        <w:spacing w:before="342" w:line="480" w:lineRule="auto"/>
        <w:jc w:val="both"/>
        <w:rPr>
          <w:rFonts w:ascii="Times New Roman" w:eastAsia="Times New Roman" w:hAnsi="Times New Roman" w:cs="Times New Roman"/>
          <w:b/>
          <w:bCs/>
          <w:noProof/>
          <w:color w:val="000000"/>
          <w:spacing w:val="-1"/>
          <w:sz w:val="28"/>
          <w:szCs w:val="28"/>
        </w:rPr>
      </w:pPr>
      <w:r w:rsidRPr="003827E8">
        <w:rPr>
          <w:rFonts w:ascii="Times New Roman" w:eastAsia="Times New Roman" w:hAnsi="Times New Roman" w:cs="Times New Roman"/>
          <w:b/>
          <w:bCs/>
          <w:noProof/>
          <w:color w:val="000000"/>
          <w:spacing w:val="-1"/>
          <w:sz w:val="28"/>
          <w:szCs w:val="28"/>
        </w:rPr>
        <w:t>Cross-Browser</w:t>
      </w:r>
      <w:r w:rsidRPr="003827E8">
        <w:rPr>
          <w:rFonts w:ascii="Times New Roman" w:eastAsia="Times New Roman" w:hAnsi="Times New Roman" w:cs="Times New Roman"/>
          <w:b/>
          <w:bCs/>
          <w:noProof/>
          <w:color w:val="000000"/>
          <w:spacing w:val="-5"/>
          <w:sz w:val="28"/>
          <w:szCs w:val="28"/>
        </w:rPr>
        <w:t xml:space="preserve"> </w:t>
      </w:r>
      <w:r w:rsidRPr="003827E8">
        <w:rPr>
          <w:rFonts w:ascii="Times New Roman" w:eastAsia="Times New Roman" w:hAnsi="Times New Roman" w:cs="Times New Roman"/>
          <w:b/>
          <w:bCs/>
          <w:noProof/>
          <w:color w:val="000000"/>
          <w:spacing w:val="-1"/>
          <w:sz w:val="28"/>
          <w:szCs w:val="28"/>
        </w:rPr>
        <w:t>Compatibility:</w:t>
      </w:r>
    </w:p>
    <w:p w:rsidR="00B27AAF" w:rsidRDefault="00B27AAF" w:rsidP="00DE6008">
      <w:pPr>
        <w:spacing w:before="27" w:line="480" w:lineRule="auto"/>
        <w:ind w:left="1440" w:right="966"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z w:val="24"/>
          <w:szCs w:val="24"/>
        </w:rPr>
        <w:t xml:space="preserve"> is </w:t>
      </w:r>
      <w:r>
        <w:rPr>
          <w:rFonts w:ascii="Times New Roman" w:eastAsia="Times New Roman" w:hAnsi="Times New Roman" w:cs="Times New Roman"/>
          <w:noProof/>
          <w:color w:val="000000"/>
          <w:spacing w:val="-1"/>
          <w:sz w:val="24"/>
          <w:szCs w:val="24"/>
        </w:rPr>
        <w:t>supported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2"/>
          <w:sz w:val="24"/>
          <w:szCs w:val="24"/>
        </w:rPr>
        <w:t>by all</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major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web browsers, </w:t>
      </w:r>
      <w:r>
        <w:rPr>
          <w:rFonts w:ascii="Times New Roman" w:eastAsia="Times New Roman" w:hAnsi="Times New Roman" w:cs="Times New Roman"/>
          <w:noProof/>
          <w:color w:val="000000"/>
          <w:spacing w:val="-1"/>
          <w:sz w:val="24"/>
          <w:szCs w:val="24"/>
        </w:rPr>
        <w:t xml:space="preserve">including </w:t>
      </w:r>
      <w:r>
        <w:rPr>
          <w:rFonts w:ascii="Times New Roman" w:eastAsia="Times New Roman" w:hAnsi="Times New Roman" w:cs="Times New Roman"/>
          <w:noProof/>
          <w:color w:val="000000"/>
          <w:spacing w:val="1"/>
          <w:sz w:val="24"/>
          <w:szCs w:val="24"/>
        </w:rPr>
        <w:t xml:space="preserve">Chrome, </w:t>
      </w:r>
      <w:r>
        <w:rPr>
          <w:rFonts w:ascii="Times New Roman" w:eastAsia="Times New Roman" w:hAnsi="Times New Roman" w:cs="Times New Roman"/>
          <w:noProof/>
          <w:color w:val="000000"/>
          <w:sz w:val="24"/>
          <w:szCs w:val="24"/>
        </w:rPr>
        <w:t xml:space="preserve">Firefox, </w:t>
      </w:r>
      <w:r>
        <w:rPr>
          <w:rFonts w:ascii="Times New Roman" w:eastAsia="Times New Roman" w:hAnsi="Times New Roman" w:cs="Times New Roman"/>
          <w:noProof/>
          <w:color w:val="000000"/>
          <w:spacing w:val="-1"/>
          <w:sz w:val="24"/>
          <w:szCs w:val="24"/>
        </w:rPr>
        <w:t xml:space="preserve">Safari,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Edge,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ensuring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consistent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functionality</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across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diverse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platforms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devices.</w:t>
      </w:r>
    </w:p>
    <w:p w:rsidR="00B27AAF" w:rsidRDefault="00B27AAF" w:rsidP="00DE6008">
      <w:pPr>
        <w:spacing w:before="70" w:line="480" w:lineRule="auto"/>
        <w:ind w:left="1440" w:right="597"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4"/>
          <w:sz w:val="24"/>
          <w:szCs w:val="24"/>
        </w:rPr>
        <w:t>an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indispensable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technology</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5"/>
          <w:sz w:val="24"/>
          <w:szCs w:val="24"/>
        </w:rPr>
        <w:t>in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modern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web</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frequently</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working alongside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HTML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CSS</w:t>
      </w:r>
      <w:r>
        <w:rPr>
          <w:rFonts w:ascii="Times New Roman" w:eastAsia="Times New Roman" w:hAnsi="Times New Roman" w:cs="Times New Roman"/>
          <w:noProof/>
          <w:color w:val="000000"/>
          <w:spacing w:val="-1"/>
          <w:sz w:val="24"/>
          <w:szCs w:val="24"/>
        </w:rPr>
        <w:t xml:space="preserve"> 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build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interactive</w:t>
      </w:r>
      <w:r>
        <w:rPr>
          <w:rFonts w:ascii="Times New Roman" w:eastAsia="Times New Roman" w:hAnsi="Times New Roman" w:cs="Times New Roman"/>
          <w:noProof/>
          <w:color w:val="000000"/>
          <w:spacing w:val="-2"/>
          <w:sz w:val="24"/>
          <w:szCs w:val="24"/>
        </w:rPr>
        <w:t xml:space="preserve"> web</w:t>
      </w:r>
      <w:r>
        <w:rPr>
          <w:rFonts w:ascii="Times New Roman" w:eastAsia="Times New Roman" w:hAnsi="Times New Roman" w:cs="Times New Roman"/>
          <w:noProof/>
          <w:color w:val="000000"/>
          <w:spacing w:val="-1"/>
          <w:sz w:val="24"/>
          <w:szCs w:val="24"/>
        </w:rPr>
        <w:t xml:space="preserve"> applications.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Over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time,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has expanded</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beyond</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its</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initial</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use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in</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browsers,</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now</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also</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playing</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2"/>
          <w:sz w:val="24"/>
          <w:szCs w:val="24"/>
        </w:rPr>
        <w:t xml:space="preserve">a </w:t>
      </w:r>
      <w:r>
        <w:rPr>
          <w:rFonts w:ascii="Times New Roman" w:eastAsia="Times New Roman" w:hAnsi="Times New Roman" w:cs="Times New Roman"/>
          <w:noProof/>
          <w:color w:val="000000"/>
          <w:spacing w:val="-1"/>
          <w:sz w:val="24"/>
          <w:szCs w:val="24"/>
        </w:rPr>
        <w:t>significant</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role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in server-side</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(via</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pacing w:val="-1"/>
          <w:sz w:val="24"/>
          <w:szCs w:val="24"/>
        </w:rPr>
        <w:t>Node.js),</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z w:val="24"/>
          <w:szCs w:val="24"/>
        </w:rPr>
        <w:t>mobile</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app</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39"/>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other</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pacing w:val="-1"/>
          <w:sz w:val="24"/>
          <w:szCs w:val="24"/>
        </w:rPr>
        <w:t xml:space="preserve">application </w:t>
      </w:r>
      <w:r>
        <w:rPr>
          <w:rFonts w:ascii="Times New Roman" w:eastAsia="Times New Roman" w:hAnsi="Times New Roman" w:cs="Times New Roman"/>
          <w:noProof/>
          <w:color w:val="000000"/>
          <w:spacing w:val="2"/>
          <w:sz w:val="24"/>
          <w:szCs w:val="24"/>
        </w:rPr>
        <w:t>domains.</w:t>
      </w:r>
    </w:p>
    <w:p w:rsidR="003827E8" w:rsidRPr="002D5001" w:rsidRDefault="002D5001" w:rsidP="00DE6008">
      <w:pPr>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2"/>
          <w:sz w:val="24"/>
          <w:szCs w:val="24"/>
        </w:rPr>
        <w:br w:type="page"/>
      </w:r>
    </w:p>
    <w:p w:rsidR="003E2D29" w:rsidRPr="00A838AB" w:rsidRDefault="009A4D59" w:rsidP="00BC2BD4">
      <w:pPr>
        <w:spacing w:before="319" w:line="480" w:lineRule="auto"/>
        <w:ind w:right="3120" w:firstLine="1"/>
        <w:jc w:val="center"/>
        <w:rPr>
          <w:rFonts w:ascii="Times New Roman" w:eastAsia="Times New Roman" w:hAnsi="Times New Roman" w:cs="Times New Roman"/>
          <w:b/>
          <w:bCs/>
          <w:noProof/>
          <w:color w:val="000000"/>
          <w:spacing w:val="-1"/>
          <w:sz w:val="32"/>
          <w:szCs w:val="32"/>
          <w:u w:val="single" w:color="000000"/>
        </w:rPr>
      </w:pPr>
      <w:ins w:id="12" w:author="CHETAN SONI" w:date="2026-02-16T23:13:00Z">
        <w:r w:rsidRPr="007E15B9">
          <w:rPr>
            <w:rFonts w:ascii="Times New Roman" w:eastAsia="Times New Roman" w:hAnsi="Times New Roman" w:cs="Times New Roman"/>
            <w:b/>
            <w:bCs/>
            <w:sz w:val="32"/>
            <w:szCs w:val="27"/>
            <w:u w:val="single"/>
            <w:lang w:eastAsia="en-IN"/>
          </w:rPr>
          <w:lastRenderedPageBreak/>
          <w:t>3</w:t>
        </w:r>
      </w:ins>
      <w:r w:rsidRPr="007E15B9">
        <w:rPr>
          <w:rFonts w:ascii="Times New Roman" w:eastAsia="Times New Roman" w:hAnsi="Times New Roman" w:cs="Times New Roman"/>
          <w:b/>
          <w:bCs/>
          <w:sz w:val="32"/>
          <w:szCs w:val="27"/>
          <w:u w:val="single"/>
          <w:lang w:eastAsia="en-IN"/>
        </w:rPr>
        <w:t>(</w:t>
      </w:r>
      <w:r>
        <w:rPr>
          <w:rFonts w:ascii="Times New Roman" w:eastAsia="Times New Roman" w:hAnsi="Times New Roman" w:cs="Times New Roman"/>
          <w:b/>
          <w:bCs/>
          <w:sz w:val="32"/>
          <w:szCs w:val="27"/>
          <w:u w:val="single"/>
          <w:lang w:eastAsia="en-IN"/>
        </w:rPr>
        <w:t>C</w:t>
      </w:r>
      <w:r w:rsidRPr="007E15B9">
        <w:rPr>
          <w:rFonts w:ascii="Times New Roman" w:eastAsia="Times New Roman" w:hAnsi="Times New Roman" w:cs="Times New Roman"/>
          <w:b/>
          <w:bCs/>
          <w:sz w:val="32"/>
          <w:szCs w:val="27"/>
          <w:u w:val="single"/>
          <w:lang w:eastAsia="en-IN"/>
        </w:rPr>
        <w:t>)</w:t>
      </w:r>
      <w:r w:rsidR="0055598C">
        <w:rPr>
          <w:rFonts w:ascii="Times New Roman" w:eastAsia="Times New Roman" w:hAnsi="Times New Roman" w:cs="Times New Roman"/>
          <w:b/>
          <w:bCs/>
          <w:noProof/>
          <w:color w:val="000000"/>
          <w:spacing w:val="-1"/>
          <w:sz w:val="32"/>
          <w:szCs w:val="32"/>
          <w:u w:val="single" w:color="000000"/>
        </w:rPr>
        <w:t>INTRODUCTION OF PHP</w:t>
      </w:r>
    </w:p>
    <w:p w:rsidR="0055598C" w:rsidRDefault="0055598C" w:rsidP="00DE6008">
      <w:pPr>
        <w:spacing w:before="69" w:line="480" w:lineRule="auto"/>
        <w:ind w:left="1440" w:right="598"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pacing w:val="17"/>
          <w:sz w:val="24"/>
          <w:szCs w:val="24"/>
        </w:rPr>
        <w:t xml:space="preserve">a </w:t>
      </w:r>
      <w:r>
        <w:rPr>
          <w:rFonts w:ascii="Times New Roman" w:eastAsia="Times New Roman" w:hAnsi="Times New Roman" w:cs="Times New Roman"/>
          <w:noProof/>
          <w:color w:val="000000"/>
          <w:sz w:val="24"/>
          <w:szCs w:val="24"/>
        </w:rPr>
        <w:t>general-purpose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z w:val="24"/>
          <w:szCs w:val="24"/>
        </w:rPr>
        <w:t>scripting</w:t>
      </w:r>
      <w:r>
        <w:rPr>
          <w:rFonts w:ascii="Times New Roman" w:eastAsia="Times New Roman" w:hAnsi="Times New Roman" w:cs="Times New Roman"/>
          <w:noProof/>
          <w:color w:val="000000"/>
          <w:spacing w:val="34"/>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z w:val="24"/>
          <w:szCs w:val="24"/>
        </w:rPr>
        <w:t>primarily</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designed</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for</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development. Initially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created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4"/>
          <w:sz w:val="24"/>
          <w:szCs w:val="24"/>
        </w:rPr>
        <w:t>by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Danish-Canadian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programmer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Rasmus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Lerdorf</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in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1993</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 xml:space="preserve">officially </w:t>
      </w:r>
      <w:r>
        <w:rPr>
          <w:rFonts w:ascii="Times New Roman" w:eastAsia="Times New Roman" w:hAnsi="Times New Roman" w:cs="Times New Roman"/>
          <w:noProof/>
          <w:color w:val="000000"/>
          <w:spacing w:val="-1"/>
          <w:sz w:val="24"/>
          <w:szCs w:val="24"/>
        </w:rPr>
        <w:t>released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1995,</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PHP's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reference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implementation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now</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maintained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by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1"/>
          <w:sz w:val="24"/>
          <w:szCs w:val="24"/>
        </w:rPr>
        <w:t xml:space="preserve"> Group. Originally</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acronym</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 xml:space="preserve">for </w:t>
      </w:r>
      <w:r>
        <w:rPr>
          <w:rFonts w:ascii="Times New Roman" w:eastAsia="Times New Roman" w:hAnsi="Times New Roman" w:cs="Times New Roman"/>
          <w:noProof/>
          <w:color w:val="000000"/>
          <w:sz w:val="24"/>
          <w:szCs w:val="24"/>
        </w:rPr>
        <w:t>"Personal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Home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Page,"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now</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stands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for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the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recursive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term </w:t>
      </w: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Hypertext</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Preprocessor."</w:t>
      </w:r>
    </w:p>
    <w:p w:rsidR="0055598C" w:rsidRDefault="0055598C" w:rsidP="00DE6008">
      <w:pPr>
        <w:spacing w:before="157" w:line="480" w:lineRule="auto"/>
        <w:ind w:left="1440" w:right="597"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
          <w:sz w:val="24"/>
          <w:szCs w:val="24"/>
        </w:rPr>
        <w:t xml:space="preserve"> code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typically</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processed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on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5"/>
          <w:sz w:val="24"/>
          <w:szCs w:val="24"/>
        </w:rPr>
        <w:t xml:space="preserve">a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server</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through</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5"/>
          <w:sz w:val="24"/>
          <w:szCs w:val="24"/>
        </w:rPr>
        <w:t xml:space="preserve">a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2"/>
          <w:sz w:val="24"/>
          <w:szCs w:val="24"/>
        </w:rPr>
        <w:t>interpreter,</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which</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can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 xml:space="preserve">be </w:t>
      </w:r>
      <w:r>
        <w:rPr>
          <w:rFonts w:ascii="Times New Roman" w:eastAsia="Times New Roman" w:hAnsi="Times New Roman" w:cs="Times New Roman"/>
          <w:noProof/>
          <w:color w:val="000000"/>
          <w:sz w:val="24"/>
          <w:szCs w:val="24"/>
        </w:rPr>
        <w:t xml:space="preserve">implemented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a </w:t>
      </w:r>
      <w:r>
        <w:rPr>
          <w:rFonts w:ascii="Times New Roman" w:eastAsia="Times New Roman" w:hAnsi="Times New Roman" w:cs="Times New Roman"/>
          <w:noProof/>
          <w:color w:val="000000"/>
          <w:sz w:val="24"/>
          <w:szCs w:val="24"/>
        </w:rPr>
        <w:t xml:space="preserve">module, </w:t>
      </w:r>
      <w:r>
        <w:rPr>
          <w:rFonts w:ascii="Times New Roman" w:eastAsia="Times New Roman" w:hAnsi="Times New Roman" w:cs="Times New Roman"/>
          <w:noProof/>
          <w:color w:val="000000"/>
          <w:spacing w:val="-1"/>
          <w:sz w:val="24"/>
          <w:szCs w:val="24"/>
        </w:rPr>
        <w:t>daemon,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or</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Common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Gateway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Interface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(CGI)</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executable.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 result</w:t>
      </w:r>
      <w:r>
        <w:rPr>
          <w:rFonts w:ascii="Times New Roman" w:eastAsia="Times New Roman" w:hAnsi="Times New Roman" w:cs="Times New Roman"/>
          <w:noProof/>
          <w:color w:val="000000"/>
          <w:spacing w:val="1"/>
          <w:sz w:val="24"/>
          <w:szCs w:val="24"/>
        </w:rPr>
        <w:t xml:space="preserve"> of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interpreted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code—whether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HTML,</w:t>
      </w:r>
      <w:r>
        <w:rPr>
          <w:rFonts w:ascii="Times New Roman" w:eastAsia="Times New Roman" w:hAnsi="Times New Roman" w:cs="Times New Roman"/>
          <w:noProof/>
          <w:color w:val="000000"/>
          <w:spacing w:val="1"/>
          <w:sz w:val="24"/>
          <w:szCs w:val="24"/>
        </w:rPr>
        <w:t xml:space="preserve"> binary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image</w:t>
      </w:r>
      <w:r>
        <w:rPr>
          <w:rFonts w:ascii="Times New Roman" w:eastAsia="Times New Roman" w:hAnsi="Times New Roman" w:cs="Times New Roman"/>
          <w:noProof/>
          <w:color w:val="000000"/>
          <w:sz w:val="24"/>
          <w:szCs w:val="24"/>
        </w:rPr>
        <w:t xml:space="preserve"> data,</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or </w:t>
      </w:r>
      <w:r>
        <w:rPr>
          <w:rFonts w:ascii="Times New Roman" w:eastAsia="Times New Roman" w:hAnsi="Times New Roman" w:cs="Times New Roman"/>
          <w:noProof/>
          <w:color w:val="000000"/>
          <w:spacing w:val="-1"/>
          <w:sz w:val="24"/>
          <w:szCs w:val="24"/>
        </w:rPr>
        <w:t>other</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types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2"/>
          <w:sz w:val="24"/>
          <w:szCs w:val="24"/>
        </w:rPr>
        <w:t>of</w:t>
      </w:r>
    </w:p>
    <w:p w:rsidR="0055598C" w:rsidRDefault="0055598C" w:rsidP="00DE6008">
      <w:pPr>
        <w:spacing w:line="480" w:lineRule="auto"/>
        <w:ind w:left="1440" w:right="598" w:firstLine="1"/>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z w:val="24"/>
          <w:szCs w:val="24"/>
        </w:rPr>
        <w:t>output—forms</w:t>
      </w:r>
      <w:r>
        <w:rPr>
          <w:rFonts w:ascii="Times New Roman" w:eastAsia="Times New Roman" w:hAnsi="Times New Roman" w:cs="Times New Roman"/>
          <w:noProof/>
          <w:color w:val="000000"/>
          <w:spacing w:val="80"/>
          <w:sz w:val="24"/>
          <w:szCs w:val="24"/>
        </w:rPr>
        <w:t xml:space="preserve"> </w:t>
      </w:r>
      <w:r>
        <w:rPr>
          <w:rFonts w:ascii="Times New Roman" w:eastAsia="Times New Roman" w:hAnsi="Times New Roman" w:cs="Times New Roman"/>
          <w:noProof/>
          <w:color w:val="000000"/>
          <w:spacing w:val="-1"/>
          <w:sz w:val="24"/>
          <w:szCs w:val="24"/>
        </w:rPr>
        <w:t>part</w:t>
      </w:r>
      <w:r>
        <w:rPr>
          <w:rFonts w:ascii="Times New Roman" w:eastAsia="Times New Roman" w:hAnsi="Times New Roman" w:cs="Times New Roman"/>
          <w:noProof/>
          <w:color w:val="000000"/>
          <w:spacing w:val="79"/>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78"/>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79"/>
          <w:sz w:val="24"/>
          <w:szCs w:val="24"/>
        </w:rPr>
        <w:t xml:space="preserve"> </w:t>
      </w:r>
      <w:r>
        <w:rPr>
          <w:rFonts w:ascii="Times New Roman" w:eastAsia="Times New Roman" w:hAnsi="Times New Roman" w:cs="Times New Roman"/>
          <w:noProof/>
          <w:color w:val="000000"/>
          <w:spacing w:val="-1"/>
          <w:sz w:val="24"/>
          <w:szCs w:val="24"/>
        </w:rPr>
        <w:t>HTTP</w:t>
      </w:r>
      <w:r>
        <w:rPr>
          <w:rFonts w:ascii="Times New Roman" w:eastAsia="Times New Roman" w:hAnsi="Times New Roman" w:cs="Times New Roman"/>
          <w:noProof/>
          <w:color w:val="000000"/>
          <w:spacing w:val="70"/>
          <w:sz w:val="24"/>
          <w:szCs w:val="24"/>
        </w:rPr>
        <w:t xml:space="preserve"> </w:t>
      </w:r>
      <w:r>
        <w:rPr>
          <w:rFonts w:ascii="Times New Roman" w:eastAsia="Times New Roman" w:hAnsi="Times New Roman" w:cs="Times New Roman"/>
          <w:noProof/>
          <w:color w:val="000000"/>
          <w:spacing w:val="-1"/>
          <w:sz w:val="24"/>
          <w:szCs w:val="24"/>
        </w:rPr>
        <w:t>response.</w:t>
      </w:r>
      <w:r>
        <w:rPr>
          <w:rFonts w:ascii="Times New Roman" w:eastAsia="Times New Roman" w:hAnsi="Times New Roman" w:cs="Times New Roman"/>
          <w:noProof/>
          <w:color w:val="000000"/>
          <w:spacing w:val="74"/>
          <w:sz w:val="24"/>
          <w:szCs w:val="24"/>
        </w:rPr>
        <w:t xml:space="preserve"> </w:t>
      </w:r>
      <w:r>
        <w:rPr>
          <w:rFonts w:ascii="Times New Roman" w:eastAsia="Times New Roman" w:hAnsi="Times New Roman" w:cs="Times New Roman"/>
          <w:noProof/>
          <w:color w:val="000000"/>
          <w:spacing w:val="-4"/>
          <w:sz w:val="24"/>
          <w:szCs w:val="24"/>
        </w:rPr>
        <w:t>Various</w:t>
      </w:r>
      <w:r>
        <w:rPr>
          <w:rFonts w:ascii="Times New Roman" w:eastAsia="Times New Roman" w:hAnsi="Times New Roman" w:cs="Times New Roman"/>
          <w:noProof/>
          <w:color w:val="000000"/>
          <w:spacing w:val="79"/>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79"/>
          <w:sz w:val="24"/>
          <w:szCs w:val="24"/>
        </w:rPr>
        <w:t xml:space="preserve"> </w:t>
      </w:r>
      <w:r>
        <w:rPr>
          <w:rFonts w:ascii="Times New Roman" w:eastAsia="Times New Roman" w:hAnsi="Times New Roman" w:cs="Times New Roman"/>
          <w:noProof/>
          <w:color w:val="000000"/>
          <w:sz w:val="24"/>
          <w:szCs w:val="24"/>
        </w:rPr>
        <w:t>template</w:t>
      </w:r>
      <w:r>
        <w:rPr>
          <w:rFonts w:ascii="Times New Roman" w:eastAsia="Times New Roman" w:hAnsi="Times New Roman" w:cs="Times New Roman"/>
          <w:noProof/>
          <w:color w:val="000000"/>
          <w:spacing w:val="78"/>
          <w:sz w:val="24"/>
          <w:szCs w:val="24"/>
        </w:rPr>
        <w:t xml:space="preserve"> </w:t>
      </w:r>
      <w:r>
        <w:rPr>
          <w:rFonts w:ascii="Times New Roman" w:eastAsia="Times New Roman" w:hAnsi="Times New Roman" w:cs="Times New Roman"/>
          <w:noProof/>
          <w:color w:val="000000"/>
          <w:sz w:val="24"/>
          <w:szCs w:val="24"/>
        </w:rPr>
        <w:t>systems,</w:t>
      </w:r>
      <w:r>
        <w:rPr>
          <w:rFonts w:ascii="Times New Roman" w:eastAsia="Times New Roman" w:hAnsi="Times New Roman" w:cs="Times New Roman"/>
          <w:noProof/>
          <w:color w:val="000000"/>
          <w:spacing w:val="79"/>
          <w:sz w:val="24"/>
          <w:szCs w:val="24"/>
        </w:rPr>
        <w:t xml:space="preserve"> </w:t>
      </w:r>
      <w:r>
        <w:rPr>
          <w:rFonts w:ascii="Times New Roman" w:eastAsia="Times New Roman" w:hAnsi="Times New Roman" w:cs="Times New Roman"/>
          <w:noProof/>
          <w:color w:val="000000"/>
          <w:spacing w:val="-1"/>
          <w:sz w:val="24"/>
          <w:szCs w:val="24"/>
        </w:rPr>
        <w:t xml:space="preserve">content </w:t>
      </w:r>
      <w:r>
        <w:rPr>
          <w:rFonts w:ascii="Times New Roman" w:eastAsia="Times New Roman" w:hAnsi="Times New Roman" w:cs="Times New Roman"/>
          <w:noProof/>
          <w:color w:val="000000"/>
          <w:sz w:val="24"/>
          <w:szCs w:val="24"/>
        </w:rPr>
        <w:t>management</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z w:val="24"/>
          <w:szCs w:val="24"/>
        </w:rPr>
        <w:t>systems,</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z w:val="24"/>
          <w:szCs w:val="24"/>
        </w:rPr>
        <w:t>and</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z w:val="24"/>
          <w:szCs w:val="24"/>
        </w:rPr>
        <w:t>frameworks</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61"/>
          <w:sz w:val="24"/>
          <w:szCs w:val="24"/>
        </w:rPr>
        <w:t xml:space="preserve"> </w:t>
      </w:r>
      <w:r>
        <w:rPr>
          <w:rFonts w:ascii="Times New Roman" w:eastAsia="Times New Roman" w:hAnsi="Times New Roman" w:cs="Times New Roman"/>
          <w:noProof/>
          <w:color w:val="000000"/>
          <w:spacing w:val="-1"/>
          <w:sz w:val="24"/>
          <w:szCs w:val="24"/>
        </w:rPr>
        <w:t>available</w:t>
      </w:r>
      <w:r>
        <w:rPr>
          <w:rFonts w:ascii="Times New Roman" w:eastAsia="Times New Roman" w:hAnsi="Times New Roman" w:cs="Times New Roman"/>
          <w:noProof/>
          <w:color w:val="000000"/>
          <w:spacing w:val="61"/>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streamline</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64"/>
          <w:sz w:val="24"/>
          <w:szCs w:val="24"/>
        </w:rPr>
        <w:t xml:space="preserve"> </w:t>
      </w:r>
      <w:r>
        <w:rPr>
          <w:rFonts w:ascii="Times New Roman" w:eastAsia="Times New Roman" w:hAnsi="Times New Roman" w:cs="Times New Roman"/>
          <w:noProof/>
          <w:color w:val="000000"/>
          <w:spacing w:val="-1"/>
          <w:sz w:val="24"/>
          <w:szCs w:val="24"/>
        </w:rPr>
        <w:t>facilitate</w:t>
      </w:r>
      <w:r>
        <w:rPr>
          <w:rFonts w:ascii="Times New Roman" w:eastAsia="Times New Roman" w:hAnsi="Times New Roman" w:cs="Times New Roman"/>
          <w:noProof/>
          <w:color w:val="000000"/>
          <w:spacing w:val="68"/>
          <w:sz w:val="24"/>
          <w:szCs w:val="24"/>
        </w:rPr>
        <w:t xml:space="preserve"> </w:t>
      </w:r>
      <w:r>
        <w:rPr>
          <w:rFonts w:ascii="Times New Roman" w:eastAsia="Times New Roman" w:hAnsi="Times New Roman" w:cs="Times New Roman"/>
          <w:noProof/>
          <w:color w:val="000000"/>
          <w:sz w:val="24"/>
          <w:szCs w:val="24"/>
        </w:rPr>
        <w:t xml:space="preserve">this </w:t>
      </w:r>
      <w:r>
        <w:rPr>
          <w:rFonts w:ascii="Times New Roman" w:eastAsia="Times New Roman" w:hAnsi="Times New Roman" w:cs="Times New Roman"/>
          <w:noProof/>
          <w:color w:val="000000"/>
          <w:spacing w:val="1"/>
          <w:sz w:val="24"/>
          <w:szCs w:val="24"/>
        </w:rPr>
        <w:t>process.</w:t>
      </w:r>
    </w:p>
    <w:p w:rsidR="0055598C" w:rsidRDefault="0055598C" w:rsidP="00DE6008">
      <w:pPr>
        <w:spacing w:before="157" w:line="480" w:lineRule="auto"/>
        <w:ind w:left="1440" w:right="598"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z w:val="24"/>
          <w:szCs w:val="24"/>
        </w:rPr>
        <w:t>While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34"/>
          <w:sz w:val="24"/>
          <w:szCs w:val="24"/>
        </w:rPr>
        <w:t xml:space="preserve"> </w:t>
      </w:r>
      <w:r>
        <w:rPr>
          <w:rFonts w:ascii="Times New Roman" w:eastAsia="Times New Roman" w:hAnsi="Times New Roman" w:cs="Times New Roman"/>
          <w:noProof/>
          <w:color w:val="000000"/>
          <w:spacing w:val="1"/>
          <w:sz w:val="24"/>
          <w:szCs w:val="24"/>
        </w:rPr>
        <w:t>most</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z w:val="24"/>
          <w:szCs w:val="24"/>
        </w:rPr>
        <w:t>commonly</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associated</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with</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pacing w:val="-1"/>
          <w:sz w:val="24"/>
          <w:szCs w:val="24"/>
        </w:rPr>
        <w:t>also</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pacing w:val="-1"/>
          <w:sz w:val="24"/>
          <w:szCs w:val="24"/>
        </w:rPr>
        <w:t>capable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pacing w:val="1"/>
          <w:sz w:val="24"/>
          <w:szCs w:val="24"/>
        </w:rPr>
        <w:t xml:space="preserve">of </w:t>
      </w:r>
      <w:r>
        <w:rPr>
          <w:rFonts w:ascii="Times New Roman" w:eastAsia="Times New Roman" w:hAnsi="Times New Roman" w:cs="Times New Roman"/>
          <w:noProof/>
          <w:color w:val="000000"/>
          <w:spacing w:val="-1"/>
          <w:sz w:val="24"/>
          <w:szCs w:val="24"/>
        </w:rPr>
        <w:t>handling</w:t>
      </w:r>
      <w:r>
        <w:rPr>
          <w:rFonts w:ascii="Times New Roman" w:eastAsia="Times New Roman" w:hAnsi="Times New Roman" w:cs="Times New Roman"/>
          <w:noProof/>
          <w:color w:val="000000"/>
          <w:spacing w:val="89"/>
          <w:sz w:val="24"/>
          <w:szCs w:val="24"/>
        </w:rPr>
        <w:t xml:space="preserve"> </w:t>
      </w:r>
      <w:r>
        <w:rPr>
          <w:rFonts w:ascii="Times New Roman" w:eastAsia="Times New Roman" w:hAnsi="Times New Roman" w:cs="Times New Roman"/>
          <w:noProof/>
          <w:color w:val="000000"/>
          <w:sz w:val="24"/>
          <w:szCs w:val="24"/>
        </w:rPr>
        <w:t>non-web-based</w:t>
      </w:r>
      <w:r>
        <w:rPr>
          <w:rFonts w:ascii="Times New Roman" w:eastAsia="Times New Roman" w:hAnsi="Times New Roman" w:cs="Times New Roman"/>
          <w:noProof/>
          <w:color w:val="000000"/>
          <w:spacing w:val="91"/>
          <w:sz w:val="24"/>
          <w:szCs w:val="24"/>
        </w:rPr>
        <w:t xml:space="preserve"> </w:t>
      </w:r>
      <w:r>
        <w:rPr>
          <w:rFonts w:ascii="Times New Roman" w:eastAsia="Times New Roman" w:hAnsi="Times New Roman" w:cs="Times New Roman"/>
          <w:noProof/>
          <w:color w:val="000000"/>
          <w:spacing w:val="1"/>
          <w:sz w:val="24"/>
          <w:szCs w:val="24"/>
        </w:rPr>
        <w:t>programming</w:t>
      </w:r>
      <w:r>
        <w:rPr>
          <w:rFonts w:ascii="Times New Roman" w:eastAsia="Times New Roman" w:hAnsi="Times New Roman" w:cs="Times New Roman"/>
          <w:noProof/>
          <w:color w:val="000000"/>
          <w:spacing w:val="89"/>
          <w:sz w:val="24"/>
          <w:szCs w:val="24"/>
        </w:rPr>
        <w:t xml:space="preserve"> </w:t>
      </w:r>
      <w:r>
        <w:rPr>
          <w:rFonts w:ascii="Times New Roman" w:eastAsia="Times New Roman" w:hAnsi="Times New Roman" w:cs="Times New Roman"/>
          <w:noProof/>
          <w:color w:val="000000"/>
          <w:sz w:val="24"/>
          <w:szCs w:val="24"/>
        </w:rPr>
        <w:t>tasks</w:t>
      </w:r>
      <w:r>
        <w:rPr>
          <w:rFonts w:ascii="Times New Roman" w:eastAsia="Times New Roman" w:hAnsi="Times New Roman" w:cs="Times New Roman"/>
          <w:noProof/>
          <w:color w:val="000000"/>
          <w:spacing w:val="91"/>
          <w:sz w:val="24"/>
          <w:szCs w:val="24"/>
        </w:rPr>
        <w:t xml:space="preserve"> </w:t>
      </w:r>
      <w:r>
        <w:rPr>
          <w:rFonts w:ascii="Times New Roman" w:eastAsia="Times New Roman" w:hAnsi="Times New Roman" w:cs="Times New Roman"/>
          <w:noProof/>
          <w:color w:val="000000"/>
          <w:sz w:val="24"/>
          <w:szCs w:val="24"/>
        </w:rPr>
        <w:t>such</w:t>
      </w:r>
      <w:r>
        <w:rPr>
          <w:rFonts w:ascii="Times New Roman" w:eastAsia="Times New Roman" w:hAnsi="Times New Roman" w:cs="Times New Roman"/>
          <w:noProof/>
          <w:color w:val="000000"/>
          <w:spacing w:val="91"/>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94"/>
          <w:sz w:val="24"/>
          <w:szCs w:val="24"/>
        </w:rPr>
        <w:t xml:space="preserve"> </w:t>
      </w:r>
      <w:r>
        <w:rPr>
          <w:rFonts w:ascii="Times New Roman" w:eastAsia="Times New Roman" w:hAnsi="Times New Roman" w:cs="Times New Roman"/>
          <w:noProof/>
          <w:color w:val="000000"/>
          <w:spacing w:val="-1"/>
          <w:sz w:val="24"/>
          <w:szCs w:val="24"/>
        </w:rPr>
        <w:t>creating</w:t>
      </w:r>
      <w:r>
        <w:rPr>
          <w:rFonts w:ascii="Times New Roman" w:eastAsia="Times New Roman" w:hAnsi="Times New Roman" w:cs="Times New Roman"/>
          <w:noProof/>
          <w:color w:val="000000"/>
          <w:spacing w:val="91"/>
          <w:sz w:val="24"/>
          <w:szCs w:val="24"/>
        </w:rPr>
        <w:t xml:space="preserve"> </w:t>
      </w:r>
      <w:r>
        <w:rPr>
          <w:rFonts w:ascii="Times New Roman" w:eastAsia="Times New Roman" w:hAnsi="Times New Roman" w:cs="Times New Roman"/>
          <w:noProof/>
          <w:color w:val="000000"/>
          <w:sz w:val="24"/>
          <w:szCs w:val="24"/>
        </w:rPr>
        <w:t>standalone</w:t>
      </w:r>
      <w:r>
        <w:rPr>
          <w:rFonts w:ascii="Times New Roman" w:eastAsia="Times New Roman" w:hAnsi="Times New Roman" w:cs="Times New Roman"/>
          <w:noProof/>
          <w:color w:val="000000"/>
          <w:spacing w:val="93"/>
          <w:sz w:val="24"/>
          <w:szCs w:val="24"/>
        </w:rPr>
        <w:t xml:space="preserve"> </w:t>
      </w:r>
      <w:r>
        <w:rPr>
          <w:rFonts w:ascii="Times New Roman" w:eastAsia="Times New Roman" w:hAnsi="Times New Roman" w:cs="Times New Roman"/>
          <w:noProof/>
          <w:color w:val="000000"/>
          <w:spacing w:val="-1"/>
          <w:sz w:val="24"/>
          <w:szCs w:val="24"/>
        </w:rPr>
        <w:t>graphical applications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controlling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robotic</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drones.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z w:val="24"/>
          <w:szCs w:val="24"/>
        </w:rPr>
        <w:t xml:space="preserve"> code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can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also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be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executed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directly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from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command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line,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expanding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its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versatility.</w:t>
      </w:r>
    </w:p>
    <w:p w:rsidR="0055598C" w:rsidRDefault="0055598C" w:rsidP="00DE6008">
      <w:pPr>
        <w:spacing w:before="157" w:line="480" w:lineRule="auto"/>
        <w:ind w:left="1440" w:right="597"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9"/>
          <w:sz w:val="24"/>
          <w:szCs w:val="24"/>
        </w:rPr>
        <w:t xml:space="preserve"> </w:t>
      </w:r>
      <w:r>
        <w:rPr>
          <w:rFonts w:ascii="Times New Roman" w:eastAsia="Times New Roman" w:hAnsi="Times New Roman" w:cs="Times New Roman"/>
          <w:noProof/>
          <w:color w:val="000000"/>
          <w:sz w:val="24"/>
          <w:szCs w:val="24"/>
        </w:rPr>
        <w:t>standard</w:t>
      </w:r>
      <w:r>
        <w:rPr>
          <w:rFonts w:ascii="Times New Roman" w:eastAsia="Times New Roman" w:hAnsi="Times New Roman" w:cs="Times New Roman"/>
          <w:noProof/>
          <w:color w:val="000000"/>
          <w:spacing w:val="49"/>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2"/>
          <w:sz w:val="24"/>
          <w:szCs w:val="24"/>
        </w:rPr>
        <w:t>interpreter,</w:t>
      </w:r>
      <w:r>
        <w:rPr>
          <w:rFonts w:ascii="Times New Roman" w:eastAsia="Times New Roman" w:hAnsi="Times New Roman" w:cs="Times New Roman"/>
          <w:noProof/>
          <w:color w:val="000000"/>
          <w:spacing w:val="50"/>
          <w:sz w:val="24"/>
          <w:szCs w:val="24"/>
        </w:rPr>
        <w:t xml:space="preserve"> </w:t>
      </w:r>
      <w:r>
        <w:rPr>
          <w:rFonts w:ascii="Times New Roman" w:eastAsia="Times New Roman" w:hAnsi="Times New Roman" w:cs="Times New Roman"/>
          <w:noProof/>
          <w:color w:val="000000"/>
          <w:sz w:val="24"/>
          <w:szCs w:val="24"/>
        </w:rPr>
        <w:t>powered</w:t>
      </w:r>
      <w:r>
        <w:rPr>
          <w:rFonts w:ascii="Times New Roman" w:eastAsia="Times New Roman" w:hAnsi="Times New Roman" w:cs="Times New Roman"/>
          <w:noProof/>
          <w:color w:val="000000"/>
          <w:spacing w:val="50"/>
          <w:sz w:val="24"/>
          <w:szCs w:val="24"/>
        </w:rPr>
        <w:t xml:space="preserve"> </w:t>
      </w:r>
      <w:r>
        <w:rPr>
          <w:rFonts w:ascii="Times New Roman" w:eastAsia="Times New Roman" w:hAnsi="Times New Roman" w:cs="Times New Roman"/>
          <w:noProof/>
          <w:color w:val="000000"/>
          <w:spacing w:val="1"/>
          <w:sz w:val="24"/>
          <w:szCs w:val="24"/>
        </w:rPr>
        <w:t>by</w:t>
      </w:r>
      <w:r>
        <w:rPr>
          <w:rFonts w:ascii="Times New Roman" w:eastAsia="Times New Roman" w:hAnsi="Times New Roman" w:cs="Times New Roman"/>
          <w:noProof/>
          <w:color w:val="000000"/>
          <w:spacing w:val="4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pacing w:val="-2"/>
          <w:sz w:val="24"/>
          <w:szCs w:val="24"/>
        </w:rPr>
        <w:t>Zend</w:t>
      </w:r>
      <w:r>
        <w:rPr>
          <w:rFonts w:ascii="Times New Roman" w:eastAsia="Times New Roman" w:hAnsi="Times New Roman" w:cs="Times New Roman"/>
          <w:noProof/>
          <w:color w:val="000000"/>
          <w:spacing w:val="52"/>
          <w:sz w:val="24"/>
          <w:szCs w:val="24"/>
        </w:rPr>
        <w:t xml:space="preserve"> </w:t>
      </w:r>
      <w:r>
        <w:rPr>
          <w:rFonts w:ascii="Times New Roman" w:eastAsia="Times New Roman" w:hAnsi="Times New Roman" w:cs="Times New Roman"/>
          <w:noProof/>
          <w:color w:val="000000"/>
          <w:spacing w:val="-1"/>
          <w:sz w:val="24"/>
          <w:szCs w:val="24"/>
        </w:rPr>
        <w:t>Engine,</w:t>
      </w:r>
      <w:r>
        <w:rPr>
          <w:rFonts w:ascii="Times New Roman" w:eastAsia="Times New Roman" w:hAnsi="Times New Roman" w:cs="Times New Roman"/>
          <w:noProof/>
          <w:color w:val="000000"/>
          <w:spacing w:val="50"/>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51"/>
          <w:sz w:val="24"/>
          <w:szCs w:val="24"/>
        </w:rPr>
        <w:t xml:space="preserve"> </w:t>
      </w:r>
      <w:r>
        <w:rPr>
          <w:rFonts w:ascii="Times New Roman" w:eastAsia="Times New Roman" w:hAnsi="Times New Roman" w:cs="Times New Roman"/>
          <w:noProof/>
          <w:color w:val="000000"/>
          <w:spacing w:val="1"/>
          <w:sz w:val="24"/>
          <w:szCs w:val="24"/>
        </w:rPr>
        <w:t>open-source</w:t>
      </w:r>
      <w:r>
        <w:rPr>
          <w:rFonts w:ascii="Times New Roman" w:eastAsia="Times New Roman" w:hAnsi="Times New Roman" w:cs="Times New Roman"/>
          <w:noProof/>
          <w:color w:val="000000"/>
          <w:spacing w:val="49"/>
          <w:sz w:val="24"/>
          <w:szCs w:val="24"/>
        </w:rPr>
        <w:t xml:space="preserve"> </w:t>
      </w:r>
      <w:r>
        <w:rPr>
          <w:rFonts w:ascii="Times New Roman" w:eastAsia="Times New Roman" w:hAnsi="Times New Roman" w:cs="Times New Roman"/>
          <w:noProof/>
          <w:color w:val="000000"/>
          <w:sz w:val="24"/>
          <w:szCs w:val="24"/>
        </w:rPr>
        <w:t xml:space="preserve">software </w:t>
      </w:r>
      <w:r>
        <w:rPr>
          <w:rFonts w:ascii="Times New Roman" w:eastAsia="Times New Roman" w:hAnsi="Times New Roman" w:cs="Times New Roman"/>
          <w:noProof/>
          <w:color w:val="000000"/>
          <w:spacing w:val="-1"/>
          <w:sz w:val="24"/>
          <w:szCs w:val="24"/>
        </w:rPr>
        <w:t>released</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2"/>
          <w:sz w:val="24"/>
          <w:szCs w:val="24"/>
        </w:rPr>
        <w:t>under</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4"/>
          <w:sz w:val="24"/>
          <w:szCs w:val="24"/>
        </w:rPr>
        <w:t>PHP</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License.</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4"/>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z w:val="24"/>
          <w:szCs w:val="24"/>
        </w:rPr>
        <w:t>widely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portable</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z w:val="24"/>
          <w:szCs w:val="24"/>
        </w:rPr>
        <w:t>compatible</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with</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3"/>
          <w:sz w:val="24"/>
          <w:szCs w:val="24"/>
        </w:rPr>
        <w:t>most</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2"/>
          <w:sz w:val="24"/>
          <w:szCs w:val="24"/>
        </w:rPr>
        <w:t xml:space="preserve">web </w:t>
      </w:r>
      <w:r>
        <w:rPr>
          <w:rFonts w:ascii="Times New Roman" w:eastAsia="Times New Roman" w:hAnsi="Times New Roman" w:cs="Times New Roman"/>
          <w:noProof/>
          <w:color w:val="000000"/>
          <w:spacing w:val="-1"/>
          <w:sz w:val="24"/>
          <w:szCs w:val="24"/>
        </w:rPr>
        <w:t>servers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across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various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lastRenderedPageBreak/>
        <w:t>operating</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systems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platforms.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Although</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1"/>
          <w:sz w:val="24"/>
          <w:szCs w:val="24"/>
        </w:rPr>
        <w:t>lacked</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4"/>
          <w:sz w:val="24"/>
          <w:szCs w:val="24"/>
        </w:rPr>
        <w:t xml:space="preserve">a </w:t>
      </w:r>
      <w:r>
        <w:rPr>
          <w:rFonts w:ascii="Times New Roman" w:eastAsia="Times New Roman" w:hAnsi="Times New Roman" w:cs="Times New Roman"/>
          <w:noProof/>
          <w:color w:val="000000"/>
          <w:sz w:val="24"/>
          <w:szCs w:val="24"/>
        </w:rPr>
        <w:t xml:space="preserve">formal </w:t>
      </w:r>
      <w:r>
        <w:rPr>
          <w:rFonts w:ascii="Times New Roman" w:eastAsia="Times New Roman" w:hAnsi="Times New Roman" w:cs="Times New Roman"/>
          <w:noProof/>
          <w:color w:val="000000"/>
          <w:spacing w:val="-1"/>
          <w:sz w:val="24"/>
          <w:szCs w:val="24"/>
        </w:rPr>
        <w:t>specification</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until</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2014,</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its</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original</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implementation</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served</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2"/>
          <w:sz w:val="24"/>
          <w:szCs w:val="24"/>
        </w:rPr>
        <w:t>as</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de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facto</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standard</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for</w:t>
      </w:r>
    </w:p>
    <w:p w:rsidR="0055598C" w:rsidRDefault="0055598C" w:rsidP="00DE6008">
      <w:pPr>
        <w:spacing w:line="480" w:lineRule="auto"/>
        <w:ind w:left="1440" w:right="605"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other</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z w:val="24"/>
          <w:szCs w:val="24"/>
        </w:rPr>
        <w:t>implementations</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3"/>
          <w:sz w:val="24"/>
          <w:szCs w:val="24"/>
        </w:rPr>
        <w:t>follow.</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Since</w:t>
      </w:r>
      <w:r>
        <w:rPr>
          <w:rFonts w:ascii="Times New Roman" w:eastAsia="Times New Roman" w:hAnsi="Times New Roman" w:cs="Times New Roman"/>
          <w:noProof/>
          <w:color w:val="000000"/>
          <w:spacing w:val="34"/>
          <w:sz w:val="24"/>
          <w:szCs w:val="24"/>
        </w:rPr>
        <w:t xml:space="preserve"> </w:t>
      </w:r>
      <w:r>
        <w:rPr>
          <w:rFonts w:ascii="Times New Roman" w:eastAsia="Times New Roman" w:hAnsi="Times New Roman" w:cs="Times New Roman"/>
          <w:noProof/>
          <w:color w:val="000000"/>
          <w:sz w:val="24"/>
          <w:szCs w:val="24"/>
        </w:rPr>
        <w:t>2014,</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efforts</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have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pacing w:val="-1"/>
          <w:sz w:val="24"/>
          <w:szCs w:val="24"/>
        </w:rPr>
        <w:t>been</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undertaken</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create</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 xml:space="preserve">a </w:t>
      </w:r>
      <w:r>
        <w:rPr>
          <w:rFonts w:ascii="Times New Roman" w:eastAsia="Times New Roman" w:hAnsi="Times New Roman" w:cs="Times New Roman"/>
          <w:noProof/>
          <w:color w:val="000000"/>
          <w:spacing w:val="2"/>
          <w:sz w:val="24"/>
          <w:szCs w:val="24"/>
        </w:rPr>
        <w:t>formal</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z w:val="24"/>
          <w:szCs w:val="24"/>
        </w:rPr>
        <w:t>specification</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4"/>
          <w:sz w:val="24"/>
          <w:szCs w:val="24"/>
        </w:rPr>
        <w:t>PHP.</w:t>
      </w:r>
    </w:p>
    <w:p w:rsidR="0055598C" w:rsidRDefault="0055598C" w:rsidP="00DE6008">
      <w:pPr>
        <w:spacing w:before="154" w:line="480" w:lineRule="auto"/>
        <w:ind w:left="1440" w:right="599" w:firstLine="1"/>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pacing w:val="-1"/>
          <w:sz w:val="24"/>
          <w:szCs w:val="24"/>
        </w:rPr>
        <w:t>According</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W3Techs,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4"/>
          <w:sz w:val="24"/>
          <w:szCs w:val="24"/>
        </w:rPr>
        <w:t>of</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January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2023,</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 xml:space="preserve">PHP </w:t>
      </w:r>
      <w:r>
        <w:rPr>
          <w:rFonts w:ascii="Times New Roman" w:eastAsia="Times New Roman" w:hAnsi="Times New Roman" w:cs="Times New Roman"/>
          <w:noProof/>
          <w:color w:val="000000"/>
          <w:sz w:val="24"/>
          <w:szCs w:val="24"/>
        </w:rPr>
        <w:t>powers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77.8%</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websites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with</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 xml:space="preserve">known </w:t>
      </w:r>
      <w:r>
        <w:rPr>
          <w:rFonts w:ascii="Times New Roman" w:eastAsia="Times New Roman" w:hAnsi="Times New Roman" w:cs="Times New Roman"/>
          <w:noProof/>
          <w:color w:val="000000"/>
          <w:spacing w:val="-1"/>
          <w:sz w:val="24"/>
          <w:szCs w:val="24"/>
        </w:rPr>
        <w:t>server-side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programming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languages.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However,</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concerning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that</w:t>
      </w:r>
      <w:r>
        <w:rPr>
          <w:rFonts w:ascii="Times New Roman" w:eastAsia="Times New Roman" w:hAnsi="Times New Roman" w:cs="Times New Roman"/>
          <w:noProof/>
          <w:color w:val="000000"/>
          <w:spacing w:val="-3"/>
          <w:sz w:val="24"/>
          <w:szCs w:val="24"/>
        </w:rPr>
        <w:t xml:space="preserve"> a </w:t>
      </w:r>
      <w:r>
        <w:rPr>
          <w:rFonts w:ascii="Times New Roman" w:eastAsia="Times New Roman" w:hAnsi="Times New Roman" w:cs="Times New Roman"/>
          <w:noProof/>
          <w:color w:val="000000"/>
          <w:spacing w:val="-1"/>
          <w:sz w:val="24"/>
          <w:szCs w:val="24"/>
        </w:rPr>
        <w:t>significant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portion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of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users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continue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utilize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unsupported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versions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such</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as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5"/>
          <w:sz w:val="24"/>
          <w:szCs w:val="24"/>
        </w:rPr>
        <w:t xml:space="preserve">7 </w:t>
      </w:r>
      <w:r>
        <w:rPr>
          <w:rFonts w:ascii="Times New Roman" w:eastAsia="Times New Roman" w:hAnsi="Times New Roman" w:cs="Times New Roman"/>
          <w:noProof/>
          <w:color w:val="000000"/>
          <w:spacing w:val="-2"/>
          <w:sz w:val="24"/>
          <w:szCs w:val="24"/>
        </w:rPr>
        <w:t xml:space="preserve">and even </w:t>
      </w:r>
      <w:r>
        <w:rPr>
          <w:rFonts w:ascii="Times New Roman" w:eastAsia="Times New Roman" w:hAnsi="Times New Roman" w:cs="Times New Roman"/>
          <w:noProof/>
          <w:color w:val="000000"/>
          <w:sz w:val="24"/>
          <w:szCs w:val="24"/>
        </w:rPr>
        <w:t>PHP</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5,</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both</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of </w:t>
      </w:r>
      <w:r>
        <w:rPr>
          <w:rFonts w:ascii="Times New Roman" w:eastAsia="Times New Roman" w:hAnsi="Times New Roman" w:cs="Times New Roman"/>
          <w:noProof/>
          <w:color w:val="000000"/>
          <w:sz w:val="24"/>
          <w:szCs w:val="24"/>
        </w:rPr>
        <w:t>which</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no</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longer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receive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security</w:t>
      </w:r>
      <w:r>
        <w:rPr>
          <w:rFonts w:ascii="Times New Roman" w:eastAsia="Times New Roman" w:hAnsi="Times New Roman" w:cs="Times New Roman"/>
          <w:noProof/>
          <w:color w:val="000000"/>
          <w:spacing w:val="-1"/>
          <w:sz w:val="24"/>
          <w:szCs w:val="24"/>
        </w:rPr>
        <w:t xml:space="preserve"> updates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known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have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critical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vulnerabilities.</w:t>
      </w:r>
    </w:p>
    <w:p w:rsidR="00E73993" w:rsidRDefault="00265C95" w:rsidP="00DE6008">
      <w:pPr>
        <w:spacing w:before="69" w:line="480" w:lineRule="auto"/>
        <w:ind w:left="1440" w:right="597"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remains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3"/>
          <w:sz w:val="24"/>
          <w:szCs w:val="24"/>
        </w:rPr>
        <w:t xml:space="preserve">a </w:t>
      </w:r>
      <w:r>
        <w:rPr>
          <w:rFonts w:ascii="Times New Roman" w:eastAsia="Times New Roman" w:hAnsi="Times New Roman" w:cs="Times New Roman"/>
          <w:noProof/>
          <w:color w:val="000000"/>
          <w:sz w:val="24"/>
          <w:szCs w:val="24"/>
        </w:rPr>
        <w:t>powerful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reliable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for</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server-side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scripting,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with</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applications ranging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from</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form</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data</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handling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dynamic</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content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generation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to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 xml:space="preserve">management, </w:t>
      </w:r>
      <w:r>
        <w:rPr>
          <w:rFonts w:ascii="Times New Roman" w:eastAsia="Times New Roman" w:hAnsi="Times New Roman" w:cs="Times New Roman"/>
          <w:noProof/>
          <w:color w:val="000000"/>
          <w:sz w:val="24"/>
          <w:szCs w:val="24"/>
        </w:rPr>
        <w:t>session</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handling,</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z w:val="24"/>
          <w:szCs w:val="24"/>
        </w:rPr>
        <w:t>cookie</w:t>
      </w:r>
      <w:r>
        <w:rPr>
          <w:rFonts w:ascii="Times New Roman" w:eastAsia="Times New Roman" w:hAnsi="Times New Roman" w:cs="Times New Roman"/>
          <w:noProof/>
          <w:color w:val="000000"/>
          <w:spacing w:val="42"/>
          <w:sz w:val="24"/>
          <w:szCs w:val="24"/>
        </w:rPr>
        <w:t xml:space="preserve"> </w:t>
      </w:r>
      <w:r>
        <w:rPr>
          <w:rFonts w:ascii="Times New Roman" w:eastAsia="Times New Roman" w:hAnsi="Times New Roman" w:cs="Times New Roman"/>
          <w:noProof/>
          <w:color w:val="000000"/>
          <w:sz w:val="24"/>
          <w:szCs w:val="24"/>
        </w:rPr>
        <w:t>management,</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43"/>
          <w:sz w:val="24"/>
          <w:szCs w:val="24"/>
        </w:rPr>
        <w:t xml:space="preserve"> </w:t>
      </w:r>
      <w:r>
        <w:rPr>
          <w:rFonts w:ascii="Times New Roman" w:eastAsia="Times New Roman" w:hAnsi="Times New Roman" w:cs="Times New Roman"/>
          <w:noProof/>
          <w:color w:val="000000"/>
          <w:spacing w:val="1"/>
          <w:sz w:val="24"/>
          <w:szCs w:val="24"/>
        </w:rPr>
        <w:t>email</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processing.</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z w:val="24"/>
          <w:szCs w:val="24"/>
        </w:rPr>
        <w:t>Furthermore,</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32"/>
          <w:sz w:val="24"/>
          <w:szCs w:val="24"/>
        </w:rPr>
        <w:t xml:space="preserve"> </w:t>
      </w:r>
      <w:r>
        <w:rPr>
          <w:rFonts w:ascii="Times New Roman" w:eastAsia="Times New Roman" w:hAnsi="Times New Roman" w:cs="Times New Roman"/>
          <w:noProof/>
          <w:color w:val="000000"/>
          <w:spacing w:val="-1"/>
          <w:sz w:val="24"/>
          <w:szCs w:val="24"/>
        </w:rPr>
        <w:t xml:space="preserve">offers </w:t>
      </w:r>
      <w:r>
        <w:rPr>
          <w:rFonts w:ascii="Times New Roman" w:eastAsia="Times New Roman" w:hAnsi="Times New Roman" w:cs="Times New Roman"/>
          <w:noProof/>
          <w:color w:val="000000"/>
          <w:sz w:val="24"/>
          <w:szCs w:val="24"/>
        </w:rPr>
        <w:t>numerous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hash</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functions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for</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encrypting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user</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data,</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ensuring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its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security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and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robustness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 xml:space="preserve">as </w:t>
      </w:r>
      <w:r>
        <w:rPr>
          <w:rFonts w:ascii="Times New Roman" w:eastAsia="Times New Roman" w:hAnsi="Times New Roman" w:cs="Times New Roman"/>
          <w:noProof/>
          <w:color w:val="000000"/>
          <w:spacing w:val="-13"/>
          <w:sz w:val="24"/>
          <w:szCs w:val="24"/>
        </w:rPr>
        <w:t xml:space="preserve">a  </w:t>
      </w:r>
      <w:r>
        <w:rPr>
          <w:rFonts w:ascii="Times New Roman" w:eastAsia="Times New Roman" w:hAnsi="Times New Roman" w:cs="Times New Roman"/>
          <w:noProof/>
          <w:color w:val="000000"/>
          <w:spacing w:val="-1"/>
          <w:sz w:val="24"/>
          <w:szCs w:val="24"/>
        </w:rPr>
        <w:t>server-side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z w:val="24"/>
          <w:szCs w:val="24"/>
        </w:rPr>
        <w:t>scripting</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These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capabilities</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z w:val="24"/>
          <w:szCs w:val="24"/>
        </w:rPr>
        <w:t>make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an</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z w:val="24"/>
          <w:szCs w:val="24"/>
        </w:rPr>
        <w:t>indispensable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tool</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 xml:space="preserve">for </w:t>
      </w:r>
      <w:r>
        <w:rPr>
          <w:rFonts w:ascii="Times New Roman" w:eastAsia="Times New Roman" w:hAnsi="Times New Roman" w:cs="Times New Roman"/>
          <w:noProof/>
          <w:color w:val="000000"/>
          <w:spacing w:val="2"/>
          <w:sz w:val="24"/>
          <w:szCs w:val="24"/>
        </w:rPr>
        <w:t>modern</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3"/>
          <w:sz w:val="24"/>
          <w:szCs w:val="24"/>
        </w:rPr>
        <w:t>web</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development.</w:t>
      </w:r>
    </w:p>
    <w:p w:rsidR="00A838AB" w:rsidRDefault="00A838AB" w:rsidP="00DE6008">
      <w:pPr>
        <w:jc w:val="both"/>
        <w:rPr>
          <w:ins w:id="13" w:author="CHETAN SONI" w:date="2026-02-16T23:13:00Z"/>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br w:type="page"/>
      </w:r>
    </w:p>
    <w:p w:rsidR="00D20E1D" w:rsidRDefault="00735936" w:rsidP="00DE6008">
      <w:pPr>
        <w:spacing w:before="281" w:line="480" w:lineRule="auto"/>
        <w:ind w:left="720" w:firstLine="720"/>
        <w:jc w:val="both"/>
        <w:rPr>
          <w:rFonts w:ascii="Times New Roman" w:eastAsia="Times New Roman" w:hAnsi="Times New Roman" w:cs="Times New Roman"/>
          <w:b/>
          <w:bCs/>
          <w:noProof/>
          <w:color w:val="000000"/>
          <w:sz w:val="28"/>
          <w:szCs w:val="28"/>
        </w:rPr>
      </w:pPr>
      <w:r>
        <w:rPr>
          <w:rFonts w:ascii="Times New Roman" w:eastAsia="Times New Roman" w:hAnsi="Times New Roman" w:cs="Times New Roman"/>
          <w:noProof/>
          <w:color w:val="000000"/>
          <w:spacing w:val="-4"/>
          <w:sz w:val="24"/>
          <w:szCs w:val="24"/>
          <w:lang w:eastAsia="en-IN"/>
        </w:rPr>
        <w:lastRenderedPageBreak/>
        <w:drawing>
          <wp:anchor distT="0" distB="0" distL="114300" distR="114300" simplePos="0" relativeHeight="251728384" behindDoc="1" locked="0" layoutInCell="1" allowOverlap="1" wp14:anchorId="4C514024" wp14:editId="641680F0">
            <wp:simplePos x="0" y="0"/>
            <wp:positionH relativeFrom="page">
              <wp:posOffset>238296</wp:posOffset>
            </wp:positionH>
            <wp:positionV relativeFrom="paragraph">
              <wp:posOffset>643255</wp:posOffset>
            </wp:positionV>
            <wp:extent cx="6120197" cy="2503787"/>
            <wp:effectExtent l="0" t="0" r="0" b="0"/>
            <wp:wrapTopAndBottom/>
            <wp:docPr id="1" name="Picture 1" descr="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97" cy="2503787"/>
                    </a:xfrm>
                    <a:prstGeom prst="rect">
                      <a:avLst/>
                    </a:prstGeom>
                    <a:noFill/>
                  </pic:spPr>
                </pic:pic>
              </a:graphicData>
            </a:graphic>
            <wp14:sizeRelH relativeFrom="page">
              <wp14:pctWidth>0</wp14:pctWidth>
            </wp14:sizeRelH>
            <wp14:sizeRelV relativeFrom="page">
              <wp14:pctHeight>0</wp14:pctHeight>
            </wp14:sizeRelV>
          </wp:anchor>
        </w:drawing>
      </w:r>
      <w:r w:rsidR="00A838AB">
        <w:rPr>
          <w:rFonts w:ascii="Times New Roman" w:eastAsia="Times New Roman" w:hAnsi="Times New Roman" w:cs="Times New Roman"/>
          <w:b/>
          <w:bCs/>
          <w:noProof/>
          <w:color w:val="000000"/>
          <w:spacing w:val="-1"/>
          <w:sz w:val="28"/>
          <w:szCs w:val="28"/>
        </w:rPr>
        <w:t>Feat</w:t>
      </w:r>
      <w:r w:rsidR="00265C95">
        <w:rPr>
          <w:rFonts w:ascii="Times New Roman" w:eastAsia="Times New Roman" w:hAnsi="Times New Roman" w:cs="Times New Roman"/>
          <w:b/>
          <w:bCs/>
          <w:noProof/>
          <w:color w:val="000000"/>
          <w:spacing w:val="-1"/>
          <w:sz w:val="28"/>
          <w:szCs w:val="28"/>
        </w:rPr>
        <w:t>ures</w:t>
      </w:r>
      <w:r w:rsidR="00265C95">
        <w:rPr>
          <w:rFonts w:ascii="Times New Roman" w:eastAsia="Times New Roman" w:hAnsi="Times New Roman" w:cs="Times New Roman"/>
          <w:b/>
          <w:bCs/>
          <w:noProof/>
          <w:color w:val="000000"/>
          <w:spacing w:val="1"/>
          <w:sz w:val="28"/>
          <w:szCs w:val="28"/>
        </w:rPr>
        <w:t xml:space="preserve"> </w:t>
      </w:r>
      <w:r w:rsidR="00CF24D7">
        <w:rPr>
          <w:rFonts w:ascii="Times New Roman" w:eastAsia="Times New Roman" w:hAnsi="Times New Roman" w:cs="Times New Roman"/>
          <w:b/>
          <w:bCs/>
          <w:noProof/>
          <w:color w:val="000000"/>
          <w:sz w:val="28"/>
          <w:szCs w:val="28"/>
        </w:rPr>
        <w:t>of PHP:</w:t>
      </w:r>
    </w:p>
    <w:p w:rsidR="00612668" w:rsidRDefault="00612668" w:rsidP="00DE6008">
      <w:pPr>
        <w:spacing w:before="281" w:line="480" w:lineRule="auto"/>
        <w:ind w:left="720" w:firstLine="720"/>
        <w:jc w:val="both"/>
        <w:rPr>
          <w:rFonts w:ascii="Times New Roman" w:eastAsia="Times New Roman" w:hAnsi="Times New Roman" w:cs="Times New Roman"/>
          <w:b/>
          <w:bCs/>
          <w:noProof/>
          <w:color w:val="000000"/>
          <w:sz w:val="28"/>
          <w:szCs w:val="28"/>
        </w:rPr>
      </w:pPr>
    </w:p>
    <w:p w:rsidR="00DE2B13" w:rsidRPr="003A57AB" w:rsidRDefault="00DE2B13" w:rsidP="00DE6008">
      <w:pPr>
        <w:pStyle w:val="ListParagraph"/>
        <w:numPr>
          <w:ilvl w:val="0"/>
          <w:numId w:val="44"/>
        </w:numPr>
        <w:spacing w:before="281" w:line="480" w:lineRule="auto"/>
        <w:jc w:val="both"/>
        <w:rPr>
          <w:rFonts w:ascii="Times New Roman" w:eastAsia="Times New Roman" w:hAnsi="Times New Roman" w:cs="Times New Roman"/>
          <w:b/>
          <w:bCs/>
          <w:noProof/>
          <w:color w:val="000000"/>
          <w:spacing w:val="-5"/>
          <w:sz w:val="28"/>
          <w:szCs w:val="28"/>
        </w:rPr>
      </w:pPr>
      <w:r w:rsidRPr="003A57AB">
        <w:rPr>
          <w:rFonts w:ascii="Times New Roman" w:eastAsia="Times New Roman" w:hAnsi="Times New Roman" w:cs="Times New Roman"/>
          <w:b/>
          <w:bCs/>
          <w:noProof/>
          <w:color w:val="000000"/>
          <w:sz w:val="28"/>
          <w:szCs w:val="28"/>
        </w:rPr>
        <w:t xml:space="preserve">Open Source: </w:t>
      </w:r>
    </w:p>
    <w:p w:rsidR="00160AF1" w:rsidRDefault="00160AF1" w:rsidP="00DE6008">
      <w:pPr>
        <w:spacing w:before="27" w:line="480" w:lineRule="auto"/>
        <w:ind w:left="1440" w:right="670" w:firstLine="1"/>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open-source software,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meaning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its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source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code is</w:t>
      </w:r>
      <w:r>
        <w:rPr>
          <w:rFonts w:ascii="Times New Roman" w:eastAsia="Times New Roman" w:hAnsi="Times New Roman" w:cs="Times New Roman"/>
          <w:noProof/>
          <w:color w:val="000000"/>
          <w:sz w:val="24"/>
          <w:szCs w:val="24"/>
        </w:rPr>
        <w:t xml:space="preserve"> freely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available.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 xml:space="preserve">can </w:t>
      </w:r>
      <w:r>
        <w:rPr>
          <w:rFonts w:ascii="Times New Roman" w:eastAsia="Times New Roman" w:hAnsi="Times New Roman" w:cs="Times New Roman"/>
          <w:noProof/>
          <w:color w:val="000000"/>
          <w:spacing w:val="1"/>
          <w:sz w:val="24"/>
          <w:szCs w:val="24"/>
        </w:rPr>
        <w:t>modify</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develop</w:t>
      </w:r>
      <w:r>
        <w:rPr>
          <w:rFonts w:ascii="Times New Roman" w:eastAsia="Times New Roman" w:hAnsi="Times New Roman" w:cs="Times New Roman"/>
          <w:noProof/>
          <w:color w:val="000000"/>
          <w:spacing w:val="2"/>
          <w:sz w:val="24"/>
          <w:szCs w:val="24"/>
        </w:rPr>
        <w:t xml:space="preserve"> PHP</w:t>
      </w:r>
      <w:r>
        <w:rPr>
          <w:rFonts w:ascii="Times New Roman" w:eastAsia="Times New Roman" w:hAnsi="Times New Roman" w:cs="Times New Roman"/>
          <w:noProof/>
          <w:color w:val="000000"/>
          <w:spacing w:val="-1"/>
          <w:sz w:val="24"/>
          <w:szCs w:val="24"/>
        </w:rPr>
        <w:t xml:space="preserve"> versions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suit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their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specific</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needs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without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any </w:t>
      </w:r>
      <w:r>
        <w:rPr>
          <w:rFonts w:ascii="Times New Roman" w:eastAsia="Times New Roman" w:hAnsi="Times New Roman" w:cs="Times New Roman"/>
          <w:noProof/>
          <w:color w:val="000000"/>
          <w:spacing w:val="-1"/>
          <w:sz w:val="24"/>
          <w:szCs w:val="24"/>
        </w:rPr>
        <w:t>associated</w:t>
      </w:r>
    </w:p>
    <w:p w:rsidR="00160AF1" w:rsidRPr="002D5001" w:rsidRDefault="00160AF1" w:rsidP="00DE6008">
      <w:pPr>
        <w:spacing w:before="175" w:line="480" w:lineRule="auto"/>
        <w:ind w:left="14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costs.</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pacing w:val="-1"/>
          <w:sz w:val="24"/>
          <w:szCs w:val="24"/>
        </w:rPr>
        <w:t>All</w:t>
      </w:r>
      <w:r>
        <w:rPr>
          <w:rFonts w:ascii="Times New Roman" w:eastAsia="Times New Roman" w:hAnsi="Times New Roman" w:cs="Times New Roman"/>
          <w:noProof/>
          <w:color w:val="000000"/>
          <w:sz w:val="24"/>
          <w:szCs w:val="24"/>
        </w:rPr>
        <w:t xml:space="preserve"> components of</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open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for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free </w:t>
      </w:r>
      <w:r>
        <w:rPr>
          <w:rFonts w:ascii="Times New Roman" w:eastAsia="Times New Roman" w:hAnsi="Times New Roman" w:cs="Times New Roman"/>
          <w:noProof/>
          <w:color w:val="000000"/>
          <w:sz w:val="24"/>
          <w:szCs w:val="24"/>
        </w:rPr>
        <w:t xml:space="preserve">download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sidR="002D5001">
        <w:rPr>
          <w:rFonts w:ascii="Times New Roman" w:eastAsia="Times New Roman" w:hAnsi="Times New Roman" w:cs="Times New Roman"/>
          <w:noProof/>
          <w:color w:val="000000"/>
          <w:spacing w:val="-1"/>
          <w:sz w:val="24"/>
          <w:szCs w:val="24"/>
        </w:rPr>
        <w:t>use</w:t>
      </w:r>
    </w:p>
    <w:p w:rsidR="00160AF1" w:rsidRPr="00FB3522" w:rsidRDefault="00160AF1" w:rsidP="00DE6008">
      <w:pPr>
        <w:pStyle w:val="ListParagraph"/>
        <w:numPr>
          <w:ilvl w:val="0"/>
          <w:numId w:val="44"/>
        </w:numPr>
        <w:spacing w:before="281" w:line="480" w:lineRule="auto"/>
        <w:jc w:val="both"/>
        <w:rPr>
          <w:rFonts w:ascii="Times New Roman" w:eastAsia="Times New Roman" w:hAnsi="Times New Roman" w:cs="Times New Roman"/>
          <w:b/>
          <w:bCs/>
          <w:noProof/>
          <w:color w:val="000000"/>
          <w:spacing w:val="-1"/>
          <w:sz w:val="28"/>
          <w:szCs w:val="28"/>
        </w:rPr>
      </w:pPr>
      <w:r w:rsidRPr="00FB3522">
        <w:rPr>
          <w:rFonts w:ascii="Times New Roman" w:eastAsia="Times New Roman" w:hAnsi="Times New Roman" w:cs="Times New Roman"/>
          <w:b/>
          <w:bCs/>
          <w:noProof/>
          <w:color w:val="000000"/>
          <w:sz w:val="28"/>
          <w:szCs w:val="28"/>
        </w:rPr>
        <w:t>Familiarity</w:t>
      </w:r>
      <w:r w:rsidRPr="00FB3522">
        <w:rPr>
          <w:rFonts w:ascii="Times New Roman" w:eastAsia="Times New Roman" w:hAnsi="Times New Roman" w:cs="Times New Roman"/>
          <w:b/>
          <w:bCs/>
          <w:noProof/>
          <w:color w:val="000000"/>
          <w:spacing w:val="-2"/>
          <w:sz w:val="28"/>
          <w:szCs w:val="28"/>
        </w:rPr>
        <w:t xml:space="preserve"> </w:t>
      </w:r>
      <w:r w:rsidRPr="00FB3522">
        <w:rPr>
          <w:rFonts w:ascii="Times New Roman" w:eastAsia="Times New Roman" w:hAnsi="Times New Roman" w:cs="Times New Roman"/>
          <w:b/>
          <w:bCs/>
          <w:noProof/>
          <w:color w:val="000000"/>
          <w:sz w:val="28"/>
          <w:szCs w:val="28"/>
        </w:rPr>
        <w:t xml:space="preserve">with </w:t>
      </w:r>
      <w:r w:rsidRPr="00FB3522">
        <w:rPr>
          <w:rFonts w:ascii="Times New Roman" w:eastAsia="Times New Roman" w:hAnsi="Times New Roman" w:cs="Times New Roman"/>
          <w:b/>
          <w:bCs/>
          <w:noProof/>
          <w:color w:val="000000"/>
          <w:spacing w:val="-1"/>
          <w:sz w:val="28"/>
          <w:szCs w:val="28"/>
        </w:rPr>
        <w:t>Syntax:</w:t>
      </w:r>
    </w:p>
    <w:p w:rsidR="00D41848" w:rsidRDefault="00160AF1" w:rsidP="00DE6008">
      <w:pPr>
        <w:spacing w:before="9" w:line="480" w:lineRule="auto"/>
        <w:ind w:left="1440" w:right="1094"/>
        <w:jc w:val="both"/>
        <w:rPr>
          <w:rFonts w:ascii="Times New Roman" w:eastAsia="Times New Roman" w:hAnsi="Times New Roman" w:cs="Times New Roman"/>
          <w:noProof/>
          <w:color w:val="000000"/>
          <w:spacing w:val="-1"/>
          <w:sz w:val="24"/>
          <w:szCs w:val="24"/>
        </w:rPr>
      </w:pPr>
      <w:r w:rsidRPr="00BD673D">
        <w:rPr>
          <w:rFonts w:ascii="Times New Roman" w:eastAsia="Times New Roman" w:hAnsi="Times New Roman" w:cs="Times New Roman"/>
          <w:noProof/>
          <w:color w:val="000000"/>
          <w:spacing w:val="1"/>
          <w:sz w:val="24"/>
          <w:szCs w:val="24"/>
        </w:rPr>
        <w:t>PHP</w:t>
      </w:r>
      <w:r w:rsidRPr="00BD673D">
        <w:rPr>
          <w:rFonts w:ascii="Times New Roman" w:eastAsia="Times New Roman" w:hAnsi="Times New Roman" w:cs="Times New Roman"/>
          <w:noProof/>
          <w:color w:val="000000"/>
          <w:spacing w:val="-5"/>
          <w:sz w:val="24"/>
          <w:szCs w:val="24"/>
        </w:rPr>
        <w:t xml:space="preserve"> </w:t>
      </w:r>
      <w:r w:rsidRPr="00BD673D">
        <w:rPr>
          <w:rFonts w:ascii="Times New Roman" w:eastAsia="Times New Roman" w:hAnsi="Times New Roman" w:cs="Times New Roman"/>
          <w:noProof/>
          <w:color w:val="000000"/>
          <w:spacing w:val="-2"/>
          <w:sz w:val="24"/>
          <w:szCs w:val="24"/>
        </w:rPr>
        <w:t>has</w:t>
      </w:r>
      <w:r w:rsidRPr="00BD673D">
        <w:rPr>
          <w:rFonts w:ascii="Times New Roman" w:eastAsia="Times New Roman" w:hAnsi="Times New Roman" w:cs="Times New Roman"/>
          <w:noProof/>
          <w:color w:val="000000"/>
          <w:sz w:val="24"/>
          <w:szCs w:val="24"/>
        </w:rPr>
        <w:t xml:space="preserve"> </w:t>
      </w:r>
      <w:r w:rsidRPr="00BD673D">
        <w:rPr>
          <w:rFonts w:ascii="Times New Roman" w:eastAsia="Times New Roman" w:hAnsi="Times New Roman" w:cs="Times New Roman"/>
          <w:noProof/>
          <w:color w:val="000000"/>
          <w:spacing w:val="-1"/>
          <w:sz w:val="24"/>
          <w:szCs w:val="24"/>
        </w:rPr>
        <w:t>a straightforward</w:t>
      </w:r>
      <w:r w:rsidRPr="00BD673D">
        <w:rPr>
          <w:rFonts w:ascii="Times New Roman" w:eastAsia="Times New Roman" w:hAnsi="Times New Roman" w:cs="Times New Roman"/>
          <w:noProof/>
          <w:color w:val="000000"/>
          <w:sz w:val="24"/>
          <w:szCs w:val="24"/>
        </w:rPr>
        <w:t xml:space="preserve"> </w:t>
      </w:r>
      <w:r w:rsidRPr="00BD673D">
        <w:rPr>
          <w:rFonts w:ascii="Times New Roman" w:eastAsia="Times New Roman" w:hAnsi="Times New Roman" w:cs="Times New Roman"/>
          <w:noProof/>
          <w:color w:val="000000"/>
          <w:spacing w:val="-1"/>
          <w:sz w:val="24"/>
          <w:szCs w:val="24"/>
        </w:rPr>
        <w:t>and</w:t>
      </w:r>
      <w:r w:rsidRPr="00BD673D">
        <w:rPr>
          <w:rFonts w:ascii="Times New Roman" w:eastAsia="Times New Roman" w:hAnsi="Times New Roman" w:cs="Times New Roman"/>
          <w:noProof/>
          <w:color w:val="000000"/>
          <w:sz w:val="24"/>
          <w:szCs w:val="24"/>
        </w:rPr>
        <w:t xml:space="preserve"> easily</w:t>
      </w:r>
      <w:r w:rsidRPr="00BD673D">
        <w:rPr>
          <w:rFonts w:ascii="Times New Roman" w:eastAsia="Times New Roman" w:hAnsi="Times New Roman" w:cs="Times New Roman"/>
          <w:noProof/>
          <w:color w:val="000000"/>
          <w:spacing w:val="-3"/>
          <w:sz w:val="24"/>
          <w:szCs w:val="24"/>
        </w:rPr>
        <w:t xml:space="preserve"> </w:t>
      </w:r>
      <w:r w:rsidRPr="00BD673D">
        <w:rPr>
          <w:rFonts w:ascii="Times New Roman" w:eastAsia="Times New Roman" w:hAnsi="Times New Roman" w:cs="Times New Roman"/>
          <w:noProof/>
          <w:color w:val="000000"/>
          <w:spacing w:val="-1"/>
          <w:sz w:val="24"/>
          <w:szCs w:val="24"/>
        </w:rPr>
        <w:t>understandable</w:t>
      </w:r>
      <w:r w:rsidRPr="00BD673D">
        <w:rPr>
          <w:rFonts w:ascii="Times New Roman" w:eastAsia="Times New Roman" w:hAnsi="Times New Roman" w:cs="Times New Roman"/>
          <w:noProof/>
          <w:color w:val="000000"/>
          <w:sz w:val="24"/>
          <w:szCs w:val="24"/>
        </w:rPr>
        <w:t xml:space="preserve"> </w:t>
      </w:r>
      <w:r w:rsidRPr="00BD673D">
        <w:rPr>
          <w:rFonts w:ascii="Times New Roman" w:eastAsia="Times New Roman" w:hAnsi="Times New Roman" w:cs="Times New Roman"/>
          <w:noProof/>
          <w:color w:val="000000"/>
          <w:spacing w:val="-1"/>
          <w:sz w:val="24"/>
          <w:szCs w:val="24"/>
        </w:rPr>
        <w:t>syntax,</w:t>
      </w:r>
      <w:r w:rsidRPr="00BD673D">
        <w:rPr>
          <w:rFonts w:ascii="Times New Roman" w:eastAsia="Times New Roman" w:hAnsi="Times New Roman" w:cs="Times New Roman"/>
          <w:noProof/>
          <w:color w:val="000000"/>
          <w:sz w:val="24"/>
          <w:szCs w:val="24"/>
        </w:rPr>
        <w:t xml:space="preserve"> making</w:t>
      </w:r>
      <w:r w:rsidRPr="00BD673D">
        <w:rPr>
          <w:rFonts w:ascii="Times New Roman" w:eastAsia="Times New Roman" w:hAnsi="Times New Roman" w:cs="Times New Roman"/>
          <w:noProof/>
          <w:color w:val="000000"/>
          <w:spacing w:val="-2"/>
          <w:sz w:val="24"/>
          <w:szCs w:val="24"/>
        </w:rPr>
        <w:t xml:space="preserve"> </w:t>
      </w:r>
      <w:r w:rsidRPr="00BD673D">
        <w:rPr>
          <w:rFonts w:ascii="Times New Roman" w:eastAsia="Times New Roman" w:hAnsi="Times New Roman" w:cs="Times New Roman"/>
          <w:noProof/>
          <w:color w:val="000000"/>
          <w:spacing w:val="-1"/>
          <w:sz w:val="24"/>
          <w:szCs w:val="24"/>
        </w:rPr>
        <w:t>it</w:t>
      </w:r>
      <w:r w:rsidRPr="00BD673D">
        <w:rPr>
          <w:rFonts w:ascii="Times New Roman" w:eastAsia="Times New Roman" w:hAnsi="Times New Roman" w:cs="Times New Roman"/>
          <w:noProof/>
          <w:color w:val="000000"/>
          <w:sz w:val="24"/>
          <w:szCs w:val="24"/>
        </w:rPr>
        <w:t xml:space="preserve"> </w:t>
      </w:r>
      <w:r w:rsidRPr="00BD673D">
        <w:rPr>
          <w:rFonts w:ascii="Times New Roman" w:eastAsia="Times New Roman" w:hAnsi="Times New Roman" w:cs="Times New Roman"/>
          <w:noProof/>
          <w:color w:val="000000"/>
          <w:spacing w:val="-1"/>
          <w:sz w:val="24"/>
          <w:szCs w:val="24"/>
        </w:rPr>
        <w:t>accessible</w:t>
      </w:r>
      <w:r w:rsidRPr="00BD673D">
        <w:rPr>
          <w:rFonts w:ascii="Times New Roman" w:eastAsia="Times New Roman" w:hAnsi="Times New Roman" w:cs="Times New Roman"/>
          <w:noProof/>
          <w:color w:val="000000"/>
          <w:sz w:val="24"/>
          <w:szCs w:val="24"/>
        </w:rPr>
        <w:t xml:space="preserve"> </w:t>
      </w:r>
      <w:r w:rsidRPr="00BD673D">
        <w:rPr>
          <w:rFonts w:ascii="Times New Roman" w:eastAsia="Times New Roman" w:hAnsi="Times New Roman" w:cs="Times New Roman"/>
          <w:noProof/>
          <w:color w:val="000000"/>
          <w:spacing w:val="-1"/>
          <w:sz w:val="24"/>
          <w:szCs w:val="24"/>
        </w:rPr>
        <w:t>for programmers</w:t>
      </w:r>
      <w:r w:rsidRPr="00BD673D">
        <w:rPr>
          <w:rFonts w:ascii="Times New Roman" w:eastAsia="Times New Roman" w:hAnsi="Times New Roman" w:cs="Times New Roman"/>
          <w:noProof/>
          <w:color w:val="000000"/>
          <w:spacing w:val="-4"/>
          <w:sz w:val="24"/>
          <w:szCs w:val="24"/>
        </w:rPr>
        <w:t xml:space="preserve"> </w:t>
      </w:r>
      <w:r w:rsidRPr="00BD673D">
        <w:rPr>
          <w:rFonts w:ascii="Times New Roman" w:eastAsia="Times New Roman" w:hAnsi="Times New Roman" w:cs="Times New Roman"/>
          <w:noProof/>
          <w:color w:val="000000"/>
          <w:spacing w:val="-1"/>
          <w:sz w:val="24"/>
          <w:szCs w:val="24"/>
        </w:rPr>
        <w:t>of</w:t>
      </w:r>
      <w:r w:rsidRPr="00BD673D">
        <w:rPr>
          <w:rFonts w:ascii="Times New Roman" w:eastAsia="Times New Roman" w:hAnsi="Times New Roman" w:cs="Times New Roman"/>
          <w:noProof/>
          <w:color w:val="000000"/>
          <w:spacing w:val="-4"/>
          <w:sz w:val="24"/>
          <w:szCs w:val="24"/>
        </w:rPr>
        <w:t xml:space="preserve"> </w:t>
      </w:r>
      <w:r w:rsidRPr="00BD673D">
        <w:rPr>
          <w:rFonts w:ascii="Times New Roman" w:eastAsia="Times New Roman" w:hAnsi="Times New Roman" w:cs="Times New Roman"/>
          <w:noProof/>
          <w:color w:val="000000"/>
          <w:spacing w:val="-1"/>
          <w:sz w:val="24"/>
          <w:szCs w:val="24"/>
        </w:rPr>
        <w:t>varying</w:t>
      </w:r>
      <w:r w:rsidRPr="00BD673D">
        <w:rPr>
          <w:rFonts w:ascii="Times New Roman" w:eastAsia="Times New Roman" w:hAnsi="Times New Roman" w:cs="Times New Roman"/>
          <w:noProof/>
          <w:color w:val="000000"/>
          <w:spacing w:val="-4"/>
          <w:sz w:val="24"/>
          <w:szCs w:val="24"/>
        </w:rPr>
        <w:t xml:space="preserve"> </w:t>
      </w:r>
      <w:r w:rsidRPr="00BD673D">
        <w:rPr>
          <w:rFonts w:ascii="Times New Roman" w:eastAsia="Times New Roman" w:hAnsi="Times New Roman" w:cs="Times New Roman"/>
          <w:noProof/>
          <w:color w:val="000000"/>
          <w:spacing w:val="-1"/>
          <w:sz w:val="24"/>
          <w:szCs w:val="24"/>
        </w:rPr>
        <w:t>skill</w:t>
      </w:r>
      <w:r w:rsidRPr="00BD673D">
        <w:rPr>
          <w:rFonts w:ascii="Times New Roman" w:eastAsia="Times New Roman" w:hAnsi="Times New Roman" w:cs="Times New Roman"/>
          <w:noProof/>
          <w:color w:val="000000"/>
          <w:spacing w:val="-4"/>
          <w:sz w:val="24"/>
          <w:szCs w:val="24"/>
        </w:rPr>
        <w:t xml:space="preserve"> </w:t>
      </w:r>
      <w:r w:rsidRPr="00BD673D">
        <w:rPr>
          <w:rFonts w:ascii="Times New Roman" w:eastAsia="Times New Roman" w:hAnsi="Times New Roman" w:cs="Times New Roman"/>
          <w:noProof/>
          <w:color w:val="000000"/>
          <w:spacing w:val="-1"/>
          <w:sz w:val="24"/>
          <w:szCs w:val="24"/>
        </w:rPr>
        <w:t>levels.</w:t>
      </w:r>
      <w:r w:rsidRPr="00BD673D">
        <w:rPr>
          <w:rFonts w:ascii="Times New Roman" w:eastAsia="Times New Roman" w:hAnsi="Times New Roman" w:cs="Times New Roman"/>
          <w:noProof/>
          <w:color w:val="000000"/>
          <w:spacing w:val="-6"/>
          <w:sz w:val="24"/>
          <w:szCs w:val="24"/>
        </w:rPr>
        <w:t xml:space="preserve"> </w:t>
      </w:r>
      <w:r w:rsidRPr="00BD673D">
        <w:rPr>
          <w:rFonts w:ascii="Times New Roman" w:eastAsia="Times New Roman" w:hAnsi="Times New Roman" w:cs="Times New Roman"/>
          <w:noProof/>
          <w:color w:val="000000"/>
          <w:spacing w:val="-3"/>
          <w:sz w:val="24"/>
          <w:szCs w:val="24"/>
        </w:rPr>
        <w:t>The</w:t>
      </w:r>
      <w:del w:id="14" w:author="CHETAN SONI" w:date="2026-02-16T23:14:00Z">
        <w:r w:rsidRPr="00BD673D" w:rsidDel="00C55F51">
          <w:rPr>
            <w:rFonts w:ascii="Times New Roman" w:eastAsia="Times New Roman" w:hAnsi="Times New Roman" w:cs="Times New Roman"/>
            <w:noProof/>
            <w:color w:val="000000"/>
            <w:spacing w:val="-5"/>
            <w:sz w:val="24"/>
            <w:szCs w:val="24"/>
          </w:rPr>
          <w:delText xml:space="preserve"> </w:delText>
        </w:r>
      </w:del>
      <w:r w:rsidRPr="00BD673D">
        <w:rPr>
          <w:rFonts w:ascii="Times New Roman" w:eastAsia="Times New Roman" w:hAnsi="Times New Roman" w:cs="Times New Roman"/>
          <w:noProof/>
          <w:color w:val="000000"/>
          <w:spacing w:val="-1"/>
          <w:sz w:val="24"/>
          <w:szCs w:val="24"/>
        </w:rPr>
        <w:t>simplicity</w:t>
      </w:r>
      <w:r w:rsidRPr="00BD673D">
        <w:rPr>
          <w:rFonts w:ascii="Times New Roman" w:eastAsia="Times New Roman" w:hAnsi="Times New Roman" w:cs="Times New Roman"/>
          <w:noProof/>
          <w:color w:val="000000"/>
          <w:spacing w:val="-5"/>
          <w:sz w:val="24"/>
          <w:szCs w:val="24"/>
        </w:rPr>
        <w:t xml:space="preserve"> </w:t>
      </w:r>
      <w:r w:rsidRPr="00BD673D">
        <w:rPr>
          <w:rFonts w:ascii="Times New Roman" w:eastAsia="Times New Roman" w:hAnsi="Times New Roman" w:cs="Times New Roman"/>
          <w:noProof/>
          <w:color w:val="000000"/>
          <w:spacing w:val="-3"/>
          <w:sz w:val="24"/>
          <w:szCs w:val="24"/>
        </w:rPr>
        <w:t>of</w:t>
      </w:r>
      <w:r w:rsidRPr="00BD673D">
        <w:rPr>
          <w:rFonts w:ascii="Times New Roman" w:eastAsia="Times New Roman" w:hAnsi="Times New Roman" w:cs="Times New Roman"/>
          <w:noProof/>
          <w:color w:val="000000"/>
          <w:spacing w:val="-4"/>
          <w:sz w:val="24"/>
          <w:szCs w:val="24"/>
        </w:rPr>
        <w:t xml:space="preserve"> </w:t>
      </w:r>
      <w:r w:rsidRPr="00BD673D">
        <w:rPr>
          <w:rFonts w:ascii="Times New Roman" w:eastAsia="Times New Roman" w:hAnsi="Times New Roman" w:cs="Times New Roman"/>
          <w:noProof/>
          <w:color w:val="000000"/>
          <w:spacing w:val="-2"/>
          <w:sz w:val="24"/>
          <w:szCs w:val="24"/>
        </w:rPr>
        <w:t>the</w:t>
      </w:r>
      <w:r w:rsidRPr="00BD673D">
        <w:rPr>
          <w:rFonts w:ascii="Times New Roman" w:eastAsia="Times New Roman" w:hAnsi="Times New Roman" w:cs="Times New Roman"/>
          <w:noProof/>
          <w:color w:val="000000"/>
          <w:spacing w:val="-5"/>
          <w:sz w:val="24"/>
          <w:szCs w:val="24"/>
        </w:rPr>
        <w:t xml:space="preserve"> </w:t>
      </w:r>
      <w:r w:rsidRPr="00BD673D">
        <w:rPr>
          <w:rFonts w:ascii="Times New Roman" w:eastAsia="Times New Roman" w:hAnsi="Times New Roman" w:cs="Times New Roman"/>
          <w:noProof/>
          <w:color w:val="000000"/>
          <w:spacing w:val="-1"/>
          <w:sz w:val="24"/>
          <w:szCs w:val="24"/>
        </w:rPr>
        <w:t>syntax</w:t>
      </w:r>
      <w:r w:rsidRPr="00BD673D">
        <w:rPr>
          <w:rFonts w:ascii="Times New Roman" w:eastAsia="Times New Roman" w:hAnsi="Times New Roman" w:cs="Times New Roman"/>
          <w:noProof/>
          <w:color w:val="000000"/>
          <w:spacing w:val="-3"/>
          <w:sz w:val="24"/>
          <w:szCs w:val="24"/>
        </w:rPr>
        <w:t xml:space="preserve"> </w:t>
      </w:r>
      <w:r w:rsidRPr="00BD673D">
        <w:rPr>
          <w:rFonts w:ascii="Times New Roman" w:eastAsia="Times New Roman" w:hAnsi="Times New Roman" w:cs="Times New Roman"/>
          <w:noProof/>
          <w:color w:val="000000"/>
          <w:spacing w:val="-1"/>
          <w:sz w:val="24"/>
          <w:szCs w:val="24"/>
        </w:rPr>
        <w:t>allows</w:t>
      </w:r>
      <w:r w:rsidRPr="00BD673D">
        <w:rPr>
          <w:rFonts w:ascii="Times New Roman" w:eastAsia="Times New Roman" w:hAnsi="Times New Roman" w:cs="Times New Roman"/>
          <w:noProof/>
          <w:color w:val="000000"/>
          <w:spacing w:val="-4"/>
          <w:sz w:val="24"/>
          <w:szCs w:val="24"/>
        </w:rPr>
        <w:t xml:space="preserve"> </w:t>
      </w:r>
      <w:r w:rsidRPr="00BD673D">
        <w:rPr>
          <w:rFonts w:ascii="Times New Roman" w:eastAsia="Times New Roman" w:hAnsi="Times New Roman" w:cs="Times New Roman"/>
          <w:noProof/>
          <w:color w:val="000000"/>
          <w:spacing w:val="-2"/>
          <w:sz w:val="24"/>
          <w:szCs w:val="24"/>
        </w:rPr>
        <w:t>for</w:t>
      </w:r>
      <w:r w:rsidRPr="00BD673D">
        <w:rPr>
          <w:rFonts w:ascii="Times New Roman" w:eastAsia="Times New Roman" w:hAnsi="Times New Roman" w:cs="Times New Roman"/>
          <w:noProof/>
          <w:color w:val="000000"/>
          <w:spacing w:val="-4"/>
          <w:sz w:val="24"/>
          <w:szCs w:val="24"/>
        </w:rPr>
        <w:t xml:space="preserve"> </w:t>
      </w:r>
      <w:r w:rsidR="00193DBA">
        <w:rPr>
          <w:rFonts w:ascii="Times New Roman" w:eastAsia="Times New Roman" w:hAnsi="Times New Roman" w:cs="Times New Roman"/>
          <w:noProof/>
          <w:color w:val="000000"/>
          <w:spacing w:val="-4"/>
          <w:sz w:val="24"/>
          <w:szCs w:val="24"/>
        </w:rPr>
        <w:t>e</w:t>
      </w:r>
      <w:r w:rsidRPr="00BD673D">
        <w:rPr>
          <w:rFonts w:ascii="Times New Roman" w:eastAsia="Times New Roman" w:hAnsi="Times New Roman" w:cs="Times New Roman"/>
          <w:noProof/>
          <w:color w:val="000000"/>
          <w:spacing w:val="-2"/>
          <w:sz w:val="24"/>
          <w:szCs w:val="24"/>
        </w:rPr>
        <w:t>fficient</w:t>
      </w:r>
      <w:r w:rsidRPr="00BD673D">
        <w:rPr>
          <w:rFonts w:ascii="Times New Roman" w:eastAsia="Times New Roman" w:hAnsi="Times New Roman" w:cs="Times New Roman"/>
          <w:noProof/>
          <w:color w:val="000000"/>
          <w:spacing w:val="-1"/>
          <w:sz w:val="24"/>
          <w:szCs w:val="24"/>
        </w:rPr>
        <w:t>coding</w:t>
      </w:r>
      <w:r w:rsidRPr="00BD673D">
        <w:rPr>
          <w:rFonts w:ascii="Times New Roman" w:eastAsia="Times New Roman" w:hAnsi="Times New Roman" w:cs="Times New Roman"/>
          <w:noProof/>
          <w:color w:val="000000"/>
          <w:sz w:val="24"/>
          <w:szCs w:val="24"/>
        </w:rPr>
        <w:t xml:space="preserve"> </w:t>
      </w:r>
      <w:r w:rsidRPr="00BD673D">
        <w:rPr>
          <w:rFonts w:ascii="Times New Roman" w:eastAsia="Times New Roman" w:hAnsi="Times New Roman" w:cs="Times New Roman"/>
          <w:noProof/>
          <w:color w:val="000000"/>
          <w:spacing w:val="-1"/>
          <w:sz w:val="24"/>
          <w:szCs w:val="24"/>
        </w:rPr>
        <w:t>and</w:t>
      </w:r>
      <w:r w:rsidRPr="00BD673D">
        <w:rPr>
          <w:rFonts w:ascii="Times New Roman" w:eastAsia="Times New Roman" w:hAnsi="Times New Roman" w:cs="Times New Roman"/>
          <w:noProof/>
          <w:color w:val="000000"/>
          <w:sz w:val="24"/>
          <w:szCs w:val="24"/>
        </w:rPr>
        <w:t xml:space="preserve"> </w:t>
      </w:r>
      <w:r w:rsidRPr="00BD673D">
        <w:rPr>
          <w:rFonts w:ascii="Times New Roman" w:eastAsia="Times New Roman" w:hAnsi="Times New Roman" w:cs="Times New Roman"/>
          <w:noProof/>
          <w:color w:val="000000"/>
          <w:spacing w:val="-1"/>
          <w:sz w:val="24"/>
          <w:szCs w:val="24"/>
        </w:rPr>
        <w:t>quick</w:t>
      </w:r>
      <w:r w:rsidRPr="00BD673D">
        <w:rPr>
          <w:rFonts w:ascii="Times New Roman" w:eastAsia="Times New Roman" w:hAnsi="Times New Roman" w:cs="Times New Roman"/>
          <w:noProof/>
          <w:color w:val="000000"/>
          <w:sz w:val="24"/>
          <w:szCs w:val="24"/>
        </w:rPr>
        <w:t xml:space="preserve"> adoption by</w:t>
      </w:r>
      <w:r w:rsidRPr="00BD673D">
        <w:rPr>
          <w:rFonts w:ascii="Times New Roman" w:eastAsia="Times New Roman" w:hAnsi="Times New Roman" w:cs="Times New Roman"/>
          <w:noProof/>
          <w:color w:val="000000"/>
          <w:spacing w:val="-5"/>
          <w:sz w:val="24"/>
          <w:szCs w:val="24"/>
        </w:rPr>
        <w:t xml:space="preserve"> </w:t>
      </w:r>
      <w:r w:rsidRPr="00BD673D">
        <w:rPr>
          <w:rFonts w:ascii="Times New Roman" w:eastAsia="Times New Roman" w:hAnsi="Times New Roman" w:cs="Times New Roman"/>
          <w:noProof/>
          <w:color w:val="000000"/>
          <w:spacing w:val="-1"/>
          <w:sz w:val="24"/>
          <w:szCs w:val="24"/>
        </w:rPr>
        <w:t>developers.</w:t>
      </w:r>
    </w:p>
    <w:p w:rsidR="00BD673D" w:rsidRDefault="00D41848" w:rsidP="00942B44">
      <w:pPr>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br w:type="page"/>
      </w:r>
    </w:p>
    <w:p w:rsidR="00160AF1" w:rsidRPr="00BD673D" w:rsidRDefault="00160AF1" w:rsidP="00DE6008">
      <w:pPr>
        <w:pStyle w:val="ListParagraph"/>
        <w:numPr>
          <w:ilvl w:val="0"/>
          <w:numId w:val="59"/>
        </w:numPr>
        <w:spacing w:before="9" w:line="480" w:lineRule="auto"/>
        <w:ind w:right="1094"/>
        <w:jc w:val="both"/>
        <w:rPr>
          <w:rFonts w:ascii="Times New Roman" w:eastAsia="Times New Roman" w:hAnsi="Times New Roman" w:cs="Times New Roman"/>
          <w:b/>
          <w:bCs/>
          <w:noProof/>
          <w:color w:val="000000"/>
          <w:spacing w:val="-1"/>
          <w:sz w:val="28"/>
          <w:szCs w:val="28"/>
        </w:rPr>
      </w:pPr>
      <w:r w:rsidRPr="00BD673D">
        <w:rPr>
          <w:rFonts w:ascii="Times New Roman" w:eastAsia="Times New Roman" w:hAnsi="Times New Roman" w:cs="Times New Roman"/>
          <w:b/>
          <w:bCs/>
          <w:noProof/>
          <w:color w:val="000000"/>
          <w:spacing w:val="-1"/>
          <w:sz w:val="28"/>
          <w:szCs w:val="28"/>
        </w:rPr>
        <w:lastRenderedPageBreak/>
        <w:t>Embedded:</w:t>
      </w:r>
    </w:p>
    <w:p w:rsidR="00160AF1" w:rsidRPr="002D5001" w:rsidRDefault="00160AF1" w:rsidP="00DE6008">
      <w:pPr>
        <w:spacing w:before="17" w:line="480" w:lineRule="auto"/>
        <w:ind w:left="1440" w:right="595" w:firstLine="1"/>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code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pacing w:val="-1"/>
          <w:sz w:val="24"/>
          <w:szCs w:val="24"/>
        </w:rPr>
        <w:t>can</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z w:val="24"/>
          <w:szCs w:val="24"/>
        </w:rPr>
        <w:t>seamlessly</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embedded</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z w:val="24"/>
          <w:szCs w:val="24"/>
        </w:rPr>
        <w:t>within</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z w:val="24"/>
          <w:szCs w:val="24"/>
        </w:rPr>
        <w:t>HTML</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z w:val="24"/>
          <w:szCs w:val="24"/>
        </w:rPr>
        <w:t>tags</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other</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z w:val="24"/>
          <w:szCs w:val="24"/>
        </w:rPr>
        <w:t>scripts,</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enabling developers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mix</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with</w:t>
      </w:r>
      <w:r>
        <w:rPr>
          <w:rFonts w:ascii="Times New Roman" w:eastAsia="Times New Roman" w:hAnsi="Times New Roman" w:cs="Times New Roman"/>
          <w:noProof/>
          <w:color w:val="000000"/>
          <w:spacing w:val="-1"/>
          <w:sz w:val="24"/>
          <w:szCs w:val="24"/>
        </w:rPr>
        <w:t xml:space="preserve"> standard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HTML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code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2"/>
          <w:sz w:val="24"/>
          <w:szCs w:val="24"/>
        </w:rPr>
        <w:t xml:space="preserve">effortlessly, </w:t>
      </w:r>
      <w:r>
        <w:rPr>
          <w:rFonts w:ascii="Times New Roman" w:eastAsia="Times New Roman" w:hAnsi="Times New Roman" w:cs="Times New Roman"/>
          <w:noProof/>
          <w:color w:val="000000"/>
          <w:spacing w:val="-1"/>
          <w:sz w:val="24"/>
          <w:szCs w:val="24"/>
        </w:rPr>
        <w:t>enhancing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flexibility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of </w:t>
      </w:r>
      <w:r>
        <w:rPr>
          <w:rFonts w:ascii="Times New Roman" w:eastAsia="Times New Roman" w:hAnsi="Times New Roman" w:cs="Times New Roman"/>
          <w:noProof/>
          <w:color w:val="000000"/>
          <w:spacing w:val="3"/>
          <w:sz w:val="24"/>
          <w:szCs w:val="24"/>
        </w:rPr>
        <w:t>web</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development.</w:t>
      </w:r>
    </w:p>
    <w:p w:rsidR="00160AF1" w:rsidRPr="00FB3522" w:rsidRDefault="00160AF1" w:rsidP="00DE6008">
      <w:pPr>
        <w:pStyle w:val="ListParagraph"/>
        <w:numPr>
          <w:ilvl w:val="0"/>
          <w:numId w:val="44"/>
        </w:numPr>
        <w:spacing w:before="281" w:line="480" w:lineRule="auto"/>
        <w:jc w:val="both"/>
        <w:rPr>
          <w:rFonts w:ascii="Times New Roman" w:eastAsia="Times New Roman" w:hAnsi="Times New Roman" w:cs="Times New Roman"/>
          <w:b/>
          <w:bCs/>
          <w:noProof/>
          <w:color w:val="000000"/>
          <w:sz w:val="28"/>
          <w:szCs w:val="28"/>
        </w:rPr>
      </w:pPr>
      <w:r w:rsidRPr="00FB3522">
        <w:rPr>
          <w:rFonts w:ascii="Times New Roman" w:eastAsia="Times New Roman" w:hAnsi="Times New Roman" w:cs="Times New Roman"/>
          <w:b/>
          <w:bCs/>
          <w:noProof/>
          <w:color w:val="000000"/>
          <w:spacing w:val="1"/>
          <w:sz w:val="28"/>
          <w:szCs w:val="28"/>
        </w:rPr>
        <w:t>Platform</w:t>
      </w:r>
      <w:r w:rsidRPr="00FB3522">
        <w:rPr>
          <w:rFonts w:ascii="Times New Roman" w:eastAsia="Times New Roman" w:hAnsi="Times New Roman" w:cs="Times New Roman"/>
          <w:b/>
          <w:bCs/>
          <w:noProof/>
          <w:color w:val="000000"/>
          <w:spacing w:val="-4"/>
          <w:sz w:val="28"/>
          <w:szCs w:val="28"/>
        </w:rPr>
        <w:t xml:space="preserve"> </w:t>
      </w:r>
      <w:r w:rsidRPr="00FB3522">
        <w:rPr>
          <w:rFonts w:ascii="Times New Roman" w:eastAsia="Times New Roman" w:hAnsi="Times New Roman" w:cs="Times New Roman"/>
          <w:b/>
          <w:bCs/>
          <w:noProof/>
          <w:color w:val="000000"/>
          <w:sz w:val="28"/>
          <w:szCs w:val="28"/>
        </w:rPr>
        <w:t>Independence:</w:t>
      </w:r>
    </w:p>
    <w:p w:rsidR="00160AF1" w:rsidRDefault="00160AF1" w:rsidP="00DE6008">
      <w:pPr>
        <w:spacing w:before="26" w:line="480" w:lineRule="auto"/>
        <w:ind w:left="1440" w:right="940"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platform-independent,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meaning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can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deployed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across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multiple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 xml:space="preserve">operating </w:t>
      </w:r>
      <w:r>
        <w:rPr>
          <w:rFonts w:ascii="Times New Roman" w:eastAsia="Times New Roman" w:hAnsi="Times New Roman" w:cs="Times New Roman"/>
          <w:noProof/>
          <w:color w:val="000000"/>
          <w:spacing w:val="-1"/>
          <w:sz w:val="24"/>
          <w:szCs w:val="24"/>
        </w:rPr>
        <w:t>systems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such</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2"/>
          <w:sz w:val="24"/>
          <w:szCs w:val="24"/>
        </w:rPr>
        <w:t xml:space="preserve"> Windows,</w:t>
      </w:r>
      <w:r>
        <w:rPr>
          <w:rFonts w:ascii="Times New Roman" w:eastAsia="Times New Roman" w:hAnsi="Times New Roman" w:cs="Times New Roman"/>
          <w:noProof/>
          <w:color w:val="000000"/>
          <w:sz w:val="24"/>
          <w:szCs w:val="24"/>
        </w:rPr>
        <w:t xml:space="preserve"> macOS,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Linux,</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UNIX.</w:t>
      </w:r>
      <w:r>
        <w:rPr>
          <w:rFonts w:ascii="Times New Roman" w:eastAsia="Times New Roman" w:hAnsi="Times New Roman" w:cs="Times New Roman"/>
          <w:noProof/>
          <w:color w:val="000000"/>
          <w:spacing w:val="-7"/>
          <w:sz w:val="24"/>
          <w:szCs w:val="24"/>
        </w:rPr>
        <w:t xml:space="preserve"> A </w:t>
      </w: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application</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developed</w:t>
      </w:r>
      <w:r>
        <w:rPr>
          <w:rFonts w:ascii="Times New Roman" w:eastAsia="Times New Roman" w:hAnsi="Times New Roman" w:cs="Times New Roman"/>
          <w:noProof/>
          <w:color w:val="000000"/>
          <w:sz w:val="24"/>
          <w:szCs w:val="24"/>
        </w:rPr>
        <w:t xml:space="preserve"> on</w:t>
      </w:r>
    </w:p>
    <w:p w:rsidR="009178D2" w:rsidRPr="002D5001" w:rsidRDefault="00160AF1" w:rsidP="00DE6008">
      <w:pPr>
        <w:spacing w:before="175" w:line="480" w:lineRule="auto"/>
        <w:ind w:left="14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one operating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 xml:space="preserve">system </w:t>
      </w:r>
      <w:r>
        <w:rPr>
          <w:rFonts w:ascii="Times New Roman" w:eastAsia="Times New Roman" w:hAnsi="Times New Roman" w:cs="Times New Roman"/>
          <w:noProof/>
          <w:color w:val="000000"/>
          <w:spacing w:val="-1"/>
          <w:sz w:val="24"/>
          <w:szCs w:val="24"/>
        </w:rPr>
        <w:t>can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be executed</w:t>
      </w:r>
      <w:r>
        <w:rPr>
          <w:rFonts w:ascii="Times New Roman" w:eastAsia="Times New Roman" w:hAnsi="Times New Roman" w:cs="Times New Roman"/>
          <w:noProof/>
          <w:color w:val="000000"/>
          <w:sz w:val="24"/>
          <w:szCs w:val="24"/>
        </w:rPr>
        <w:t xml:space="preserve"> on </w:t>
      </w:r>
      <w:r>
        <w:rPr>
          <w:rFonts w:ascii="Times New Roman" w:eastAsia="Times New Roman" w:hAnsi="Times New Roman" w:cs="Times New Roman"/>
          <w:noProof/>
          <w:color w:val="000000"/>
          <w:spacing w:val="-1"/>
          <w:sz w:val="24"/>
          <w:szCs w:val="24"/>
        </w:rPr>
        <w:t>another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without modification.</w:t>
      </w:r>
    </w:p>
    <w:p w:rsidR="005D6AAB" w:rsidRPr="00FB3522" w:rsidRDefault="005D6AAB" w:rsidP="00DE6008">
      <w:pPr>
        <w:pStyle w:val="ListParagraph"/>
        <w:numPr>
          <w:ilvl w:val="0"/>
          <w:numId w:val="44"/>
        </w:numPr>
        <w:spacing w:before="281" w:line="480" w:lineRule="auto"/>
        <w:jc w:val="both"/>
        <w:rPr>
          <w:rFonts w:ascii="Times New Roman" w:eastAsia="Times New Roman" w:hAnsi="Times New Roman" w:cs="Times New Roman"/>
          <w:b/>
          <w:bCs/>
          <w:noProof/>
          <w:color w:val="000000"/>
          <w:spacing w:val="5"/>
          <w:sz w:val="28"/>
          <w:szCs w:val="28"/>
        </w:rPr>
      </w:pPr>
      <w:r w:rsidRPr="00FB3522">
        <w:rPr>
          <w:rFonts w:ascii="Times New Roman" w:eastAsia="Times New Roman" w:hAnsi="Times New Roman" w:cs="Times New Roman"/>
          <w:b/>
          <w:bCs/>
          <w:noProof/>
          <w:color w:val="000000"/>
          <w:sz w:val="28"/>
          <w:szCs w:val="28"/>
        </w:rPr>
        <w:t>Performance:</w:t>
      </w:r>
    </w:p>
    <w:p w:rsidR="00FB3522" w:rsidRPr="002D5001" w:rsidRDefault="005D6AAB" w:rsidP="00DE6008">
      <w:pPr>
        <w:spacing w:before="17" w:line="480" w:lineRule="auto"/>
        <w:ind w:left="1440" w:right="601"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2"/>
          <w:sz w:val="24"/>
          <w:szCs w:val="24"/>
        </w:rPr>
        <w:t>executes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scripts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faster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than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many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other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programming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languages,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such</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as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JSP</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4"/>
          <w:sz w:val="24"/>
          <w:szCs w:val="24"/>
        </w:rPr>
        <w:t>and</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9"/>
          <w:sz w:val="24"/>
          <w:szCs w:val="24"/>
        </w:rPr>
        <w:t xml:space="preserve">ASP. </w:t>
      </w:r>
      <w:r>
        <w:rPr>
          <w:rFonts w:ascii="Times New Roman" w:eastAsia="Times New Roman" w:hAnsi="Times New Roman" w:cs="Times New Roman"/>
          <w:noProof/>
          <w:color w:val="000000"/>
          <w:spacing w:val="-1"/>
          <w:sz w:val="24"/>
          <w:szCs w:val="24"/>
        </w:rPr>
        <w:t>This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due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to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PHP’s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ability</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5"/>
          <w:sz w:val="24"/>
          <w:szCs w:val="24"/>
        </w:rPr>
        <w:t>to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use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its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own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memory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which</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reduces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server's workload</w:t>
      </w:r>
      <w:r>
        <w:rPr>
          <w:rFonts w:ascii="Times New Roman" w:eastAsia="Times New Roman" w:hAnsi="Times New Roman" w:cs="Times New Roman"/>
          <w:noProof/>
          <w:color w:val="000000"/>
          <w:spacing w:val="11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10"/>
          <w:sz w:val="24"/>
          <w:szCs w:val="24"/>
        </w:rPr>
        <w:t xml:space="preserve"> </w:t>
      </w:r>
      <w:r>
        <w:rPr>
          <w:rFonts w:ascii="Times New Roman" w:eastAsia="Times New Roman" w:hAnsi="Times New Roman" w:cs="Times New Roman"/>
          <w:noProof/>
          <w:color w:val="000000"/>
          <w:sz w:val="24"/>
          <w:szCs w:val="24"/>
        </w:rPr>
        <w:t>loading</w:t>
      </w:r>
      <w:r>
        <w:rPr>
          <w:rFonts w:ascii="Times New Roman" w:eastAsia="Times New Roman" w:hAnsi="Times New Roman" w:cs="Times New Roman"/>
          <w:noProof/>
          <w:color w:val="000000"/>
          <w:spacing w:val="110"/>
          <w:sz w:val="24"/>
          <w:szCs w:val="24"/>
        </w:rPr>
        <w:t xml:space="preserve"> </w:t>
      </w:r>
      <w:r>
        <w:rPr>
          <w:rFonts w:ascii="Times New Roman" w:eastAsia="Times New Roman" w:hAnsi="Times New Roman" w:cs="Times New Roman"/>
          <w:noProof/>
          <w:color w:val="000000"/>
          <w:sz w:val="24"/>
          <w:szCs w:val="24"/>
        </w:rPr>
        <w:t>times,</w:t>
      </w:r>
      <w:r>
        <w:rPr>
          <w:rFonts w:ascii="Times New Roman" w:eastAsia="Times New Roman" w:hAnsi="Times New Roman" w:cs="Times New Roman"/>
          <w:noProof/>
          <w:color w:val="000000"/>
          <w:spacing w:val="110"/>
          <w:sz w:val="24"/>
          <w:szCs w:val="24"/>
        </w:rPr>
        <w:t xml:space="preserve"> </w:t>
      </w:r>
      <w:r>
        <w:rPr>
          <w:rFonts w:ascii="Times New Roman" w:eastAsia="Times New Roman" w:hAnsi="Times New Roman" w:cs="Times New Roman"/>
          <w:noProof/>
          <w:color w:val="000000"/>
          <w:spacing w:val="-1"/>
          <w:sz w:val="24"/>
          <w:szCs w:val="24"/>
        </w:rPr>
        <w:t>ultimately</w:t>
      </w:r>
      <w:r>
        <w:rPr>
          <w:rFonts w:ascii="Times New Roman" w:eastAsia="Times New Roman" w:hAnsi="Times New Roman" w:cs="Times New Roman"/>
          <w:noProof/>
          <w:color w:val="000000"/>
          <w:spacing w:val="103"/>
          <w:sz w:val="24"/>
          <w:szCs w:val="24"/>
        </w:rPr>
        <w:t xml:space="preserve"> </w:t>
      </w:r>
      <w:r>
        <w:rPr>
          <w:rFonts w:ascii="Times New Roman" w:eastAsia="Times New Roman" w:hAnsi="Times New Roman" w:cs="Times New Roman"/>
          <w:noProof/>
          <w:color w:val="000000"/>
          <w:spacing w:val="1"/>
          <w:sz w:val="24"/>
          <w:szCs w:val="24"/>
        </w:rPr>
        <w:t>improving</w:t>
      </w:r>
      <w:r>
        <w:rPr>
          <w:rFonts w:ascii="Times New Roman" w:eastAsia="Times New Roman" w:hAnsi="Times New Roman" w:cs="Times New Roman"/>
          <w:noProof/>
          <w:color w:val="000000"/>
          <w:spacing w:val="108"/>
          <w:sz w:val="24"/>
          <w:szCs w:val="24"/>
        </w:rPr>
        <w:t xml:space="preserve"> </w:t>
      </w:r>
      <w:r>
        <w:rPr>
          <w:rFonts w:ascii="Times New Roman" w:eastAsia="Times New Roman" w:hAnsi="Times New Roman" w:cs="Times New Roman"/>
          <w:noProof/>
          <w:color w:val="000000"/>
          <w:sz w:val="24"/>
          <w:szCs w:val="24"/>
        </w:rPr>
        <w:t>processing</w:t>
      </w:r>
      <w:r>
        <w:rPr>
          <w:rFonts w:ascii="Times New Roman" w:eastAsia="Times New Roman" w:hAnsi="Times New Roman" w:cs="Times New Roman"/>
          <w:noProof/>
          <w:color w:val="000000"/>
          <w:spacing w:val="108"/>
          <w:sz w:val="24"/>
          <w:szCs w:val="24"/>
        </w:rPr>
        <w:t xml:space="preserve"> </w:t>
      </w:r>
      <w:r>
        <w:rPr>
          <w:rFonts w:ascii="Times New Roman" w:eastAsia="Times New Roman" w:hAnsi="Times New Roman" w:cs="Times New Roman"/>
          <w:noProof/>
          <w:color w:val="000000"/>
          <w:sz w:val="24"/>
          <w:szCs w:val="24"/>
        </w:rPr>
        <w:t>speed</w:t>
      </w:r>
      <w:r>
        <w:rPr>
          <w:rFonts w:ascii="Times New Roman" w:eastAsia="Times New Roman" w:hAnsi="Times New Roman" w:cs="Times New Roman"/>
          <w:noProof/>
          <w:color w:val="000000"/>
          <w:spacing w:val="11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10"/>
          <w:sz w:val="24"/>
          <w:szCs w:val="24"/>
        </w:rPr>
        <w:t xml:space="preserve"> </w:t>
      </w:r>
      <w:r>
        <w:rPr>
          <w:rFonts w:ascii="Times New Roman" w:eastAsia="Times New Roman" w:hAnsi="Times New Roman" w:cs="Times New Roman"/>
          <w:noProof/>
          <w:color w:val="000000"/>
          <w:spacing w:val="-1"/>
          <w:sz w:val="24"/>
          <w:szCs w:val="24"/>
        </w:rPr>
        <w:t xml:space="preserve">overall </w:t>
      </w:r>
      <w:r>
        <w:rPr>
          <w:rFonts w:ascii="Times New Roman" w:eastAsia="Times New Roman" w:hAnsi="Times New Roman" w:cs="Times New Roman"/>
          <w:noProof/>
          <w:color w:val="000000"/>
          <w:spacing w:val="1"/>
          <w:sz w:val="24"/>
          <w:szCs w:val="24"/>
        </w:rPr>
        <w:t>performance.</w:t>
      </w:r>
    </w:p>
    <w:p w:rsidR="005D6AAB" w:rsidRPr="00FB3522" w:rsidRDefault="00D109ED" w:rsidP="00DE6008">
      <w:pPr>
        <w:pStyle w:val="ListParagraph"/>
        <w:numPr>
          <w:ilvl w:val="0"/>
          <w:numId w:val="44"/>
        </w:numPr>
        <w:spacing w:line="480" w:lineRule="auto"/>
        <w:jc w:val="both"/>
        <w:rPr>
          <w:rFonts w:ascii="Times New Roman" w:eastAsia="Times New Roman" w:hAnsi="Times New Roman" w:cs="Times New Roman"/>
          <w:b/>
          <w:bCs/>
          <w:noProof/>
          <w:color w:val="000000"/>
          <w:spacing w:val="-1"/>
          <w:sz w:val="28"/>
          <w:szCs w:val="28"/>
        </w:rPr>
      </w:pPr>
      <w:r w:rsidRPr="00FB3522">
        <w:rPr>
          <w:rFonts w:ascii="Times New Roman" w:eastAsia="Times New Roman" w:hAnsi="Times New Roman" w:cs="Times New Roman"/>
          <w:b/>
          <w:bCs/>
          <w:noProof/>
          <w:color w:val="000000"/>
          <w:sz w:val="28"/>
          <w:szCs w:val="28"/>
        </w:rPr>
        <w:t xml:space="preserve">Open </w:t>
      </w:r>
      <w:r w:rsidRPr="00FB3522">
        <w:rPr>
          <w:rFonts w:ascii="Times New Roman" w:eastAsia="Times New Roman" w:hAnsi="Times New Roman" w:cs="Times New Roman"/>
          <w:b/>
          <w:bCs/>
          <w:noProof/>
          <w:color w:val="000000"/>
          <w:spacing w:val="-1"/>
          <w:sz w:val="28"/>
          <w:szCs w:val="28"/>
        </w:rPr>
        <w:t>Source:</w:t>
      </w:r>
    </w:p>
    <w:p w:rsidR="00D109ED" w:rsidRDefault="00D109ED" w:rsidP="00DE6008">
      <w:pPr>
        <w:spacing w:before="27" w:line="480" w:lineRule="auto"/>
        <w:ind w:left="1440" w:right="670" w:firstLine="1"/>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open-source software,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meaning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its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source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code is</w:t>
      </w:r>
      <w:r>
        <w:rPr>
          <w:rFonts w:ascii="Times New Roman" w:eastAsia="Times New Roman" w:hAnsi="Times New Roman" w:cs="Times New Roman"/>
          <w:noProof/>
          <w:color w:val="000000"/>
          <w:sz w:val="24"/>
          <w:szCs w:val="24"/>
        </w:rPr>
        <w:t xml:space="preserve"> freely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available.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 xml:space="preserve">can </w:t>
      </w:r>
      <w:r>
        <w:rPr>
          <w:rFonts w:ascii="Times New Roman" w:eastAsia="Times New Roman" w:hAnsi="Times New Roman" w:cs="Times New Roman"/>
          <w:noProof/>
          <w:color w:val="000000"/>
          <w:spacing w:val="1"/>
          <w:sz w:val="24"/>
          <w:szCs w:val="24"/>
        </w:rPr>
        <w:t>modify</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develop</w:t>
      </w:r>
      <w:r>
        <w:rPr>
          <w:rFonts w:ascii="Times New Roman" w:eastAsia="Times New Roman" w:hAnsi="Times New Roman" w:cs="Times New Roman"/>
          <w:noProof/>
          <w:color w:val="000000"/>
          <w:spacing w:val="2"/>
          <w:sz w:val="24"/>
          <w:szCs w:val="24"/>
        </w:rPr>
        <w:t xml:space="preserve"> PHP</w:t>
      </w:r>
      <w:r>
        <w:rPr>
          <w:rFonts w:ascii="Times New Roman" w:eastAsia="Times New Roman" w:hAnsi="Times New Roman" w:cs="Times New Roman"/>
          <w:noProof/>
          <w:color w:val="000000"/>
          <w:spacing w:val="-1"/>
          <w:sz w:val="24"/>
          <w:szCs w:val="24"/>
        </w:rPr>
        <w:t xml:space="preserve"> versions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suit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their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specific</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needs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without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any </w:t>
      </w:r>
      <w:r>
        <w:rPr>
          <w:rFonts w:ascii="Times New Roman" w:eastAsia="Times New Roman" w:hAnsi="Times New Roman" w:cs="Times New Roman"/>
          <w:noProof/>
          <w:color w:val="000000"/>
          <w:spacing w:val="-1"/>
          <w:sz w:val="24"/>
          <w:szCs w:val="24"/>
        </w:rPr>
        <w:t>associated</w:t>
      </w:r>
    </w:p>
    <w:p w:rsidR="005F4B54" w:rsidRDefault="00D109ED" w:rsidP="00DE6008">
      <w:pPr>
        <w:spacing w:before="175" w:line="480" w:lineRule="auto"/>
        <w:ind w:left="14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costs.</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pacing w:val="-1"/>
          <w:sz w:val="24"/>
          <w:szCs w:val="24"/>
        </w:rPr>
        <w:t>All</w:t>
      </w:r>
      <w:r>
        <w:rPr>
          <w:rFonts w:ascii="Times New Roman" w:eastAsia="Times New Roman" w:hAnsi="Times New Roman" w:cs="Times New Roman"/>
          <w:noProof/>
          <w:color w:val="000000"/>
          <w:sz w:val="24"/>
          <w:szCs w:val="24"/>
        </w:rPr>
        <w:t xml:space="preserve"> components of</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open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for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free </w:t>
      </w:r>
      <w:r>
        <w:rPr>
          <w:rFonts w:ascii="Times New Roman" w:eastAsia="Times New Roman" w:hAnsi="Times New Roman" w:cs="Times New Roman"/>
          <w:noProof/>
          <w:color w:val="000000"/>
          <w:sz w:val="24"/>
          <w:szCs w:val="24"/>
        </w:rPr>
        <w:t xml:space="preserve">download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use.</w:t>
      </w:r>
    </w:p>
    <w:p w:rsidR="00D109ED" w:rsidRPr="002D5001" w:rsidRDefault="005F4B54" w:rsidP="00563F14">
      <w:pPr>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br w:type="page"/>
      </w:r>
      <w:bookmarkStart w:id="15" w:name="_GoBack"/>
      <w:bookmarkEnd w:id="15"/>
    </w:p>
    <w:p w:rsidR="00D109ED" w:rsidRPr="00FB3522" w:rsidRDefault="00D109ED" w:rsidP="00DE6008">
      <w:pPr>
        <w:pStyle w:val="ListParagraph"/>
        <w:numPr>
          <w:ilvl w:val="0"/>
          <w:numId w:val="44"/>
        </w:numPr>
        <w:spacing w:before="281" w:line="480" w:lineRule="auto"/>
        <w:jc w:val="both"/>
        <w:rPr>
          <w:rFonts w:ascii="Times New Roman" w:eastAsia="Times New Roman" w:hAnsi="Times New Roman" w:cs="Times New Roman"/>
          <w:b/>
          <w:bCs/>
          <w:noProof/>
          <w:color w:val="000000"/>
          <w:spacing w:val="-1"/>
          <w:sz w:val="28"/>
          <w:szCs w:val="28"/>
        </w:rPr>
      </w:pPr>
      <w:r w:rsidRPr="00FB3522">
        <w:rPr>
          <w:rFonts w:ascii="Times New Roman" w:eastAsia="Times New Roman" w:hAnsi="Times New Roman" w:cs="Times New Roman"/>
          <w:b/>
          <w:bCs/>
          <w:noProof/>
          <w:color w:val="000000"/>
          <w:sz w:val="28"/>
          <w:szCs w:val="28"/>
        </w:rPr>
        <w:lastRenderedPageBreak/>
        <w:t>Familiarity</w:t>
      </w:r>
      <w:r w:rsidRPr="00FB3522">
        <w:rPr>
          <w:rFonts w:ascii="Times New Roman" w:eastAsia="Times New Roman" w:hAnsi="Times New Roman" w:cs="Times New Roman"/>
          <w:b/>
          <w:bCs/>
          <w:noProof/>
          <w:color w:val="000000"/>
          <w:spacing w:val="-2"/>
          <w:sz w:val="28"/>
          <w:szCs w:val="28"/>
        </w:rPr>
        <w:t xml:space="preserve"> </w:t>
      </w:r>
      <w:r w:rsidRPr="00FB3522">
        <w:rPr>
          <w:rFonts w:ascii="Times New Roman" w:eastAsia="Times New Roman" w:hAnsi="Times New Roman" w:cs="Times New Roman"/>
          <w:b/>
          <w:bCs/>
          <w:noProof/>
          <w:color w:val="000000"/>
          <w:sz w:val="28"/>
          <w:szCs w:val="28"/>
        </w:rPr>
        <w:t xml:space="preserve">with </w:t>
      </w:r>
      <w:r w:rsidRPr="00FB3522">
        <w:rPr>
          <w:rFonts w:ascii="Times New Roman" w:eastAsia="Times New Roman" w:hAnsi="Times New Roman" w:cs="Times New Roman"/>
          <w:b/>
          <w:bCs/>
          <w:noProof/>
          <w:color w:val="000000"/>
          <w:spacing w:val="-1"/>
          <w:sz w:val="28"/>
          <w:szCs w:val="28"/>
        </w:rPr>
        <w:t>Syntax:</w:t>
      </w:r>
    </w:p>
    <w:p w:rsidR="00D109ED" w:rsidRDefault="00D109ED" w:rsidP="00DE6008">
      <w:pPr>
        <w:spacing w:before="9" w:line="480" w:lineRule="auto"/>
        <w:ind w:left="1440" w:right="1094"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has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 straightforward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easily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understandable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syntax,</w:t>
      </w:r>
      <w:r>
        <w:rPr>
          <w:rFonts w:ascii="Times New Roman" w:eastAsia="Times New Roman" w:hAnsi="Times New Roman" w:cs="Times New Roman"/>
          <w:noProof/>
          <w:color w:val="000000"/>
          <w:sz w:val="24"/>
          <w:szCs w:val="24"/>
        </w:rPr>
        <w:t xml:space="preserve"> making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accessible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for programmers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varying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skill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levels.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simplicity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syntax</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allows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for</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efficient</w:t>
      </w:r>
    </w:p>
    <w:p w:rsidR="00D109ED" w:rsidRPr="002D5001" w:rsidRDefault="00D109ED" w:rsidP="00DE6008">
      <w:pPr>
        <w:spacing w:before="173" w:line="480" w:lineRule="auto"/>
        <w:ind w:left="1440" w:firstLine="1"/>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coding</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quick</w:t>
      </w:r>
      <w:r>
        <w:rPr>
          <w:rFonts w:ascii="Times New Roman" w:eastAsia="Times New Roman" w:hAnsi="Times New Roman" w:cs="Times New Roman"/>
          <w:noProof/>
          <w:color w:val="000000"/>
          <w:sz w:val="24"/>
          <w:szCs w:val="24"/>
        </w:rPr>
        <w:t xml:space="preserve"> adoption by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developers.</w:t>
      </w:r>
    </w:p>
    <w:p w:rsidR="00D109ED" w:rsidRPr="00FB3522" w:rsidRDefault="00D109ED" w:rsidP="00DE6008">
      <w:pPr>
        <w:pStyle w:val="ListParagraph"/>
        <w:numPr>
          <w:ilvl w:val="0"/>
          <w:numId w:val="44"/>
        </w:numPr>
        <w:spacing w:before="281" w:line="480" w:lineRule="auto"/>
        <w:jc w:val="both"/>
        <w:rPr>
          <w:rFonts w:ascii="Times New Roman" w:eastAsia="Times New Roman" w:hAnsi="Times New Roman" w:cs="Times New Roman"/>
          <w:b/>
          <w:bCs/>
          <w:noProof/>
          <w:color w:val="000000"/>
          <w:spacing w:val="-1"/>
          <w:sz w:val="28"/>
          <w:szCs w:val="28"/>
        </w:rPr>
      </w:pPr>
      <w:r w:rsidRPr="00FB3522">
        <w:rPr>
          <w:rFonts w:ascii="Times New Roman" w:eastAsia="Times New Roman" w:hAnsi="Times New Roman" w:cs="Times New Roman"/>
          <w:b/>
          <w:bCs/>
          <w:noProof/>
          <w:color w:val="000000"/>
          <w:spacing w:val="-1"/>
          <w:sz w:val="28"/>
          <w:szCs w:val="28"/>
        </w:rPr>
        <w:t>Embedded:</w:t>
      </w:r>
    </w:p>
    <w:p w:rsidR="00FB3522" w:rsidRPr="00FB3522" w:rsidRDefault="00D109ED" w:rsidP="00DE6008">
      <w:pPr>
        <w:spacing w:before="17" w:line="480" w:lineRule="auto"/>
        <w:ind w:left="1440" w:right="595" w:firstLine="1"/>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code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pacing w:val="-1"/>
          <w:sz w:val="24"/>
          <w:szCs w:val="24"/>
        </w:rPr>
        <w:t>can</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z w:val="24"/>
          <w:szCs w:val="24"/>
        </w:rPr>
        <w:t>seamlessly</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embedded</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z w:val="24"/>
          <w:szCs w:val="24"/>
        </w:rPr>
        <w:t>within</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z w:val="24"/>
          <w:szCs w:val="24"/>
        </w:rPr>
        <w:t>HTML</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z w:val="24"/>
          <w:szCs w:val="24"/>
        </w:rPr>
        <w:t>tags</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other</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z w:val="24"/>
          <w:szCs w:val="24"/>
        </w:rPr>
        <w:t>scripts,</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enabling developers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mix</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with</w:t>
      </w:r>
      <w:r>
        <w:rPr>
          <w:rFonts w:ascii="Times New Roman" w:eastAsia="Times New Roman" w:hAnsi="Times New Roman" w:cs="Times New Roman"/>
          <w:noProof/>
          <w:color w:val="000000"/>
          <w:spacing w:val="-1"/>
          <w:sz w:val="24"/>
          <w:szCs w:val="24"/>
        </w:rPr>
        <w:t xml:space="preserve"> standard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HTML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code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2"/>
          <w:sz w:val="24"/>
          <w:szCs w:val="24"/>
        </w:rPr>
        <w:t xml:space="preserve">effortlessly, </w:t>
      </w:r>
      <w:r>
        <w:rPr>
          <w:rFonts w:ascii="Times New Roman" w:eastAsia="Times New Roman" w:hAnsi="Times New Roman" w:cs="Times New Roman"/>
          <w:noProof/>
          <w:color w:val="000000"/>
          <w:spacing w:val="-1"/>
          <w:sz w:val="24"/>
          <w:szCs w:val="24"/>
        </w:rPr>
        <w:t>enhancing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flexibility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of </w:t>
      </w:r>
      <w:r>
        <w:rPr>
          <w:rFonts w:ascii="Times New Roman" w:eastAsia="Times New Roman" w:hAnsi="Times New Roman" w:cs="Times New Roman"/>
          <w:noProof/>
          <w:color w:val="000000"/>
          <w:spacing w:val="3"/>
          <w:sz w:val="24"/>
          <w:szCs w:val="24"/>
        </w:rPr>
        <w:t>web</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development.</w:t>
      </w:r>
    </w:p>
    <w:p w:rsidR="00D109ED" w:rsidRPr="00FB3522" w:rsidRDefault="00D109ED" w:rsidP="00DE6008">
      <w:pPr>
        <w:pStyle w:val="ListParagraph"/>
        <w:numPr>
          <w:ilvl w:val="0"/>
          <w:numId w:val="44"/>
        </w:numPr>
        <w:spacing w:before="281" w:line="480" w:lineRule="auto"/>
        <w:jc w:val="both"/>
        <w:rPr>
          <w:rFonts w:ascii="Times New Roman" w:eastAsia="Times New Roman" w:hAnsi="Times New Roman" w:cs="Times New Roman"/>
          <w:b/>
          <w:bCs/>
          <w:noProof/>
          <w:color w:val="000000"/>
          <w:sz w:val="28"/>
          <w:szCs w:val="28"/>
        </w:rPr>
      </w:pPr>
      <w:r w:rsidRPr="00FB3522">
        <w:rPr>
          <w:rFonts w:ascii="Times New Roman" w:eastAsia="Times New Roman" w:hAnsi="Times New Roman" w:cs="Times New Roman"/>
          <w:b/>
          <w:bCs/>
          <w:noProof/>
          <w:color w:val="000000"/>
          <w:spacing w:val="1"/>
          <w:sz w:val="28"/>
          <w:szCs w:val="28"/>
        </w:rPr>
        <w:t>Platform</w:t>
      </w:r>
      <w:r w:rsidRPr="00FB3522">
        <w:rPr>
          <w:rFonts w:ascii="Times New Roman" w:eastAsia="Times New Roman" w:hAnsi="Times New Roman" w:cs="Times New Roman"/>
          <w:b/>
          <w:bCs/>
          <w:noProof/>
          <w:color w:val="000000"/>
          <w:spacing w:val="-4"/>
          <w:sz w:val="28"/>
          <w:szCs w:val="28"/>
        </w:rPr>
        <w:t xml:space="preserve"> </w:t>
      </w:r>
      <w:r w:rsidRPr="00FB3522">
        <w:rPr>
          <w:rFonts w:ascii="Times New Roman" w:eastAsia="Times New Roman" w:hAnsi="Times New Roman" w:cs="Times New Roman"/>
          <w:b/>
          <w:bCs/>
          <w:noProof/>
          <w:color w:val="000000"/>
          <w:sz w:val="28"/>
          <w:szCs w:val="28"/>
        </w:rPr>
        <w:t>Independence:</w:t>
      </w:r>
    </w:p>
    <w:p w:rsidR="00D109ED" w:rsidRDefault="00D109ED" w:rsidP="00DE6008">
      <w:pPr>
        <w:spacing w:before="26" w:line="480" w:lineRule="auto"/>
        <w:ind w:left="1440" w:right="940"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platform-independent,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meaning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can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deployed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across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multiple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 xml:space="preserve">operating </w:t>
      </w:r>
      <w:r>
        <w:rPr>
          <w:rFonts w:ascii="Times New Roman" w:eastAsia="Times New Roman" w:hAnsi="Times New Roman" w:cs="Times New Roman"/>
          <w:noProof/>
          <w:color w:val="000000"/>
          <w:spacing w:val="-1"/>
          <w:sz w:val="24"/>
          <w:szCs w:val="24"/>
        </w:rPr>
        <w:t>systems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such</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2"/>
          <w:sz w:val="24"/>
          <w:szCs w:val="24"/>
        </w:rPr>
        <w:t xml:space="preserve"> Windows,</w:t>
      </w:r>
      <w:r>
        <w:rPr>
          <w:rFonts w:ascii="Times New Roman" w:eastAsia="Times New Roman" w:hAnsi="Times New Roman" w:cs="Times New Roman"/>
          <w:noProof/>
          <w:color w:val="000000"/>
          <w:sz w:val="24"/>
          <w:szCs w:val="24"/>
        </w:rPr>
        <w:t xml:space="preserve"> macOS,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Linux,</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UNIX.</w:t>
      </w:r>
      <w:r>
        <w:rPr>
          <w:rFonts w:ascii="Times New Roman" w:eastAsia="Times New Roman" w:hAnsi="Times New Roman" w:cs="Times New Roman"/>
          <w:noProof/>
          <w:color w:val="000000"/>
          <w:spacing w:val="-7"/>
          <w:sz w:val="24"/>
          <w:szCs w:val="24"/>
        </w:rPr>
        <w:t xml:space="preserve"> A </w:t>
      </w: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application</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developed</w:t>
      </w:r>
      <w:r>
        <w:rPr>
          <w:rFonts w:ascii="Times New Roman" w:eastAsia="Times New Roman" w:hAnsi="Times New Roman" w:cs="Times New Roman"/>
          <w:noProof/>
          <w:color w:val="000000"/>
          <w:sz w:val="24"/>
          <w:szCs w:val="24"/>
        </w:rPr>
        <w:t xml:space="preserve"> on</w:t>
      </w:r>
    </w:p>
    <w:p w:rsidR="00D109ED" w:rsidRDefault="00D109ED" w:rsidP="00DE6008">
      <w:pPr>
        <w:spacing w:before="175" w:line="480" w:lineRule="auto"/>
        <w:ind w:left="14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one operating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 xml:space="preserve">system </w:t>
      </w:r>
      <w:r>
        <w:rPr>
          <w:rFonts w:ascii="Times New Roman" w:eastAsia="Times New Roman" w:hAnsi="Times New Roman" w:cs="Times New Roman"/>
          <w:noProof/>
          <w:color w:val="000000"/>
          <w:spacing w:val="-1"/>
          <w:sz w:val="24"/>
          <w:szCs w:val="24"/>
        </w:rPr>
        <w:t>can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be executed</w:t>
      </w:r>
      <w:r>
        <w:rPr>
          <w:rFonts w:ascii="Times New Roman" w:eastAsia="Times New Roman" w:hAnsi="Times New Roman" w:cs="Times New Roman"/>
          <w:noProof/>
          <w:color w:val="000000"/>
          <w:sz w:val="24"/>
          <w:szCs w:val="24"/>
        </w:rPr>
        <w:t xml:space="preserve"> on </w:t>
      </w:r>
      <w:r>
        <w:rPr>
          <w:rFonts w:ascii="Times New Roman" w:eastAsia="Times New Roman" w:hAnsi="Times New Roman" w:cs="Times New Roman"/>
          <w:noProof/>
          <w:color w:val="000000"/>
          <w:spacing w:val="-1"/>
          <w:sz w:val="24"/>
          <w:szCs w:val="24"/>
        </w:rPr>
        <w:t>another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without modification.</w:t>
      </w:r>
      <w:r w:rsidR="002D5001">
        <w:rPr>
          <w:rFonts w:ascii="Times New Roman" w:eastAsia="Times New Roman" w:hAnsi="Times New Roman" w:cs="Times New Roman"/>
          <w:noProof/>
          <w:color w:val="000000"/>
          <w:spacing w:val="1"/>
          <w:sz w:val="24"/>
          <w:szCs w:val="24"/>
        </w:rPr>
        <w:t>\\</w:t>
      </w:r>
    </w:p>
    <w:p w:rsidR="002D5001" w:rsidRPr="002D5001" w:rsidRDefault="002D5001" w:rsidP="00DE6008">
      <w:pPr>
        <w:spacing w:before="175" w:line="480" w:lineRule="auto"/>
        <w:ind w:left="1440" w:firstLine="1"/>
        <w:jc w:val="both"/>
        <w:rPr>
          <w:rFonts w:ascii="Times New Roman" w:eastAsia="Times New Roman" w:hAnsi="Times New Roman" w:cs="Times New Roman"/>
          <w:noProof/>
          <w:color w:val="000000"/>
          <w:spacing w:val="1"/>
          <w:sz w:val="24"/>
          <w:szCs w:val="24"/>
        </w:rPr>
      </w:pPr>
    </w:p>
    <w:p w:rsidR="00D109ED" w:rsidRPr="00FB3522" w:rsidRDefault="00D109ED" w:rsidP="00DE6008">
      <w:pPr>
        <w:pStyle w:val="ListParagraph"/>
        <w:numPr>
          <w:ilvl w:val="0"/>
          <w:numId w:val="44"/>
        </w:numPr>
        <w:spacing w:before="281" w:line="480" w:lineRule="auto"/>
        <w:jc w:val="both"/>
        <w:rPr>
          <w:rFonts w:ascii="Times New Roman" w:eastAsia="Times New Roman" w:hAnsi="Times New Roman" w:cs="Times New Roman"/>
          <w:b/>
          <w:bCs/>
          <w:noProof/>
          <w:color w:val="000000"/>
          <w:sz w:val="28"/>
          <w:szCs w:val="28"/>
        </w:rPr>
      </w:pPr>
      <w:r w:rsidRPr="00FB3522">
        <w:rPr>
          <w:rFonts w:ascii="Times New Roman" w:eastAsia="Times New Roman" w:hAnsi="Times New Roman" w:cs="Times New Roman"/>
          <w:b/>
          <w:bCs/>
          <w:noProof/>
          <w:color w:val="000000"/>
          <w:sz w:val="28"/>
          <w:szCs w:val="28"/>
        </w:rPr>
        <w:t>Database Support:</w:t>
      </w:r>
    </w:p>
    <w:p w:rsidR="00D109ED" w:rsidRPr="002D5001" w:rsidRDefault="00D109ED" w:rsidP="00DE6008">
      <w:pPr>
        <w:spacing w:before="9" w:line="480" w:lineRule="auto"/>
        <w:ind w:left="1440" w:right="766"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supports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a wide range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databases,</w:t>
      </w:r>
      <w:r>
        <w:rPr>
          <w:rFonts w:ascii="Times New Roman" w:eastAsia="Times New Roman" w:hAnsi="Times New Roman" w:cs="Times New Roman"/>
          <w:noProof/>
          <w:color w:val="000000"/>
          <w:sz w:val="24"/>
          <w:szCs w:val="24"/>
        </w:rPr>
        <w:t xml:space="preserve"> including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MySQL,</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SQLite,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ODBC,</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others. </w:t>
      </w:r>
      <w:r>
        <w:rPr>
          <w:rFonts w:ascii="Times New Roman" w:eastAsia="Times New Roman" w:hAnsi="Times New Roman" w:cs="Times New Roman"/>
          <w:noProof/>
          <w:color w:val="000000"/>
          <w:spacing w:val="1"/>
          <w:sz w:val="24"/>
          <w:szCs w:val="24"/>
        </w:rPr>
        <w:t>This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makes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a </w:t>
      </w:r>
      <w:r>
        <w:rPr>
          <w:rFonts w:ascii="Times New Roman" w:eastAsia="Times New Roman" w:hAnsi="Times New Roman" w:cs="Times New Roman"/>
          <w:noProof/>
          <w:color w:val="000000"/>
          <w:spacing w:val="-1"/>
          <w:sz w:val="24"/>
          <w:szCs w:val="24"/>
        </w:rPr>
        <w:t>versatile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language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for</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applications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requiring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3"/>
          <w:sz w:val="24"/>
          <w:szCs w:val="24"/>
        </w:rPr>
        <w:t xml:space="preserve"> </w:t>
      </w:r>
      <w:r w:rsidR="002D5001">
        <w:rPr>
          <w:rFonts w:ascii="Times New Roman" w:eastAsia="Times New Roman" w:hAnsi="Times New Roman" w:cs="Times New Roman"/>
          <w:noProof/>
          <w:color w:val="000000"/>
          <w:sz w:val="24"/>
          <w:szCs w:val="24"/>
        </w:rPr>
        <w:t>interaction</w:t>
      </w:r>
    </w:p>
    <w:p w:rsidR="00D109ED" w:rsidRPr="00FB3522" w:rsidRDefault="00D109ED" w:rsidP="00DE6008">
      <w:pPr>
        <w:pStyle w:val="ListParagraph"/>
        <w:numPr>
          <w:ilvl w:val="0"/>
          <w:numId w:val="44"/>
        </w:numPr>
        <w:spacing w:before="281" w:line="480" w:lineRule="auto"/>
        <w:jc w:val="both"/>
        <w:rPr>
          <w:rFonts w:ascii="Times New Roman" w:eastAsia="Times New Roman" w:hAnsi="Times New Roman" w:cs="Times New Roman"/>
          <w:b/>
          <w:bCs/>
          <w:noProof/>
          <w:color w:val="000000"/>
          <w:sz w:val="28"/>
          <w:szCs w:val="28"/>
        </w:rPr>
      </w:pPr>
      <w:r w:rsidRPr="00FB3522">
        <w:rPr>
          <w:rFonts w:ascii="Times New Roman" w:eastAsia="Times New Roman" w:hAnsi="Times New Roman" w:cs="Times New Roman"/>
          <w:b/>
          <w:bCs/>
          <w:noProof/>
          <w:color w:val="000000"/>
          <w:spacing w:val="-1"/>
          <w:sz w:val="28"/>
          <w:szCs w:val="28"/>
        </w:rPr>
        <w:t>Error</w:t>
      </w:r>
      <w:r w:rsidRPr="00FB3522">
        <w:rPr>
          <w:rFonts w:ascii="Times New Roman" w:eastAsia="Times New Roman" w:hAnsi="Times New Roman" w:cs="Times New Roman"/>
          <w:b/>
          <w:bCs/>
          <w:noProof/>
          <w:color w:val="000000"/>
          <w:spacing w:val="-5"/>
          <w:sz w:val="28"/>
          <w:szCs w:val="28"/>
        </w:rPr>
        <w:t xml:space="preserve"> </w:t>
      </w:r>
      <w:r w:rsidRPr="00FB3522">
        <w:rPr>
          <w:rFonts w:ascii="Times New Roman" w:eastAsia="Times New Roman" w:hAnsi="Times New Roman" w:cs="Times New Roman"/>
          <w:b/>
          <w:bCs/>
          <w:noProof/>
          <w:color w:val="000000"/>
          <w:sz w:val="28"/>
          <w:szCs w:val="28"/>
        </w:rPr>
        <w:t>Reporting:</w:t>
      </w:r>
    </w:p>
    <w:p w:rsidR="00FB3522" w:rsidRPr="002D5001" w:rsidRDefault="00D109ED" w:rsidP="00DE6008">
      <w:pPr>
        <w:spacing w:before="17" w:line="480" w:lineRule="auto"/>
        <w:ind w:left="1440" w:right="893" w:firstLine="1"/>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lastRenderedPageBreak/>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provides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predefined</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error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reporting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constants,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such</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z w:val="24"/>
          <w:szCs w:val="24"/>
        </w:rPr>
        <w:t xml:space="preserve"> E_ERROR, </w:t>
      </w:r>
      <w:r>
        <w:rPr>
          <w:rFonts w:ascii="Times New Roman" w:eastAsia="Times New Roman" w:hAnsi="Times New Roman" w:cs="Times New Roman"/>
          <w:noProof/>
          <w:color w:val="000000"/>
          <w:spacing w:val="-3"/>
          <w:sz w:val="24"/>
          <w:szCs w:val="24"/>
        </w:rPr>
        <w:t>E_WARNING, E_STRICT,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3"/>
          <w:sz w:val="24"/>
          <w:szCs w:val="24"/>
        </w:rPr>
        <w:t>E_PARSE,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allow</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generate error notices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or</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warnings </w:t>
      </w:r>
      <w:r>
        <w:rPr>
          <w:rFonts w:ascii="Times New Roman" w:eastAsia="Times New Roman" w:hAnsi="Times New Roman" w:cs="Times New Roman"/>
          <w:noProof/>
          <w:color w:val="000000"/>
          <w:spacing w:val="-2"/>
          <w:sz w:val="24"/>
          <w:szCs w:val="24"/>
        </w:rPr>
        <w:t>during</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runtime.</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3"/>
          <w:sz w:val="24"/>
          <w:szCs w:val="24"/>
        </w:rPr>
        <w:t>This</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feature</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5"/>
          <w:sz w:val="24"/>
          <w:szCs w:val="24"/>
        </w:rPr>
        <w:t>is</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essential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debugging</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4"/>
          <w:sz w:val="24"/>
          <w:szCs w:val="24"/>
        </w:rPr>
        <w:t>and</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improving</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code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reliability.</w:t>
      </w:r>
    </w:p>
    <w:p w:rsidR="00D109ED" w:rsidRPr="00FB3522" w:rsidRDefault="00D109ED" w:rsidP="00DE6008">
      <w:pPr>
        <w:pStyle w:val="ListParagraph"/>
        <w:numPr>
          <w:ilvl w:val="0"/>
          <w:numId w:val="44"/>
        </w:numPr>
        <w:spacing w:before="342" w:line="480" w:lineRule="auto"/>
        <w:jc w:val="both"/>
        <w:rPr>
          <w:rFonts w:ascii="Times New Roman" w:eastAsia="Times New Roman" w:hAnsi="Times New Roman" w:cs="Times New Roman"/>
          <w:b/>
          <w:bCs/>
          <w:noProof/>
          <w:color w:val="000000"/>
          <w:spacing w:val="-3"/>
          <w:sz w:val="28"/>
          <w:szCs w:val="28"/>
        </w:rPr>
      </w:pPr>
      <w:r w:rsidRPr="00FB3522">
        <w:rPr>
          <w:rFonts w:ascii="Times New Roman" w:eastAsia="Times New Roman" w:hAnsi="Times New Roman" w:cs="Times New Roman"/>
          <w:b/>
          <w:bCs/>
          <w:noProof/>
          <w:color w:val="000000"/>
          <w:spacing w:val="-1"/>
          <w:sz w:val="28"/>
          <w:szCs w:val="28"/>
        </w:rPr>
        <w:t>Loosely</w:t>
      </w:r>
      <w:r w:rsidRPr="00FB3522">
        <w:rPr>
          <w:rFonts w:ascii="Times New Roman" w:eastAsia="Times New Roman" w:hAnsi="Times New Roman" w:cs="Times New Roman"/>
          <w:b/>
          <w:bCs/>
          <w:noProof/>
          <w:color w:val="000000"/>
          <w:spacing w:val="-5"/>
          <w:sz w:val="28"/>
          <w:szCs w:val="28"/>
        </w:rPr>
        <w:t xml:space="preserve"> </w:t>
      </w:r>
      <w:r w:rsidRPr="00FB3522">
        <w:rPr>
          <w:rFonts w:ascii="Times New Roman" w:eastAsia="Times New Roman" w:hAnsi="Times New Roman" w:cs="Times New Roman"/>
          <w:b/>
          <w:bCs/>
          <w:noProof/>
          <w:color w:val="000000"/>
          <w:spacing w:val="-4"/>
          <w:sz w:val="28"/>
          <w:szCs w:val="28"/>
        </w:rPr>
        <w:t>Typed</w:t>
      </w:r>
      <w:r w:rsidRPr="00FB3522">
        <w:rPr>
          <w:rFonts w:ascii="Times New Roman" w:eastAsia="Times New Roman" w:hAnsi="Times New Roman" w:cs="Times New Roman"/>
          <w:b/>
          <w:bCs/>
          <w:noProof/>
          <w:color w:val="000000"/>
          <w:sz w:val="28"/>
          <w:szCs w:val="28"/>
        </w:rPr>
        <w:t xml:space="preserve"> </w:t>
      </w:r>
      <w:r w:rsidRPr="00FB3522">
        <w:rPr>
          <w:rFonts w:ascii="Times New Roman" w:eastAsia="Times New Roman" w:hAnsi="Times New Roman" w:cs="Times New Roman"/>
          <w:b/>
          <w:bCs/>
          <w:noProof/>
          <w:color w:val="000000"/>
          <w:spacing w:val="-1"/>
          <w:sz w:val="28"/>
          <w:szCs w:val="28"/>
        </w:rPr>
        <w:t>Language:</w:t>
      </w:r>
    </w:p>
    <w:p w:rsidR="00FB3522" w:rsidRPr="002D5001" w:rsidRDefault="00D109ED" w:rsidP="00DE6008">
      <w:pPr>
        <w:spacing w:before="17" w:line="480" w:lineRule="auto"/>
        <w:ind w:left="1440" w:right="1058" w:firstLine="1"/>
        <w:jc w:val="both"/>
        <w:rPr>
          <w:rFonts w:ascii="Times New Roman" w:eastAsia="Times New Roman" w:hAnsi="Times New Roman" w:cs="Times New Roman"/>
          <w:noProof/>
          <w:color w:val="000000"/>
          <w:spacing w:val="-5"/>
          <w:sz w:val="24"/>
          <w:szCs w:val="24"/>
        </w:rPr>
      </w:pP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6"/>
          <w:sz w:val="24"/>
          <w:szCs w:val="24"/>
        </w:rPr>
        <w:t xml:space="preserve">is </w:t>
      </w:r>
      <w:r>
        <w:rPr>
          <w:rFonts w:ascii="Times New Roman" w:eastAsia="Times New Roman" w:hAnsi="Times New Roman" w:cs="Times New Roman"/>
          <w:noProof/>
          <w:color w:val="000000"/>
          <w:spacing w:val="-4"/>
          <w:sz w:val="24"/>
          <w:szCs w:val="24"/>
        </w:rPr>
        <w:t xml:space="preserve">a </w:t>
      </w:r>
      <w:r>
        <w:rPr>
          <w:rFonts w:ascii="Times New Roman" w:eastAsia="Times New Roman" w:hAnsi="Times New Roman" w:cs="Times New Roman"/>
          <w:noProof/>
          <w:color w:val="000000"/>
          <w:spacing w:val="-1"/>
          <w:sz w:val="24"/>
          <w:szCs w:val="24"/>
        </w:rPr>
        <w:t>loosely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typed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meaning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that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variables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do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not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require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explicit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 xml:space="preserve">type </w:t>
      </w:r>
      <w:r>
        <w:rPr>
          <w:rFonts w:ascii="Times New Roman" w:eastAsia="Times New Roman" w:hAnsi="Times New Roman" w:cs="Times New Roman"/>
          <w:noProof/>
          <w:color w:val="000000"/>
          <w:spacing w:val="-1"/>
          <w:sz w:val="24"/>
          <w:szCs w:val="24"/>
        </w:rPr>
        <w:t>declarations.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1"/>
          <w:sz w:val="24"/>
          <w:szCs w:val="24"/>
        </w:rPr>
        <w:t xml:space="preserve"> data type is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automatically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 xml:space="preserve">determined </w:t>
      </w:r>
      <w:r>
        <w:rPr>
          <w:rFonts w:ascii="Times New Roman" w:eastAsia="Times New Roman" w:hAnsi="Times New Roman" w:cs="Times New Roman"/>
          <w:noProof/>
          <w:color w:val="000000"/>
          <w:spacing w:val="-1"/>
          <w:sz w:val="24"/>
          <w:szCs w:val="24"/>
        </w:rPr>
        <w:t>at</w:t>
      </w:r>
      <w:r>
        <w:rPr>
          <w:rFonts w:ascii="Times New Roman" w:eastAsia="Times New Roman" w:hAnsi="Times New Roman" w:cs="Times New Roman"/>
          <w:noProof/>
          <w:color w:val="000000"/>
          <w:sz w:val="24"/>
          <w:szCs w:val="24"/>
        </w:rPr>
        <w:t xml:space="preserve"> runtime </w:t>
      </w:r>
      <w:r>
        <w:rPr>
          <w:rFonts w:ascii="Times New Roman" w:eastAsia="Times New Roman" w:hAnsi="Times New Roman" w:cs="Times New Roman"/>
          <w:noProof/>
          <w:color w:val="000000"/>
          <w:spacing w:val="-1"/>
          <w:sz w:val="24"/>
          <w:szCs w:val="24"/>
        </w:rPr>
        <w:t>based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value assigned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variable,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which</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simplifies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development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reduces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errors.</w:t>
      </w:r>
    </w:p>
    <w:p w:rsidR="00D109ED" w:rsidRPr="00FB3522" w:rsidRDefault="00D109ED" w:rsidP="00DE6008">
      <w:pPr>
        <w:pStyle w:val="ListParagraph"/>
        <w:numPr>
          <w:ilvl w:val="0"/>
          <w:numId w:val="44"/>
        </w:numPr>
        <w:spacing w:before="281" w:line="480" w:lineRule="auto"/>
        <w:jc w:val="both"/>
        <w:rPr>
          <w:rFonts w:ascii="Times New Roman" w:eastAsia="Times New Roman" w:hAnsi="Times New Roman" w:cs="Times New Roman"/>
          <w:b/>
          <w:bCs/>
          <w:noProof/>
          <w:color w:val="000000"/>
          <w:spacing w:val="-3"/>
          <w:sz w:val="28"/>
          <w:szCs w:val="28"/>
        </w:rPr>
      </w:pPr>
      <w:r w:rsidRPr="00FB3522">
        <w:rPr>
          <w:rFonts w:ascii="Times New Roman" w:eastAsia="Times New Roman" w:hAnsi="Times New Roman" w:cs="Times New Roman"/>
          <w:b/>
          <w:bCs/>
          <w:noProof/>
          <w:color w:val="000000"/>
          <w:spacing w:val="-5"/>
          <w:sz w:val="28"/>
          <w:szCs w:val="28"/>
        </w:rPr>
        <w:t>Web</w:t>
      </w:r>
      <w:r w:rsidRPr="00FB3522">
        <w:rPr>
          <w:rFonts w:ascii="Times New Roman" w:eastAsia="Times New Roman" w:hAnsi="Times New Roman" w:cs="Times New Roman"/>
          <w:b/>
          <w:bCs/>
          <w:noProof/>
          <w:color w:val="000000"/>
          <w:sz w:val="28"/>
          <w:szCs w:val="28"/>
        </w:rPr>
        <w:t xml:space="preserve"> </w:t>
      </w:r>
      <w:r w:rsidRPr="00FB3522">
        <w:rPr>
          <w:rFonts w:ascii="Times New Roman" w:eastAsia="Times New Roman" w:hAnsi="Times New Roman" w:cs="Times New Roman"/>
          <w:b/>
          <w:bCs/>
          <w:noProof/>
          <w:color w:val="000000"/>
          <w:spacing w:val="-1"/>
          <w:sz w:val="28"/>
          <w:szCs w:val="28"/>
        </w:rPr>
        <w:t>Server</w:t>
      </w:r>
      <w:r w:rsidRPr="00FB3522">
        <w:rPr>
          <w:rFonts w:ascii="Times New Roman" w:eastAsia="Times New Roman" w:hAnsi="Times New Roman" w:cs="Times New Roman"/>
          <w:b/>
          <w:bCs/>
          <w:noProof/>
          <w:color w:val="000000"/>
          <w:spacing w:val="-5"/>
          <w:sz w:val="28"/>
          <w:szCs w:val="28"/>
        </w:rPr>
        <w:t xml:space="preserve"> </w:t>
      </w:r>
      <w:r w:rsidRPr="00FB3522">
        <w:rPr>
          <w:rFonts w:ascii="Times New Roman" w:eastAsia="Times New Roman" w:hAnsi="Times New Roman" w:cs="Times New Roman"/>
          <w:b/>
          <w:bCs/>
          <w:noProof/>
          <w:color w:val="000000"/>
          <w:spacing w:val="-1"/>
          <w:sz w:val="28"/>
          <w:szCs w:val="28"/>
        </w:rPr>
        <w:t>Support:</w:t>
      </w:r>
    </w:p>
    <w:p w:rsidR="00D109ED" w:rsidRPr="002D5001" w:rsidRDefault="00D109ED" w:rsidP="00DE6008">
      <w:pPr>
        <w:spacing w:before="19" w:line="480" w:lineRule="auto"/>
        <w:ind w:left="1440" w:right="756"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compatible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with</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a </w:t>
      </w:r>
      <w:r>
        <w:rPr>
          <w:rFonts w:ascii="Times New Roman" w:eastAsia="Times New Roman" w:hAnsi="Times New Roman" w:cs="Times New Roman"/>
          <w:noProof/>
          <w:color w:val="000000"/>
          <w:sz w:val="24"/>
          <w:szCs w:val="24"/>
        </w:rPr>
        <w:t>wide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array</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of</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servers,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including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Apache,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Netscape,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 xml:space="preserve">and </w:t>
      </w:r>
      <w:r>
        <w:rPr>
          <w:rFonts w:ascii="Times New Roman" w:eastAsia="Times New Roman" w:hAnsi="Times New Roman" w:cs="Times New Roman"/>
          <w:noProof/>
          <w:color w:val="000000"/>
          <w:spacing w:val="-1"/>
          <w:sz w:val="24"/>
          <w:szCs w:val="24"/>
        </w:rPr>
        <w:t>Microsoft</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IIS,</w:t>
      </w:r>
      <w:r>
        <w:rPr>
          <w:rFonts w:ascii="Times New Roman" w:eastAsia="Times New Roman" w:hAnsi="Times New Roman" w:cs="Times New Roman"/>
          <w:noProof/>
          <w:color w:val="000000"/>
          <w:sz w:val="24"/>
          <w:szCs w:val="24"/>
        </w:rPr>
        <w:t xml:space="preserve"> allowing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choose</w:t>
      </w:r>
      <w:r>
        <w:rPr>
          <w:rFonts w:ascii="Times New Roman" w:eastAsia="Times New Roman" w:hAnsi="Times New Roman" w:cs="Times New Roman"/>
          <w:noProof/>
          <w:color w:val="000000"/>
          <w:spacing w:val="-1"/>
          <w:sz w:val="24"/>
          <w:szCs w:val="24"/>
        </w:rPr>
        <w:t xml:space="preserve"> their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preferred</w:t>
      </w:r>
      <w:r>
        <w:rPr>
          <w:rFonts w:ascii="Times New Roman" w:eastAsia="Times New Roman" w:hAnsi="Times New Roman" w:cs="Times New Roman"/>
          <w:noProof/>
          <w:color w:val="000000"/>
          <w:sz w:val="24"/>
          <w:szCs w:val="24"/>
        </w:rPr>
        <w:t xml:space="preserve"> server environment </w:t>
      </w:r>
      <w:r>
        <w:rPr>
          <w:rFonts w:ascii="Times New Roman" w:eastAsia="Times New Roman" w:hAnsi="Times New Roman" w:cs="Times New Roman"/>
          <w:noProof/>
          <w:color w:val="000000"/>
          <w:spacing w:val="-1"/>
          <w:sz w:val="24"/>
          <w:szCs w:val="24"/>
        </w:rPr>
        <w:t xml:space="preserve">without </w:t>
      </w:r>
      <w:r>
        <w:rPr>
          <w:rFonts w:ascii="Times New Roman" w:eastAsia="Times New Roman" w:hAnsi="Times New Roman" w:cs="Times New Roman"/>
          <w:noProof/>
          <w:color w:val="000000"/>
          <w:spacing w:val="1"/>
          <w:sz w:val="24"/>
          <w:szCs w:val="24"/>
        </w:rPr>
        <w:t>compatibility</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concerns.</w:t>
      </w:r>
    </w:p>
    <w:p w:rsidR="00D109ED" w:rsidRPr="00FB3522" w:rsidRDefault="00D109ED" w:rsidP="00DE6008">
      <w:pPr>
        <w:pStyle w:val="ListParagraph"/>
        <w:numPr>
          <w:ilvl w:val="0"/>
          <w:numId w:val="44"/>
        </w:numPr>
        <w:spacing w:before="281" w:line="480" w:lineRule="auto"/>
        <w:jc w:val="both"/>
        <w:rPr>
          <w:rFonts w:ascii="Times New Roman" w:eastAsia="Times New Roman" w:hAnsi="Times New Roman" w:cs="Times New Roman"/>
          <w:b/>
          <w:bCs/>
          <w:noProof/>
          <w:color w:val="000000"/>
          <w:spacing w:val="4"/>
          <w:sz w:val="28"/>
          <w:szCs w:val="28"/>
        </w:rPr>
      </w:pPr>
      <w:r w:rsidRPr="00FB3522">
        <w:rPr>
          <w:rFonts w:ascii="Times New Roman" w:eastAsia="Times New Roman" w:hAnsi="Times New Roman" w:cs="Times New Roman"/>
          <w:b/>
          <w:bCs/>
          <w:noProof/>
          <w:color w:val="000000"/>
          <w:sz w:val="28"/>
          <w:szCs w:val="28"/>
        </w:rPr>
        <w:t>Security:</w:t>
      </w:r>
    </w:p>
    <w:p w:rsidR="00D109ED" w:rsidRPr="00430A80" w:rsidRDefault="00D109ED" w:rsidP="00430A80">
      <w:pPr>
        <w:spacing w:before="17" w:line="480" w:lineRule="auto"/>
        <w:ind w:left="1440" w:right="600"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46"/>
          <w:sz w:val="24"/>
          <w:szCs w:val="24"/>
        </w:rPr>
        <w:t xml:space="preserve"> </w:t>
      </w:r>
      <w:r>
        <w:rPr>
          <w:rFonts w:ascii="Times New Roman" w:eastAsia="Times New Roman" w:hAnsi="Times New Roman" w:cs="Times New Roman"/>
          <w:noProof/>
          <w:color w:val="000000"/>
          <w:spacing w:val="-1"/>
          <w:sz w:val="24"/>
          <w:szCs w:val="24"/>
        </w:rPr>
        <w:t>provides</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z w:val="24"/>
          <w:szCs w:val="24"/>
        </w:rPr>
        <w:t>robust</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z w:val="24"/>
          <w:szCs w:val="24"/>
        </w:rPr>
        <w:t>security</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features</w:t>
      </w:r>
      <w:r>
        <w:rPr>
          <w:rFonts w:ascii="Times New Roman" w:eastAsia="Times New Roman" w:hAnsi="Times New Roman" w:cs="Times New Roman"/>
          <w:noProof/>
          <w:color w:val="000000"/>
          <w:spacing w:val="57"/>
          <w:sz w:val="24"/>
          <w:szCs w:val="24"/>
        </w:rPr>
        <w:t xml:space="preserve"> </w:t>
      </w:r>
      <w:r>
        <w:rPr>
          <w:rFonts w:ascii="Times New Roman" w:eastAsia="Times New Roman" w:hAnsi="Times New Roman" w:cs="Times New Roman"/>
          <w:noProof/>
          <w:color w:val="000000"/>
          <w:spacing w:val="-1"/>
          <w:sz w:val="24"/>
          <w:szCs w:val="24"/>
        </w:rPr>
        <w:t>designed</w:t>
      </w:r>
      <w:r>
        <w:rPr>
          <w:rFonts w:ascii="Times New Roman" w:eastAsia="Times New Roman" w:hAnsi="Times New Roman" w:cs="Times New Roman"/>
          <w:noProof/>
          <w:color w:val="000000"/>
          <w:spacing w:val="57"/>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z w:val="24"/>
          <w:szCs w:val="24"/>
        </w:rPr>
        <w:t>protect</w:t>
      </w:r>
      <w:r>
        <w:rPr>
          <w:rFonts w:ascii="Times New Roman" w:eastAsia="Times New Roman" w:hAnsi="Times New Roman" w:cs="Times New Roman"/>
          <w:noProof/>
          <w:color w:val="000000"/>
          <w:spacing w:val="58"/>
          <w:sz w:val="24"/>
          <w:szCs w:val="24"/>
        </w:rPr>
        <w:t xml:space="preserve"> </w:t>
      </w:r>
      <w:r>
        <w:rPr>
          <w:rFonts w:ascii="Times New Roman" w:eastAsia="Times New Roman" w:hAnsi="Times New Roman" w:cs="Times New Roman"/>
          <w:noProof/>
          <w:color w:val="000000"/>
          <w:spacing w:val="-1"/>
          <w:sz w:val="24"/>
          <w:szCs w:val="24"/>
        </w:rPr>
        <w:t>websites</w:t>
      </w:r>
      <w:r>
        <w:rPr>
          <w:rFonts w:ascii="Times New Roman" w:eastAsia="Times New Roman" w:hAnsi="Times New Roman" w:cs="Times New Roman"/>
          <w:noProof/>
          <w:color w:val="000000"/>
          <w:spacing w:val="58"/>
          <w:sz w:val="24"/>
          <w:szCs w:val="24"/>
        </w:rPr>
        <w:t xml:space="preserve"> </w:t>
      </w:r>
      <w:r>
        <w:rPr>
          <w:rFonts w:ascii="Times New Roman" w:eastAsia="Times New Roman" w:hAnsi="Times New Roman" w:cs="Times New Roman"/>
          <w:noProof/>
          <w:color w:val="000000"/>
          <w:spacing w:val="1"/>
          <w:sz w:val="24"/>
          <w:szCs w:val="24"/>
        </w:rPr>
        <w:t>from</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threats</w:t>
      </w:r>
      <w:r>
        <w:rPr>
          <w:rFonts w:ascii="Times New Roman" w:eastAsia="Times New Roman" w:hAnsi="Times New Roman" w:cs="Times New Roman"/>
          <w:noProof/>
          <w:color w:val="000000"/>
          <w:spacing w:val="58"/>
          <w:sz w:val="24"/>
          <w:szCs w:val="24"/>
        </w:rPr>
        <w:t xml:space="preserve"> </w:t>
      </w:r>
      <w:r>
        <w:rPr>
          <w:rFonts w:ascii="Times New Roman" w:eastAsia="Times New Roman" w:hAnsi="Times New Roman" w:cs="Times New Roman"/>
          <w:noProof/>
          <w:color w:val="000000"/>
          <w:spacing w:val="-1"/>
          <w:sz w:val="24"/>
          <w:szCs w:val="24"/>
        </w:rPr>
        <w:t xml:space="preserve">and </w:t>
      </w:r>
      <w:r>
        <w:rPr>
          <w:rFonts w:ascii="Times New Roman" w:eastAsia="Times New Roman" w:hAnsi="Times New Roman" w:cs="Times New Roman"/>
          <w:noProof/>
          <w:color w:val="000000"/>
          <w:sz w:val="24"/>
          <w:szCs w:val="24"/>
        </w:rPr>
        <w:t>malicious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attacks.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Multiple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layers</w:t>
      </w:r>
      <w:r>
        <w:rPr>
          <w:rFonts w:ascii="Times New Roman" w:eastAsia="Times New Roman" w:hAnsi="Times New Roman" w:cs="Times New Roman"/>
          <w:noProof/>
          <w:color w:val="000000"/>
          <w:spacing w:val="2"/>
          <w:sz w:val="24"/>
          <w:szCs w:val="24"/>
        </w:rPr>
        <w:t xml:space="preserve"> of </w:t>
      </w:r>
      <w:r>
        <w:rPr>
          <w:rFonts w:ascii="Times New Roman" w:eastAsia="Times New Roman" w:hAnsi="Times New Roman" w:cs="Times New Roman"/>
          <w:noProof/>
          <w:color w:val="000000"/>
          <w:spacing w:val="1"/>
          <w:sz w:val="24"/>
          <w:szCs w:val="24"/>
        </w:rPr>
        <w:t>security</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are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integrated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into</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6"/>
          <w:sz w:val="24"/>
          <w:szCs w:val="24"/>
        </w:rPr>
        <w:t>PHP,</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making </w:t>
      </w:r>
      <w:r>
        <w:rPr>
          <w:rFonts w:ascii="Times New Roman" w:eastAsia="Times New Roman" w:hAnsi="Times New Roman" w:cs="Times New Roman"/>
          <w:noProof/>
          <w:color w:val="000000"/>
          <w:sz w:val="24"/>
          <w:szCs w:val="24"/>
        </w:rPr>
        <w:t>it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 xml:space="preserve">a </w:t>
      </w:r>
      <w:r>
        <w:rPr>
          <w:rFonts w:ascii="Times New Roman" w:eastAsia="Times New Roman" w:hAnsi="Times New Roman" w:cs="Times New Roman"/>
          <w:noProof/>
          <w:color w:val="000000"/>
          <w:spacing w:val="-1"/>
          <w:sz w:val="24"/>
          <w:szCs w:val="24"/>
        </w:rPr>
        <w:t xml:space="preserve">reliable </w:t>
      </w:r>
      <w:r>
        <w:rPr>
          <w:rFonts w:ascii="Times New Roman" w:eastAsia="Times New Roman" w:hAnsi="Times New Roman" w:cs="Times New Roman"/>
          <w:noProof/>
          <w:color w:val="000000"/>
          <w:spacing w:val="1"/>
          <w:sz w:val="24"/>
          <w:szCs w:val="24"/>
        </w:rPr>
        <w:t>choice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developing</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secure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websites.</w:t>
      </w:r>
    </w:p>
    <w:p w:rsidR="00D109ED" w:rsidRPr="00FB3522" w:rsidRDefault="00D109ED" w:rsidP="00DE6008">
      <w:pPr>
        <w:pStyle w:val="ListParagraph"/>
        <w:numPr>
          <w:ilvl w:val="0"/>
          <w:numId w:val="44"/>
        </w:numPr>
        <w:spacing w:before="281" w:line="480" w:lineRule="auto"/>
        <w:jc w:val="both"/>
        <w:rPr>
          <w:rFonts w:ascii="Times New Roman" w:eastAsia="Times New Roman" w:hAnsi="Times New Roman" w:cs="Times New Roman"/>
          <w:b/>
          <w:bCs/>
          <w:noProof/>
          <w:color w:val="000000"/>
          <w:spacing w:val="-3"/>
          <w:sz w:val="28"/>
          <w:szCs w:val="28"/>
        </w:rPr>
      </w:pPr>
      <w:r w:rsidRPr="00FB3522">
        <w:rPr>
          <w:rFonts w:ascii="Times New Roman" w:eastAsia="Times New Roman" w:hAnsi="Times New Roman" w:cs="Times New Roman"/>
          <w:b/>
          <w:bCs/>
          <w:noProof/>
          <w:color w:val="000000"/>
          <w:spacing w:val="-1"/>
          <w:sz w:val="28"/>
          <w:szCs w:val="28"/>
        </w:rPr>
        <w:t>Control:</w:t>
      </w:r>
    </w:p>
    <w:p w:rsidR="00FB3522" w:rsidRPr="002D5001" w:rsidRDefault="00D109ED" w:rsidP="00DE6008">
      <w:pPr>
        <w:spacing w:before="73" w:line="480" w:lineRule="auto"/>
        <w:ind w:left="1440" w:right="603"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5"/>
          <w:sz w:val="24"/>
          <w:szCs w:val="24"/>
        </w:rPr>
        <w:t>is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known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for</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its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efficiency</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 xml:space="preserve">and </w:t>
      </w:r>
      <w:r>
        <w:rPr>
          <w:rFonts w:ascii="Times New Roman" w:eastAsia="Times New Roman" w:hAnsi="Times New Roman" w:cs="Times New Roman"/>
          <w:noProof/>
          <w:color w:val="000000"/>
          <w:spacing w:val="-1"/>
          <w:sz w:val="24"/>
          <w:szCs w:val="24"/>
        </w:rPr>
        <w:t>control,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3"/>
          <w:sz w:val="24"/>
          <w:szCs w:val="24"/>
        </w:rPr>
        <w:t>as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3"/>
          <w:sz w:val="24"/>
          <w:szCs w:val="24"/>
        </w:rPr>
        <w:t>it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allows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accomplish</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complex tasks</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with</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relatively</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2"/>
          <w:sz w:val="24"/>
          <w:szCs w:val="24"/>
        </w:rPr>
        <w:t>few</w:t>
      </w:r>
      <w:r>
        <w:rPr>
          <w:rFonts w:ascii="Times New Roman" w:eastAsia="Times New Roman" w:hAnsi="Times New Roman" w:cs="Times New Roman"/>
          <w:noProof/>
          <w:color w:val="000000"/>
          <w:spacing w:val="28"/>
          <w:sz w:val="24"/>
          <w:szCs w:val="24"/>
        </w:rPr>
        <w:t xml:space="preserve"> </w:t>
      </w:r>
      <w:r>
        <w:rPr>
          <w:rFonts w:ascii="Times New Roman" w:eastAsia="Times New Roman" w:hAnsi="Times New Roman" w:cs="Times New Roman"/>
          <w:noProof/>
          <w:color w:val="000000"/>
          <w:spacing w:val="-1"/>
          <w:sz w:val="24"/>
          <w:szCs w:val="24"/>
        </w:rPr>
        <w:t>lines</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2"/>
          <w:sz w:val="24"/>
          <w:szCs w:val="24"/>
        </w:rPr>
        <w:t>code.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2"/>
          <w:sz w:val="24"/>
          <w:szCs w:val="24"/>
        </w:rPr>
        <w:lastRenderedPageBreak/>
        <w:t>Additionally,</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offers</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extensive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control</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2"/>
          <w:sz w:val="24"/>
          <w:szCs w:val="24"/>
        </w:rPr>
        <w:t>over</w:t>
      </w:r>
      <w:r w:rsidRPr="00D109ED">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website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functionality,</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enabling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developers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to</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make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quick</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adjustments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 xml:space="preserve">improvements </w:t>
      </w:r>
      <w:r>
        <w:rPr>
          <w:rFonts w:ascii="Times New Roman" w:eastAsia="Times New Roman" w:hAnsi="Times New Roman" w:cs="Times New Roman"/>
          <w:noProof/>
          <w:color w:val="000000"/>
          <w:spacing w:val="3"/>
          <w:sz w:val="24"/>
          <w:szCs w:val="24"/>
        </w:rPr>
        <w:t>when</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needed.</w:t>
      </w:r>
    </w:p>
    <w:p w:rsidR="00D109ED" w:rsidRPr="00FB3522" w:rsidRDefault="00D109ED" w:rsidP="00DE6008">
      <w:pPr>
        <w:pStyle w:val="ListParagraph"/>
        <w:numPr>
          <w:ilvl w:val="0"/>
          <w:numId w:val="44"/>
        </w:numPr>
        <w:spacing w:before="9" w:line="480" w:lineRule="auto"/>
        <w:ind w:right="598"/>
        <w:jc w:val="both"/>
        <w:rPr>
          <w:rFonts w:ascii="Times New Roman" w:eastAsia="Times New Roman" w:hAnsi="Times New Roman" w:cs="Times New Roman"/>
          <w:b/>
          <w:bCs/>
          <w:noProof/>
          <w:color w:val="000000"/>
          <w:spacing w:val="-1"/>
          <w:sz w:val="28"/>
          <w:szCs w:val="28"/>
        </w:rPr>
      </w:pPr>
      <w:r w:rsidRPr="00FB3522">
        <w:rPr>
          <w:rFonts w:ascii="Times New Roman" w:eastAsia="Times New Roman" w:hAnsi="Times New Roman" w:cs="Times New Roman"/>
          <w:b/>
          <w:bCs/>
          <w:noProof/>
          <w:color w:val="000000"/>
          <w:spacing w:val="-8"/>
          <w:sz w:val="28"/>
          <w:szCs w:val="28"/>
        </w:rPr>
        <w:t xml:space="preserve">A </w:t>
      </w:r>
      <w:r w:rsidRPr="00FB3522">
        <w:rPr>
          <w:rFonts w:ascii="Times New Roman" w:eastAsia="Times New Roman" w:hAnsi="Times New Roman" w:cs="Times New Roman"/>
          <w:b/>
          <w:bCs/>
          <w:noProof/>
          <w:color w:val="000000"/>
          <w:sz w:val="28"/>
          <w:szCs w:val="28"/>
        </w:rPr>
        <w:t>Helpful</w:t>
      </w:r>
      <w:r w:rsidRPr="00FB3522">
        <w:rPr>
          <w:rFonts w:ascii="Times New Roman" w:eastAsia="Times New Roman" w:hAnsi="Times New Roman" w:cs="Times New Roman"/>
          <w:b/>
          <w:bCs/>
          <w:noProof/>
          <w:color w:val="000000"/>
          <w:spacing w:val="1"/>
          <w:sz w:val="28"/>
          <w:szCs w:val="28"/>
        </w:rPr>
        <w:t xml:space="preserve"> </w:t>
      </w:r>
      <w:r w:rsidRPr="00FB3522">
        <w:rPr>
          <w:rFonts w:ascii="Times New Roman" w:eastAsia="Times New Roman" w:hAnsi="Times New Roman" w:cs="Times New Roman"/>
          <w:b/>
          <w:bCs/>
          <w:noProof/>
          <w:color w:val="000000"/>
          <w:spacing w:val="-1"/>
          <w:sz w:val="28"/>
          <w:szCs w:val="28"/>
        </w:rPr>
        <w:t>PHP</w:t>
      </w:r>
      <w:r w:rsidRPr="00FB3522">
        <w:rPr>
          <w:rFonts w:ascii="Times New Roman" w:eastAsia="Times New Roman" w:hAnsi="Times New Roman" w:cs="Times New Roman"/>
          <w:b/>
          <w:bCs/>
          <w:noProof/>
          <w:color w:val="000000"/>
          <w:spacing w:val="-16"/>
          <w:sz w:val="28"/>
          <w:szCs w:val="28"/>
        </w:rPr>
        <w:t xml:space="preserve"> </w:t>
      </w:r>
      <w:r w:rsidRPr="00FB3522">
        <w:rPr>
          <w:rFonts w:ascii="Times New Roman" w:eastAsia="Times New Roman" w:hAnsi="Times New Roman" w:cs="Times New Roman"/>
          <w:b/>
          <w:bCs/>
          <w:noProof/>
          <w:color w:val="000000"/>
          <w:spacing w:val="-1"/>
          <w:sz w:val="28"/>
          <w:szCs w:val="28"/>
        </w:rPr>
        <w:t>Community:</w:t>
      </w:r>
    </w:p>
    <w:p w:rsidR="004060C6" w:rsidRDefault="00D109ED" w:rsidP="00DE6008">
      <w:pPr>
        <w:spacing w:before="59" w:line="480" w:lineRule="auto"/>
        <w:ind w:left="1440" w:right="776"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benefits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from</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 large and</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 xml:space="preserve">active </w:t>
      </w:r>
      <w:r>
        <w:rPr>
          <w:rFonts w:ascii="Times New Roman" w:eastAsia="Times New Roman" w:hAnsi="Times New Roman" w:cs="Times New Roman"/>
          <w:noProof/>
          <w:color w:val="000000"/>
          <w:spacing w:val="1"/>
          <w:sz w:val="24"/>
          <w:szCs w:val="24"/>
        </w:rPr>
        <w:t>community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of developers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who</w:t>
      </w:r>
      <w:r>
        <w:rPr>
          <w:rFonts w:ascii="Times New Roman" w:eastAsia="Times New Roman" w:hAnsi="Times New Roman" w:cs="Times New Roman"/>
          <w:noProof/>
          <w:color w:val="000000"/>
          <w:sz w:val="24"/>
          <w:szCs w:val="24"/>
        </w:rPr>
        <w:t xml:space="preserve"> regularly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contribute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documentation,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tutorials,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3"/>
          <w:sz w:val="24"/>
          <w:szCs w:val="24"/>
        </w:rPr>
        <w:t>FAQs,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other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helpful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resources.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The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wealth</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 xml:space="preserve">of </w:t>
      </w:r>
      <w:r>
        <w:rPr>
          <w:rFonts w:ascii="Times New Roman" w:eastAsia="Times New Roman" w:hAnsi="Times New Roman" w:cs="Times New Roman"/>
          <w:noProof/>
          <w:color w:val="000000"/>
          <w:spacing w:val="-1"/>
          <w:sz w:val="24"/>
          <w:szCs w:val="24"/>
        </w:rPr>
        <w:t>community-driven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knowledge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makes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learning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3"/>
          <w:sz w:val="24"/>
          <w:szCs w:val="24"/>
        </w:rPr>
        <w:t>easier</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more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accessible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 xml:space="preserve">both </w:t>
      </w:r>
      <w:r>
        <w:rPr>
          <w:rFonts w:ascii="Times New Roman" w:eastAsia="Times New Roman" w:hAnsi="Times New Roman" w:cs="Times New Roman"/>
          <w:noProof/>
          <w:color w:val="000000"/>
          <w:spacing w:val="1"/>
          <w:sz w:val="24"/>
          <w:szCs w:val="24"/>
        </w:rPr>
        <w:t>beginners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1"/>
          <w:sz w:val="24"/>
          <w:szCs w:val="24"/>
        </w:rPr>
        <w:t>experienced</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10"/>
          <w:sz w:val="28"/>
          <w:szCs w:val="28"/>
        </w:rPr>
        <w:t>.</w:t>
      </w:r>
    </w:p>
    <w:p w:rsidR="00FB3522" w:rsidRPr="002D5001" w:rsidRDefault="002D5001" w:rsidP="00DE6008">
      <w:pPr>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br w:type="page"/>
      </w:r>
    </w:p>
    <w:p w:rsidR="00CE5741" w:rsidRPr="008422D6" w:rsidRDefault="00920501" w:rsidP="000279FD">
      <w:pPr>
        <w:spacing w:before="319" w:line="480" w:lineRule="auto"/>
        <w:ind w:right="2860" w:firstLine="1"/>
        <w:jc w:val="center"/>
        <w:rPr>
          <w:rFonts w:ascii="Times New Roman" w:eastAsia="Times New Roman" w:hAnsi="Times New Roman" w:cs="Times New Roman"/>
          <w:b/>
          <w:bCs/>
          <w:noProof/>
          <w:color w:val="000000"/>
          <w:spacing w:val="-15"/>
          <w:sz w:val="32"/>
          <w:szCs w:val="32"/>
          <w:u w:val="single" w:color="000000"/>
        </w:rPr>
      </w:pPr>
      <w:r>
        <w:rPr>
          <w:rFonts w:ascii="Times New Roman" w:eastAsia="Times New Roman" w:hAnsi="Times New Roman" w:cs="Times New Roman"/>
          <w:b/>
          <w:bCs/>
          <w:sz w:val="32"/>
          <w:szCs w:val="27"/>
          <w:u w:val="single"/>
          <w:lang w:eastAsia="en-IN"/>
        </w:rPr>
        <w:lastRenderedPageBreak/>
        <w:t xml:space="preserve">            </w:t>
      </w:r>
      <w:r w:rsidR="000279FD">
        <w:rPr>
          <w:rFonts w:ascii="Times New Roman" w:eastAsia="Times New Roman" w:hAnsi="Times New Roman" w:cs="Times New Roman"/>
          <w:b/>
          <w:bCs/>
          <w:sz w:val="32"/>
          <w:szCs w:val="27"/>
          <w:u w:val="single"/>
          <w:lang w:eastAsia="en-IN"/>
        </w:rPr>
        <w:t>3(D). INTRODUCTION TO MYSQL</w:t>
      </w:r>
    </w:p>
    <w:p w:rsidR="00CE5741" w:rsidRPr="00CE5741" w:rsidRDefault="00CE5741" w:rsidP="00DE6008">
      <w:pPr>
        <w:spacing w:before="281" w:line="480" w:lineRule="auto"/>
        <w:ind w:left="1440" w:firstLine="1"/>
        <w:jc w:val="both"/>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What</w:t>
      </w:r>
      <w:r>
        <w:rPr>
          <w:rFonts w:ascii="Times New Roman" w:eastAsia="Times New Roman" w:hAnsi="Times New Roman" w:cs="Times New Roman"/>
          <w:b/>
          <w:bCs/>
          <w:noProof/>
          <w:color w:val="000000"/>
          <w:spacing w:val="-3"/>
          <w:sz w:val="28"/>
          <w:szCs w:val="28"/>
        </w:rPr>
        <w:t xml:space="preserve"> </w:t>
      </w:r>
      <w:r>
        <w:rPr>
          <w:rFonts w:ascii="Times New Roman" w:eastAsia="Times New Roman" w:hAnsi="Times New Roman" w:cs="Times New Roman"/>
          <w:b/>
          <w:bCs/>
          <w:noProof/>
          <w:color w:val="000000"/>
          <w:spacing w:val="1"/>
          <w:sz w:val="28"/>
          <w:szCs w:val="28"/>
        </w:rPr>
        <w:t>is</w:t>
      </w:r>
      <w:r>
        <w:rPr>
          <w:rFonts w:ascii="Times New Roman" w:eastAsia="Times New Roman" w:hAnsi="Times New Roman" w:cs="Times New Roman"/>
          <w:b/>
          <w:bCs/>
          <w:noProof/>
          <w:color w:val="000000"/>
          <w:spacing w:val="-3"/>
          <w:sz w:val="28"/>
          <w:szCs w:val="28"/>
        </w:rPr>
        <w:t xml:space="preserve"> </w:t>
      </w:r>
      <w:r>
        <w:rPr>
          <w:rFonts w:ascii="Times New Roman" w:eastAsia="Times New Roman" w:hAnsi="Times New Roman" w:cs="Times New Roman"/>
          <w:b/>
          <w:bCs/>
          <w:noProof/>
          <w:color w:val="000000"/>
          <w:spacing w:val="1"/>
          <w:sz w:val="28"/>
          <w:szCs w:val="28"/>
        </w:rPr>
        <w:t xml:space="preserve">a </w:t>
      </w:r>
      <w:r>
        <w:rPr>
          <w:rFonts w:ascii="Times New Roman" w:eastAsia="Times New Roman" w:hAnsi="Times New Roman" w:cs="Times New Roman"/>
          <w:b/>
          <w:bCs/>
          <w:noProof/>
          <w:color w:val="000000"/>
          <w:spacing w:val="-1"/>
          <w:sz w:val="28"/>
          <w:szCs w:val="28"/>
        </w:rPr>
        <w:t>Database?</w:t>
      </w:r>
    </w:p>
    <w:p w:rsidR="00330EB3" w:rsidRDefault="00330EB3" w:rsidP="00DE6008">
      <w:pPr>
        <w:spacing w:before="168" w:line="480" w:lineRule="auto"/>
        <w:ind w:left="1440" w:right="602"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57"/>
          <w:sz w:val="24"/>
          <w:szCs w:val="24"/>
        </w:rPr>
        <w:t>A</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6"/>
          <w:sz w:val="24"/>
          <w:szCs w:val="24"/>
        </w:rPr>
        <w:t xml:space="preserve"> a </w:t>
      </w:r>
      <w:r>
        <w:rPr>
          <w:rFonts w:ascii="Times New Roman" w:eastAsia="Times New Roman" w:hAnsi="Times New Roman" w:cs="Times New Roman"/>
          <w:noProof/>
          <w:color w:val="000000"/>
          <w:sz w:val="24"/>
          <w:szCs w:val="24"/>
        </w:rPr>
        <w:t>specialized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application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designed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4"/>
          <w:sz w:val="24"/>
          <w:szCs w:val="24"/>
        </w:rPr>
        <w:t>to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store,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manage,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organize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 xml:space="preserve">a </w:t>
      </w:r>
      <w:r>
        <w:rPr>
          <w:rFonts w:ascii="Times New Roman" w:eastAsia="Times New Roman" w:hAnsi="Times New Roman" w:cs="Times New Roman"/>
          <w:noProof/>
          <w:color w:val="000000"/>
          <w:spacing w:val="-1"/>
          <w:sz w:val="24"/>
          <w:szCs w:val="24"/>
        </w:rPr>
        <w:t>structured</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2"/>
          <w:sz w:val="24"/>
          <w:szCs w:val="24"/>
        </w:rPr>
        <w:t>manner.</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provides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distinct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APIs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1"/>
          <w:sz w:val="24"/>
          <w:szCs w:val="24"/>
        </w:rPr>
        <w:t>allow</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users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create,</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1"/>
          <w:sz w:val="24"/>
          <w:szCs w:val="24"/>
        </w:rPr>
        <w:t>access,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 xml:space="preserve">manage, </w:t>
      </w:r>
      <w:r>
        <w:rPr>
          <w:rFonts w:ascii="Times New Roman" w:eastAsia="Times New Roman" w:hAnsi="Times New Roman" w:cs="Times New Roman"/>
          <w:noProof/>
          <w:color w:val="000000"/>
          <w:spacing w:val="-1"/>
          <w:sz w:val="24"/>
          <w:szCs w:val="24"/>
        </w:rPr>
        <w:t>search,</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replicate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contains.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While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other</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types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storage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systems,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 xml:space="preserve">such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file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systems or</w:t>
      </w:r>
      <w:r>
        <w:rPr>
          <w:rFonts w:ascii="Times New Roman" w:eastAsia="Times New Roman" w:hAnsi="Times New Roman" w:cs="Times New Roman"/>
          <w:noProof/>
          <w:color w:val="000000"/>
          <w:spacing w:val="-2"/>
          <w:sz w:val="24"/>
          <w:szCs w:val="24"/>
        </w:rPr>
        <w:t xml:space="preserve"> large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hash</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tables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in </w:t>
      </w:r>
      <w:r>
        <w:rPr>
          <w:rFonts w:ascii="Times New Roman" w:eastAsia="Times New Roman" w:hAnsi="Times New Roman" w:cs="Times New Roman"/>
          <w:noProof/>
          <w:color w:val="000000"/>
          <w:spacing w:val="-2"/>
          <w:sz w:val="24"/>
          <w:szCs w:val="24"/>
        </w:rPr>
        <w:t xml:space="preserve">memory, </w:t>
      </w:r>
      <w:r>
        <w:rPr>
          <w:rFonts w:ascii="Times New Roman" w:eastAsia="Times New Roman" w:hAnsi="Times New Roman" w:cs="Times New Roman"/>
          <w:noProof/>
          <w:color w:val="000000"/>
          <w:sz w:val="24"/>
          <w:szCs w:val="24"/>
        </w:rPr>
        <w:t>can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they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generally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 xml:space="preserve">do </w:t>
      </w:r>
      <w:r>
        <w:rPr>
          <w:rFonts w:ascii="Times New Roman" w:eastAsia="Times New Roman" w:hAnsi="Times New Roman" w:cs="Times New Roman"/>
          <w:noProof/>
          <w:color w:val="000000"/>
          <w:spacing w:val="-1"/>
          <w:sz w:val="24"/>
          <w:szCs w:val="24"/>
        </w:rPr>
        <w:t>not offer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the </w:t>
      </w:r>
      <w:r>
        <w:rPr>
          <w:rFonts w:ascii="Times New Roman" w:eastAsia="Times New Roman" w:hAnsi="Times New Roman" w:cs="Times New Roman"/>
          <w:noProof/>
          <w:color w:val="000000"/>
          <w:spacing w:val="1"/>
          <w:sz w:val="24"/>
          <w:szCs w:val="24"/>
        </w:rPr>
        <w:t>same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speed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ease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data</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retrieval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manipulation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a </w:t>
      </w:r>
      <w:r>
        <w:rPr>
          <w:rFonts w:ascii="Times New Roman" w:eastAsia="Times New Roman" w:hAnsi="Times New Roman" w:cs="Times New Roman"/>
          <w:noProof/>
          <w:color w:val="000000"/>
          <w:spacing w:val="-1"/>
          <w:sz w:val="24"/>
          <w:szCs w:val="24"/>
        </w:rPr>
        <w:t>dedicated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system.</w:t>
      </w:r>
    </w:p>
    <w:p w:rsidR="00330EB3" w:rsidRDefault="00330EB3" w:rsidP="00DE6008">
      <w:pPr>
        <w:spacing w:before="149" w:line="480" w:lineRule="auto"/>
        <w:ind w:left="1440" w:right="599" w:firstLine="1"/>
        <w:jc w:val="both"/>
        <w:rPr>
          <w:rFonts w:ascii="Times New Roman" w:eastAsia="Times New Roman" w:hAnsi="Times New Roman" w:cs="Times New Roman"/>
          <w:noProof/>
          <w:color w:val="000000"/>
          <w:spacing w:val="5"/>
          <w:sz w:val="24"/>
          <w:szCs w:val="24"/>
        </w:rPr>
      </w:pPr>
      <w:r>
        <w:rPr>
          <w:rFonts w:ascii="Times New Roman" w:eastAsia="Times New Roman" w:hAnsi="Times New Roman" w:cs="Times New Roman"/>
          <w:noProof/>
          <w:color w:val="000000"/>
          <w:spacing w:val="-2"/>
          <w:sz w:val="24"/>
          <w:szCs w:val="24"/>
        </w:rPr>
        <w:t>In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modern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applications,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relational</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database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management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systems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(RDBMS)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are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 xml:space="preserve">commonly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handle</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3"/>
          <w:sz w:val="24"/>
          <w:szCs w:val="24"/>
        </w:rPr>
        <w:t>large</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z w:val="24"/>
          <w:szCs w:val="24"/>
        </w:rPr>
        <w:t>volumes</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term</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"relational"</w:t>
      </w:r>
      <w:r>
        <w:rPr>
          <w:rFonts w:ascii="Times New Roman" w:eastAsia="Times New Roman" w:hAnsi="Times New Roman" w:cs="Times New Roman"/>
          <w:noProof/>
          <w:color w:val="000000"/>
          <w:spacing w:val="39"/>
          <w:sz w:val="24"/>
          <w:szCs w:val="24"/>
        </w:rPr>
        <w:t xml:space="preserve"> </w:t>
      </w:r>
      <w:r>
        <w:rPr>
          <w:rFonts w:ascii="Times New Roman" w:eastAsia="Times New Roman" w:hAnsi="Times New Roman" w:cs="Times New Roman"/>
          <w:noProof/>
          <w:color w:val="000000"/>
          <w:spacing w:val="-1"/>
          <w:sz w:val="24"/>
          <w:szCs w:val="24"/>
        </w:rPr>
        <w:t>refers</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way</w:t>
      </w:r>
      <w:r>
        <w:rPr>
          <w:rFonts w:ascii="Times New Roman" w:eastAsia="Times New Roman" w:hAnsi="Times New Roman" w:cs="Times New Roman"/>
          <w:noProof/>
          <w:color w:val="000000"/>
          <w:spacing w:val="34"/>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is</w:t>
      </w:r>
    </w:p>
    <w:p w:rsidR="00330EB3" w:rsidRPr="008422D6" w:rsidRDefault="00330EB3" w:rsidP="00DE6008">
      <w:pPr>
        <w:spacing w:line="480" w:lineRule="auto"/>
        <w:ind w:left="1440" w:right="601" w:firstLine="1"/>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organized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into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tables,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where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relationships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between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established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using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primary keys</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foreign</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keys.</w:t>
      </w:r>
    </w:p>
    <w:p w:rsidR="00330EB3" w:rsidRDefault="00330EB3" w:rsidP="00DE6008">
      <w:pPr>
        <w:spacing w:before="281" w:line="480" w:lineRule="auto"/>
        <w:ind w:left="1440" w:firstLine="1"/>
        <w:jc w:val="both"/>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Relational</w:t>
      </w:r>
      <w:r>
        <w:rPr>
          <w:rFonts w:ascii="Times New Roman" w:eastAsia="Times New Roman" w:hAnsi="Times New Roman" w:cs="Times New Roman"/>
          <w:b/>
          <w:bCs/>
          <w:noProof/>
          <w:color w:val="000000"/>
          <w:spacing w:val="1"/>
          <w:sz w:val="28"/>
          <w:szCs w:val="28"/>
        </w:rPr>
        <w:t xml:space="preserve"> </w:t>
      </w:r>
      <w:r>
        <w:rPr>
          <w:rFonts w:ascii="Times New Roman" w:eastAsia="Times New Roman" w:hAnsi="Times New Roman" w:cs="Times New Roman"/>
          <w:b/>
          <w:bCs/>
          <w:noProof/>
          <w:color w:val="000000"/>
          <w:spacing w:val="-1"/>
          <w:sz w:val="28"/>
          <w:szCs w:val="28"/>
        </w:rPr>
        <w:t>Database</w:t>
      </w:r>
      <w:r>
        <w:rPr>
          <w:rFonts w:ascii="Times New Roman" w:eastAsia="Times New Roman" w:hAnsi="Times New Roman" w:cs="Times New Roman"/>
          <w:b/>
          <w:bCs/>
          <w:noProof/>
          <w:color w:val="000000"/>
          <w:spacing w:val="-3"/>
          <w:sz w:val="28"/>
          <w:szCs w:val="28"/>
        </w:rPr>
        <w:t xml:space="preserve"> </w:t>
      </w:r>
      <w:r>
        <w:rPr>
          <w:rFonts w:ascii="Times New Roman" w:eastAsia="Times New Roman" w:hAnsi="Times New Roman" w:cs="Times New Roman"/>
          <w:b/>
          <w:bCs/>
          <w:noProof/>
          <w:color w:val="000000"/>
          <w:sz w:val="28"/>
          <w:szCs w:val="28"/>
        </w:rPr>
        <w:t>Management System</w:t>
      </w:r>
      <w:r>
        <w:rPr>
          <w:rFonts w:ascii="Times New Roman" w:eastAsia="Times New Roman" w:hAnsi="Times New Roman" w:cs="Times New Roman"/>
          <w:b/>
          <w:bCs/>
          <w:noProof/>
          <w:color w:val="000000"/>
          <w:spacing w:val="-4"/>
          <w:sz w:val="28"/>
          <w:szCs w:val="28"/>
        </w:rPr>
        <w:t xml:space="preserve"> </w:t>
      </w:r>
      <w:r>
        <w:rPr>
          <w:rFonts w:ascii="Times New Roman" w:eastAsia="Times New Roman" w:hAnsi="Times New Roman" w:cs="Times New Roman"/>
          <w:b/>
          <w:bCs/>
          <w:noProof/>
          <w:color w:val="000000"/>
          <w:sz w:val="28"/>
          <w:szCs w:val="28"/>
        </w:rPr>
        <w:t>(RDBMS)</w:t>
      </w:r>
    </w:p>
    <w:p w:rsidR="00330EB3" w:rsidRDefault="00330EB3" w:rsidP="00DE6008">
      <w:pPr>
        <w:spacing w:before="177" w:line="480" w:lineRule="auto"/>
        <w:ind w:left="1440" w:right="605" w:firstLine="1"/>
        <w:jc w:val="both"/>
        <w:rPr>
          <w:rFonts w:ascii="Times New Roman" w:eastAsia="Times New Roman" w:hAnsi="Times New Roman" w:cs="Times New Roman"/>
          <w:noProof/>
          <w:color w:val="000000"/>
          <w:spacing w:val="-5"/>
          <w:sz w:val="24"/>
          <w:szCs w:val="24"/>
        </w:rPr>
      </w:pPr>
      <w:r>
        <w:rPr>
          <w:rFonts w:ascii="Times New Roman" w:eastAsia="Times New Roman" w:hAnsi="Times New Roman" w:cs="Times New Roman"/>
          <w:noProof/>
          <w:color w:val="000000"/>
          <w:sz w:val="24"/>
          <w:szCs w:val="24"/>
        </w:rPr>
        <w:t>An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RDBMS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software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facilitates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implementation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relational databases.</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enables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30"/>
          <w:sz w:val="24"/>
          <w:szCs w:val="24"/>
        </w:rPr>
        <w:t xml:space="preserve"> </w:t>
      </w:r>
      <w:r>
        <w:rPr>
          <w:rFonts w:ascii="Times New Roman" w:eastAsia="Times New Roman" w:hAnsi="Times New Roman" w:cs="Times New Roman"/>
          <w:noProof/>
          <w:color w:val="000000"/>
          <w:spacing w:val="-1"/>
          <w:sz w:val="24"/>
          <w:szCs w:val="24"/>
        </w:rPr>
        <w:t>creation</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of</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databases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with</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tables,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columns,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1"/>
          <w:sz w:val="24"/>
          <w:szCs w:val="24"/>
        </w:rPr>
        <w:t>indexes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 xml:space="preserve">while </w:t>
      </w:r>
      <w:r>
        <w:rPr>
          <w:rFonts w:ascii="Times New Roman" w:eastAsia="Times New Roman" w:hAnsi="Times New Roman" w:cs="Times New Roman"/>
          <w:noProof/>
          <w:color w:val="000000"/>
          <w:spacing w:val="1"/>
          <w:sz w:val="24"/>
          <w:szCs w:val="24"/>
        </w:rPr>
        <w:t>ensuring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following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functions:</w:t>
      </w:r>
    </w:p>
    <w:p w:rsidR="00330EB3" w:rsidRPr="008422D6" w:rsidRDefault="00330EB3" w:rsidP="00DE6008">
      <w:pPr>
        <w:pStyle w:val="ListParagraph"/>
        <w:numPr>
          <w:ilvl w:val="0"/>
          <w:numId w:val="44"/>
        </w:numPr>
        <w:tabs>
          <w:tab w:val="left" w:pos="2160"/>
        </w:tabs>
        <w:spacing w:before="334" w:line="480" w:lineRule="auto"/>
        <w:jc w:val="both"/>
        <w:rPr>
          <w:rFonts w:ascii="Times New Roman" w:eastAsia="Times New Roman" w:hAnsi="Times New Roman" w:cs="Times New Roman"/>
          <w:noProof/>
          <w:color w:val="000000"/>
          <w:sz w:val="24"/>
          <w:szCs w:val="24"/>
        </w:rPr>
      </w:pPr>
      <w:r w:rsidRPr="008422D6">
        <w:rPr>
          <w:rFonts w:ascii="Times New Roman" w:eastAsia="Times New Roman" w:hAnsi="Times New Roman" w:cs="Times New Roman"/>
          <w:b/>
          <w:bCs/>
          <w:noProof/>
          <w:color w:val="000000"/>
          <w:spacing w:val="-5"/>
          <w:sz w:val="24"/>
          <w:szCs w:val="24"/>
        </w:rPr>
        <w:t>Table</w:t>
      </w:r>
      <w:r w:rsidRPr="008422D6">
        <w:rPr>
          <w:rFonts w:ascii="Times New Roman" w:eastAsia="Times New Roman" w:hAnsi="Times New Roman" w:cs="Times New Roman"/>
          <w:b/>
          <w:bCs/>
          <w:noProof/>
          <w:color w:val="000000"/>
          <w:sz w:val="24"/>
          <w:szCs w:val="24"/>
        </w:rPr>
        <w:t xml:space="preserve"> </w:t>
      </w:r>
      <w:r w:rsidRPr="008422D6">
        <w:rPr>
          <w:rFonts w:ascii="Times New Roman" w:eastAsia="Times New Roman" w:hAnsi="Times New Roman" w:cs="Times New Roman"/>
          <w:b/>
          <w:bCs/>
          <w:noProof/>
          <w:color w:val="000000"/>
          <w:spacing w:val="-1"/>
          <w:sz w:val="24"/>
          <w:szCs w:val="24"/>
        </w:rPr>
        <w:t>Structure:</w:t>
      </w:r>
      <w:r w:rsidRPr="008422D6">
        <w:rPr>
          <w:rFonts w:ascii="Times New Roman" w:eastAsia="Times New Roman" w:hAnsi="Times New Roman" w:cs="Times New Roman"/>
          <w:b/>
          <w:bCs/>
          <w:noProof/>
          <w:color w:val="000000"/>
          <w:spacing w:val="-12"/>
          <w:sz w:val="24"/>
          <w:szCs w:val="24"/>
        </w:rPr>
        <w:t xml:space="preserve"> </w:t>
      </w:r>
      <w:r w:rsidRPr="008422D6">
        <w:rPr>
          <w:rFonts w:ascii="Times New Roman" w:eastAsia="Times New Roman" w:hAnsi="Times New Roman" w:cs="Times New Roman"/>
          <w:noProof/>
          <w:color w:val="000000"/>
          <w:sz w:val="24"/>
          <w:szCs w:val="24"/>
        </w:rPr>
        <w:t xml:space="preserve">Allows </w:t>
      </w:r>
      <w:r w:rsidRPr="008422D6">
        <w:rPr>
          <w:rFonts w:ascii="Times New Roman" w:eastAsia="Times New Roman" w:hAnsi="Times New Roman" w:cs="Times New Roman"/>
          <w:noProof/>
          <w:color w:val="000000"/>
          <w:spacing w:val="-1"/>
          <w:sz w:val="24"/>
          <w:szCs w:val="24"/>
        </w:rPr>
        <w:t>the creation</w:t>
      </w:r>
      <w:r w:rsidRPr="008422D6">
        <w:rPr>
          <w:rFonts w:ascii="Times New Roman" w:eastAsia="Times New Roman" w:hAnsi="Times New Roman" w:cs="Times New Roman"/>
          <w:noProof/>
          <w:color w:val="000000"/>
          <w:sz w:val="24"/>
          <w:szCs w:val="24"/>
        </w:rPr>
        <w:t xml:space="preserve"> </w:t>
      </w:r>
      <w:r w:rsidRPr="008422D6">
        <w:rPr>
          <w:rFonts w:ascii="Times New Roman" w:eastAsia="Times New Roman" w:hAnsi="Times New Roman" w:cs="Times New Roman"/>
          <w:noProof/>
          <w:color w:val="000000"/>
          <w:spacing w:val="-1"/>
          <w:sz w:val="24"/>
          <w:szCs w:val="24"/>
        </w:rPr>
        <w:t>and</w:t>
      </w:r>
      <w:r w:rsidRPr="008422D6">
        <w:rPr>
          <w:rFonts w:ascii="Times New Roman" w:eastAsia="Times New Roman" w:hAnsi="Times New Roman" w:cs="Times New Roman"/>
          <w:noProof/>
          <w:color w:val="000000"/>
          <w:sz w:val="24"/>
          <w:szCs w:val="24"/>
        </w:rPr>
        <w:t xml:space="preserve"> </w:t>
      </w:r>
      <w:r w:rsidRPr="008422D6">
        <w:rPr>
          <w:rFonts w:ascii="Times New Roman" w:eastAsia="Times New Roman" w:hAnsi="Times New Roman" w:cs="Times New Roman"/>
          <w:noProof/>
          <w:color w:val="000000"/>
          <w:spacing w:val="-1"/>
          <w:sz w:val="24"/>
          <w:szCs w:val="24"/>
        </w:rPr>
        <w:t>organization</w:t>
      </w:r>
      <w:r w:rsidRPr="008422D6">
        <w:rPr>
          <w:rFonts w:ascii="Times New Roman" w:eastAsia="Times New Roman" w:hAnsi="Times New Roman" w:cs="Times New Roman"/>
          <w:noProof/>
          <w:color w:val="000000"/>
          <w:sz w:val="24"/>
          <w:szCs w:val="24"/>
        </w:rPr>
        <w:t xml:space="preserve"> of</w:t>
      </w:r>
      <w:r w:rsidRPr="008422D6">
        <w:rPr>
          <w:rFonts w:ascii="Times New Roman" w:eastAsia="Times New Roman" w:hAnsi="Times New Roman" w:cs="Times New Roman"/>
          <w:noProof/>
          <w:color w:val="000000"/>
          <w:spacing w:val="-1"/>
          <w:sz w:val="24"/>
          <w:szCs w:val="24"/>
        </w:rPr>
        <w:t xml:space="preserve"> tables</w:t>
      </w:r>
      <w:r w:rsidRPr="008422D6">
        <w:rPr>
          <w:rFonts w:ascii="Times New Roman" w:eastAsia="Times New Roman" w:hAnsi="Times New Roman" w:cs="Times New Roman"/>
          <w:noProof/>
          <w:color w:val="000000"/>
          <w:sz w:val="24"/>
          <w:szCs w:val="24"/>
        </w:rPr>
        <w:t xml:space="preserve"> </w:t>
      </w:r>
      <w:r w:rsidRPr="008422D6">
        <w:rPr>
          <w:rFonts w:ascii="Times New Roman" w:eastAsia="Times New Roman" w:hAnsi="Times New Roman" w:cs="Times New Roman"/>
          <w:noProof/>
          <w:color w:val="000000"/>
          <w:spacing w:val="-1"/>
          <w:sz w:val="24"/>
          <w:szCs w:val="24"/>
        </w:rPr>
        <w:t>to</w:t>
      </w:r>
      <w:r w:rsidRPr="008422D6">
        <w:rPr>
          <w:rFonts w:ascii="Times New Roman" w:eastAsia="Times New Roman" w:hAnsi="Times New Roman" w:cs="Times New Roman"/>
          <w:noProof/>
          <w:color w:val="000000"/>
          <w:sz w:val="24"/>
          <w:szCs w:val="24"/>
        </w:rPr>
        <w:t xml:space="preserve"> store</w:t>
      </w:r>
      <w:r w:rsidRPr="008422D6">
        <w:rPr>
          <w:rFonts w:ascii="Times New Roman" w:eastAsia="Times New Roman" w:hAnsi="Times New Roman" w:cs="Times New Roman"/>
          <w:noProof/>
          <w:color w:val="000000"/>
          <w:spacing w:val="-2"/>
          <w:sz w:val="24"/>
          <w:szCs w:val="24"/>
        </w:rPr>
        <w:t xml:space="preserve"> </w:t>
      </w:r>
      <w:r w:rsidRPr="008422D6">
        <w:rPr>
          <w:rFonts w:ascii="Times New Roman" w:eastAsia="Times New Roman" w:hAnsi="Times New Roman" w:cs="Times New Roman"/>
          <w:noProof/>
          <w:color w:val="000000"/>
          <w:sz w:val="24"/>
          <w:szCs w:val="24"/>
        </w:rPr>
        <w:t>data.</w:t>
      </w:r>
    </w:p>
    <w:p w:rsidR="00330EB3" w:rsidRPr="008422D6" w:rsidRDefault="00330EB3" w:rsidP="00DE6008">
      <w:pPr>
        <w:pStyle w:val="ListParagraph"/>
        <w:numPr>
          <w:ilvl w:val="0"/>
          <w:numId w:val="44"/>
        </w:numPr>
        <w:spacing w:before="149" w:line="480" w:lineRule="auto"/>
        <w:ind w:right="599"/>
        <w:jc w:val="both"/>
        <w:rPr>
          <w:rFonts w:ascii="Times New Roman" w:eastAsia="Times New Roman" w:hAnsi="Times New Roman" w:cs="Times New Roman"/>
          <w:noProof/>
          <w:color w:val="000000"/>
          <w:sz w:val="24"/>
          <w:szCs w:val="24"/>
        </w:rPr>
      </w:pPr>
      <w:r w:rsidRPr="008422D6">
        <w:rPr>
          <w:rFonts w:ascii="Times New Roman" w:eastAsia="Times New Roman" w:hAnsi="Times New Roman" w:cs="Times New Roman"/>
          <w:b/>
          <w:bCs/>
          <w:noProof/>
          <w:color w:val="000000"/>
          <w:spacing w:val="-1"/>
          <w:sz w:val="24"/>
          <w:szCs w:val="24"/>
        </w:rPr>
        <w:lastRenderedPageBreak/>
        <w:t>Referential</w:t>
      </w:r>
      <w:r w:rsidRPr="008422D6">
        <w:rPr>
          <w:rFonts w:ascii="Times New Roman" w:eastAsia="Times New Roman" w:hAnsi="Times New Roman" w:cs="Times New Roman"/>
          <w:b/>
          <w:bCs/>
          <w:noProof/>
          <w:color w:val="000000"/>
          <w:spacing w:val="-8"/>
          <w:sz w:val="24"/>
          <w:szCs w:val="24"/>
        </w:rPr>
        <w:t xml:space="preserve"> </w:t>
      </w:r>
      <w:r w:rsidRPr="008422D6">
        <w:rPr>
          <w:rFonts w:ascii="Times New Roman" w:eastAsia="Times New Roman" w:hAnsi="Times New Roman" w:cs="Times New Roman"/>
          <w:b/>
          <w:bCs/>
          <w:noProof/>
          <w:color w:val="000000"/>
          <w:spacing w:val="-1"/>
          <w:sz w:val="24"/>
          <w:szCs w:val="24"/>
        </w:rPr>
        <w:t>Integrity:</w:t>
      </w:r>
      <w:r w:rsidRPr="008422D6">
        <w:rPr>
          <w:rFonts w:ascii="Times New Roman" w:eastAsia="Times New Roman" w:hAnsi="Times New Roman" w:cs="Times New Roman"/>
          <w:b/>
          <w:bCs/>
          <w:noProof/>
          <w:color w:val="000000"/>
          <w:spacing w:val="-6"/>
          <w:sz w:val="24"/>
          <w:szCs w:val="24"/>
        </w:rPr>
        <w:t xml:space="preserve"> </w:t>
      </w:r>
      <w:r w:rsidRPr="008422D6">
        <w:rPr>
          <w:rFonts w:ascii="Times New Roman" w:eastAsia="Times New Roman" w:hAnsi="Times New Roman" w:cs="Times New Roman"/>
          <w:noProof/>
          <w:color w:val="000000"/>
          <w:spacing w:val="-1"/>
          <w:sz w:val="24"/>
          <w:szCs w:val="24"/>
        </w:rPr>
        <w:t>Maintains</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pacing w:val="-3"/>
          <w:sz w:val="24"/>
          <w:szCs w:val="24"/>
        </w:rPr>
        <w:t>the</w:t>
      </w:r>
      <w:r w:rsidRPr="008422D6">
        <w:rPr>
          <w:rFonts w:ascii="Times New Roman" w:eastAsia="Times New Roman" w:hAnsi="Times New Roman" w:cs="Times New Roman"/>
          <w:noProof/>
          <w:color w:val="000000"/>
          <w:spacing w:val="-8"/>
          <w:sz w:val="24"/>
          <w:szCs w:val="24"/>
        </w:rPr>
        <w:t xml:space="preserve"> </w:t>
      </w:r>
      <w:r w:rsidRPr="008422D6">
        <w:rPr>
          <w:rFonts w:ascii="Times New Roman" w:eastAsia="Times New Roman" w:hAnsi="Times New Roman" w:cs="Times New Roman"/>
          <w:noProof/>
          <w:color w:val="000000"/>
          <w:spacing w:val="-1"/>
          <w:sz w:val="24"/>
          <w:szCs w:val="24"/>
        </w:rPr>
        <w:t>integrity</w:t>
      </w:r>
      <w:r w:rsidRPr="008422D6">
        <w:rPr>
          <w:rFonts w:ascii="Times New Roman" w:eastAsia="Times New Roman" w:hAnsi="Times New Roman" w:cs="Times New Roman"/>
          <w:noProof/>
          <w:color w:val="000000"/>
          <w:spacing w:val="-10"/>
          <w:sz w:val="24"/>
          <w:szCs w:val="24"/>
        </w:rPr>
        <w:t xml:space="preserve"> </w:t>
      </w:r>
      <w:r w:rsidRPr="008422D6">
        <w:rPr>
          <w:rFonts w:ascii="Times New Roman" w:eastAsia="Times New Roman" w:hAnsi="Times New Roman" w:cs="Times New Roman"/>
          <w:noProof/>
          <w:color w:val="000000"/>
          <w:spacing w:val="-4"/>
          <w:sz w:val="24"/>
          <w:szCs w:val="24"/>
        </w:rPr>
        <w:t>of</w:t>
      </w:r>
      <w:r w:rsidRPr="008422D6">
        <w:rPr>
          <w:rFonts w:ascii="Times New Roman" w:eastAsia="Times New Roman" w:hAnsi="Times New Roman" w:cs="Times New Roman"/>
          <w:noProof/>
          <w:color w:val="000000"/>
          <w:spacing w:val="-8"/>
          <w:sz w:val="24"/>
          <w:szCs w:val="24"/>
        </w:rPr>
        <w:t xml:space="preserve"> </w:t>
      </w:r>
      <w:r w:rsidRPr="008422D6">
        <w:rPr>
          <w:rFonts w:ascii="Times New Roman" w:eastAsia="Times New Roman" w:hAnsi="Times New Roman" w:cs="Times New Roman"/>
          <w:noProof/>
          <w:color w:val="000000"/>
          <w:spacing w:val="-1"/>
          <w:sz w:val="24"/>
          <w:szCs w:val="24"/>
        </w:rPr>
        <w:t>relationships</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pacing w:val="-2"/>
          <w:sz w:val="24"/>
          <w:szCs w:val="24"/>
        </w:rPr>
        <w:t>between</w:t>
      </w:r>
      <w:r w:rsidRPr="008422D6">
        <w:rPr>
          <w:rFonts w:ascii="Times New Roman" w:eastAsia="Times New Roman" w:hAnsi="Times New Roman" w:cs="Times New Roman"/>
          <w:noProof/>
          <w:color w:val="000000"/>
          <w:spacing w:val="-8"/>
          <w:sz w:val="24"/>
          <w:szCs w:val="24"/>
        </w:rPr>
        <w:t xml:space="preserve"> </w:t>
      </w:r>
      <w:r w:rsidRPr="008422D6">
        <w:rPr>
          <w:rFonts w:ascii="Times New Roman" w:eastAsia="Times New Roman" w:hAnsi="Times New Roman" w:cs="Times New Roman"/>
          <w:noProof/>
          <w:color w:val="000000"/>
          <w:spacing w:val="-1"/>
          <w:sz w:val="24"/>
          <w:szCs w:val="24"/>
        </w:rPr>
        <w:t>tables</w:t>
      </w:r>
      <w:r w:rsidRPr="008422D6">
        <w:rPr>
          <w:rFonts w:ascii="Times New Roman" w:eastAsia="Times New Roman" w:hAnsi="Times New Roman" w:cs="Times New Roman"/>
          <w:noProof/>
          <w:color w:val="000000"/>
          <w:spacing w:val="-8"/>
          <w:sz w:val="24"/>
          <w:szCs w:val="24"/>
        </w:rPr>
        <w:t xml:space="preserve"> </w:t>
      </w:r>
      <w:r w:rsidRPr="008422D6">
        <w:rPr>
          <w:rFonts w:ascii="Times New Roman" w:eastAsia="Times New Roman" w:hAnsi="Times New Roman" w:cs="Times New Roman"/>
          <w:noProof/>
          <w:color w:val="000000"/>
          <w:spacing w:val="-2"/>
          <w:sz w:val="24"/>
          <w:szCs w:val="24"/>
        </w:rPr>
        <w:t xml:space="preserve">using </w:t>
      </w:r>
      <w:r w:rsidRPr="008422D6">
        <w:rPr>
          <w:rFonts w:ascii="Times New Roman" w:eastAsia="Times New Roman" w:hAnsi="Times New Roman" w:cs="Times New Roman"/>
          <w:noProof/>
          <w:color w:val="000000"/>
          <w:spacing w:val="2"/>
          <w:sz w:val="24"/>
          <w:szCs w:val="24"/>
        </w:rPr>
        <w:t>primary</w:t>
      </w:r>
      <w:r w:rsidRPr="008422D6">
        <w:rPr>
          <w:rFonts w:ascii="Times New Roman" w:eastAsia="Times New Roman" w:hAnsi="Times New Roman" w:cs="Times New Roman"/>
          <w:noProof/>
          <w:color w:val="000000"/>
          <w:spacing w:val="6"/>
          <w:sz w:val="24"/>
          <w:szCs w:val="24"/>
        </w:rPr>
        <w:t xml:space="preserve"> </w:t>
      </w:r>
      <w:r w:rsidRPr="008422D6">
        <w:rPr>
          <w:rFonts w:ascii="Times New Roman" w:eastAsia="Times New Roman" w:hAnsi="Times New Roman" w:cs="Times New Roman"/>
          <w:noProof/>
          <w:color w:val="000000"/>
          <w:spacing w:val="2"/>
          <w:sz w:val="24"/>
          <w:szCs w:val="24"/>
        </w:rPr>
        <w:t>and</w:t>
      </w:r>
      <w:r w:rsidRPr="008422D6">
        <w:rPr>
          <w:rFonts w:ascii="Times New Roman" w:eastAsia="Times New Roman" w:hAnsi="Times New Roman" w:cs="Times New Roman"/>
          <w:noProof/>
          <w:color w:val="000000"/>
          <w:spacing w:val="9"/>
          <w:sz w:val="24"/>
          <w:szCs w:val="24"/>
        </w:rPr>
        <w:t xml:space="preserve"> </w:t>
      </w:r>
      <w:r w:rsidRPr="008422D6">
        <w:rPr>
          <w:rFonts w:ascii="Times New Roman" w:eastAsia="Times New Roman" w:hAnsi="Times New Roman" w:cs="Times New Roman"/>
          <w:noProof/>
          <w:color w:val="000000"/>
          <w:spacing w:val="1"/>
          <w:sz w:val="24"/>
          <w:szCs w:val="24"/>
        </w:rPr>
        <w:t>foreign</w:t>
      </w:r>
      <w:r w:rsidRPr="008422D6">
        <w:rPr>
          <w:rFonts w:ascii="Times New Roman" w:eastAsia="Times New Roman" w:hAnsi="Times New Roman" w:cs="Times New Roman"/>
          <w:noProof/>
          <w:color w:val="000000"/>
          <w:spacing w:val="9"/>
          <w:sz w:val="24"/>
          <w:szCs w:val="24"/>
        </w:rPr>
        <w:t xml:space="preserve"> </w:t>
      </w:r>
      <w:r w:rsidRPr="008422D6">
        <w:rPr>
          <w:rFonts w:ascii="Times New Roman" w:eastAsia="Times New Roman" w:hAnsi="Times New Roman" w:cs="Times New Roman"/>
          <w:noProof/>
          <w:color w:val="000000"/>
          <w:spacing w:val="2"/>
          <w:sz w:val="24"/>
          <w:szCs w:val="24"/>
        </w:rPr>
        <w:t>keys.</w:t>
      </w:r>
    </w:p>
    <w:p w:rsidR="00330EB3" w:rsidRPr="008422D6" w:rsidRDefault="00330EB3" w:rsidP="00DE6008">
      <w:pPr>
        <w:pStyle w:val="ListParagraph"/>
        <w:numPr>
          <w:ilvl w:val="0"/>
          <w:numId w:val="44"/>
        </w:numPr>
        <w:tabs>
          <w:tab w:val="left" w:pos="2160"/>
        </w:tabs>
        <w:spacing w:before="334" w:line="480" w:lineRule="auto"/>
        <w:jc w:val="both"/>
        <w:rPr>
          <w:rFonts w:ascii="Times New Roman" w:eastAsia="Times New Roman" w:hAnsi="Times New Roman" w:cs="Times New Roman"/>
          <w:noProof/>
          <w:color w:val="000000"/>
          <w:spacing w:val="-7"/>
          <w:sz w:val="24"/>
          <w:szCs w:val="24"/>
        </w:rPr>
      </w:pPr>
      <w:r w:rsidRPr="008422D6">
        <w:rPr>
          <w:rFonts w:ascii="Times New Roman" w:eastAsia="Times New Roman" w:hAnsi="Times New Roman" w:cs="Times New Roman"/>
          <w:b/>
          <w:bCs/>
          <w:noProof/>
          <w:color w:val="000000"/>
          <w:sz w:val="24"/>
          <w:szCs w:val="24"/>
        </w:rPr>
        <w:t xml:space="preserve">Index </w:t>
      </w:r>
      <w:r w:rsidRPr="008422D6">
        <w:rPr>
          <w:rFonts w:ascii="Times New Roman" w:eastAsia="Times New Roman" w:hAnsi="Times New Roman" w:cs="Times New Roman"/>
          <w:b/>
          <w:bCs/>
          <w:noProof/>
          <w:color w:val="000000"/>
          <w:spacing w:val="-1"/>
          <w:sz w:val="24"/>
          <w:szCs w:val="24"/>
        </w:rPr>
        <w:t>Management:</w:t>
      </w:r>
      <w:r w:rsidRPr="008422D6">
        <w:rPr>
          <w:rFonts w:ascii="Times New Roman" w:eastAsia="Times New Roman" w:hAnsi="Times New Roman" w:cs="Times New Roman"/>
          <w:b/>
          <w:bCs/>
          <w:noProof/>
          <w:color w:val="000000"/>
          <w:spacing w:val="-12"/>
          <w:sz w:val="24"/>
          <w:szCs w:val="24"/>
        </w:rPr>
        <w:t xml:space="preserve"> </w:t>
      </w:r>
      <w:r w:rsidRPr="008422D6">
        <w:rPr>
          <w:rFonts w:ascii="Times New Roman" w:eastAsia="Times New Roman" w:hAnsi="Times New Roman" w:cs="Times New Roman"/>
          <w:noProof/>
          <w:color w:val="000000"/>
          <w:sz w:val="24"/>
          <w:szCs w:val="24"/>
        </w:rPr>
        <w:t>Automatically</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1"/>
          <w:sz w:val="24"/>
          <w:szCs w:val="24"/>
        </w:rPr>
        <w:t>updates</w:t>
      </w:r>
      <w:r w:rsidRPr="008422D6">
        <w:rPr>
          <w:rFonts w:ascii="Times New Roman" w:eastAsia="Times New Roman" w:hAnsi="Times New Roman" w:cs="Times New Roman"/>
          <w:noProof/>
          <w:color w:val="000000"/>
          <w:sz w:val="24"/>
          <w:szCs w:val="24"/>
        </w:rPr>
        <w:t xml:space="preserve"> </w:t>
      </w:r>
      <w:r w:rsidRPr="008422D6">
        <w:rPr>
          <w:rFonts w:ascii="Times New Roman" w:eastAsia="Times New Roman" w:hAnsi="Times New Roman" w:cs="Times New Roman"/>
          <w:noProof/>
          <w:color w:val="000000"/>
          <w:spacing w:val="1"/>
          <w:sz w:val="24"/>
          <w:szCs w:val="24"/>
        </w:rPr>
        <w:t>indexes</w:t>
      </w:r>
      <w:r w:rsidRPr="008422D6">
        <w:rPr>
          <w:rFonts w:ascii="Times New Roman" w:eastAsia="Times New Roman" w:hAnsi="Times New Roman" w:cs="Times New Roman"/>
          <w:noProof/>
          <w:color w:val="000000"/>
          <w:sz w:val="24"/>
          <w:szCs w:val="24"/>
        </w:rPr>
        <w:t xml:space="preserve"> </w:t>
      </w:r>
      <w:r w:rsidRPr="008422D6">
        <w:rPr>
          <w:rFonts w:ascii="Times New Roman" w:eastAsia="Times New Roman" w:hAnsi="Times New Roman" w:cs="Times New Roman"/>
          <w:noProof/>
          <w:color w:val="000000"/>
          <w:spacing w:val="-1"/>
          <w:sz w:val="24"/>
          <w:szCs w:val="24"/>
        </w:rPr>
        <w:t>to</w:t>
      </w:r>
      <w:r w:rsidRPr="008422D6">
        <w:rPr>
          <w:rFonts w:ascii="Times New Roman" w:eastAsia="Times New Roman" w:hAnsi="Times New Roman" w:cs="Times New Roman"/>
          <w:noProof/>
          <w:color w:val="000000"/>
          <w:sz w:val="24"/>
          <w:szCs w:val="24"/>
        </w:rPr>
        <w:t xml:space="preserve"> optimize</w:t>
      </w:r>
      <w:r w:rsidRPr="008422D6">
        <w:rPr>
          <w:rFonts w:ascii="Times New Roman" w:eastAsia="Times New Roman" w:hAnsi="Times New Roman" w:cs="Times New Roman"/>
          <w:noProof/>
          <w:color w:val="000000"/>
          <w:spacing w:val="-1"/>
          <w:sz w:val="24"/>
          <w:szCs w:val="24"/>
        </w:rPr>
        <w:t xml:space="preserve"> data</w:t>
      </w:r>
      <w:r w:rsidRPr="008422D6">
        <w:rPr>
          <w:rFonts w:ascii="Times New Roman" w:eastAsia="Times New Roman" w:hAnsi="Times New Roman" w:cs="Times New Roman"/>
          <w:noProof/>
          <w:color w:val="000000"/>
          <w:sz w:val="24"/>
          <w:szCs w:val="24"/>
        </w:rPr>
        <w:t xml:space="preserve"> </w:t>
      </w:r>
      <w:r w:rsidRPr="008422D6">
        <w:rPr>
          <w:rFonts w:ascii="Times New Roman" w:eastAsia="Times New Roman" w:hAnsi="Times New Roman" w:cs="Times New Roman"/>
          <w:noProof/>
          <w:color w:val="000000"/>
          <w:spacing w:val="-1"/>
          <w:sz w:val="24"/>
          <w:szCs w:val="24"/>
        </w:rPr>
        <w:t>retrieval.</w:t>
      </w:r>
    </w:p>
    <w:p w:rsidR="00330EB3" w:rsidRPr="008422D6" w:rsidRDefault="00330EB3" w:rsidP="00DE6008">
      <w:pPr>
        <w:pStyle w:val="ListParagraph"/>
        <w:numPr>
          <w:ilvl w:val="0"/>
          <w:numId w:val="44"/>
        </w:numPr>
        <w:spacing w:before="166" w:line="480" w:lineRule="auto"/>
        <w:ind w:right="600"/>
        <w:jc w:val="both"/>
        <w:rPr>
          <w:rFonts w:ascii="Times New Roman" w:eastAsia="Times New Roman" w:hAnsi="Times New Roman" w:cs="Times New Roman"/>
          <w:noProof/>
          <w:color w:val="000000"/>
          <w:spacing w:val="4"/>
          <w:sz w:val="24"/>
          <w:szCs w:val="24"/>
        </w:rPr>
      </w:pPr>
      <w:r w:rsidRPr="008422D6">
        <w:rPr>
          <w:rFonts w:ascii="Times New Roman" w:eastAsia="Times New Roman" w:hAnsi="Times New Roman" w:cs="Times New Roman"/>
          <w:b/>
          <w:bCs/>
          <w:noProof/>
          <w:color w:val="000000"/>
          <w:sz w:val="24"/>
          <w:szCs w:val="24"/>
        </w:rPr>
        <w:t xml:space="preserve">SQL </w:t>
      </w:r>
      <w:r w:rsidRPr="008422D6">
        <w:rPr>
          <w:rFonts w:ascii="Times New Roman" w:eastAsia="Times New Roman" w:hAnsi="Times New Roman" w:cs="Times New Roman"/>
          <w:b/>
          <w:bCs/>
          <w:noProof/>
          <w:color w:val="000000"/>
          <w:spacing w:val="-1"/>
          <w:sz w:val="24"/>
          <w:szCs w:val="24"/>
        </w:rPr>
        <w:t>Query</w:t>
      </w:r>
      <w:r w:rsidRPr="008422D6">
        <w:rPr>
          <w:rFonts w:ascii="Times New Roman" w:eastAsia="Times New Roman" w:hAnsi="Times New Roman" w:cs="Times New Roman"/>
          <w:b/>
          <w:bCs/>
          <w:noProof/>
          <w:color w:val="000000"/>
          <w:spacing w:val="7"/>
          <w:sz w:val="24"/>
          <w:szCs w:val="24"/>
        </w:rPr>
        <w:t xml:space="preserve"> </w:t>
      </w:r>
      <w:r w:rsidRPr="008422D6">
        <w:rPr>
          <w:rFonts w:ascii="Times New Roman" w:eastAsia="Times New Roman" w:hAnsi="Times New Roman" w:cs="Times New Roman"/>
          <w:b/>
          <w:bCs/>
          <w:noProof/>
          <w:color w:val="000000"/>
          <w:spacing w:val="-1"/>
          <w:sz w:val="24"/>
          <w:szCs w:val="24"/>
        </w:rPr>
        <w:t>Processing:</w:t>
      </w:r>
      <w:r w:rsidRPr="008422D6">
        <w:rPr>
          <w:rFonts w:ascii="Times New Roman" w:eastAsia="Times New Roman" w:hAnsi="Times New Roman" w:cs="Times New Roman"/>
          <w:b/>
          <w:bCs/>
          <w:noProof/>
          <w:color w:val="000000"/>
          <w:spacing w:val="-20"/>
          <w:sz w:val="24"/>
          <w:szCs w:val="24"/>
        </w:rPr>
        <w:t xml:space="preserve">  </w:t>
      </w:r>
      <w:r w:rsidRPr="008422D6">
        <w:rPr>
          <w:rFonts w:ascii="Times New Roman" w:eastAsia="Times New Roman" w:hAnsi="Times New Roman" w:cs="Times New Roman"/>
          <w:noProof/>
          <w:color w:val="000000"/>
          <w:spacing w:val="-1"/>
          <w:sz w:val="24"/>
          <w:szCs w:val="24"/>
        </w:rPr>
        <w:t>Interprets</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pacing w:val="3"/>
          <w:sz w:val="24"/>
          <w:szCs w:val="24"/>
        </w:rPr>
        <w:t>SQL</w:t>
      </w:r>
      <w:r w:rsidRPr="008422D6">
        <w:rPr>
          <w:rFonts w:ascii="Times New Roman" w:eastAsia="Times New Roman" w:hAnsi="Times New Roman" w:cs="Times New Roman"/>
          <w:noProof/>
          <w:color w:val="000000"/>
          <w:spacing w:val="-1"/>
          <w:sz w:val="24"/>
          <w:szCs w:val="24"/>
        </w:rPr>
        <w:t xml:space="preserve"> queries</w:t>
      </w:r>
      <w:r w:rsidRPr="008422D6">
        <w:rPr>
          <w:rFonts w:ascii="Times New Roman" w:eastAsia="Times New Roman" w:hAnsi="Times New Roman" w:cs="Times New Roman"/>
          <w:noProof/>
          <w:color w:val="000000"/>
          <w:spacing w:val="8"/>
          <w:sz w:val="24"/>
          <w:szCs w:val="24"/>
        </w:rPr>
        <w:t xml:space="preserve"> </w:t>
      </w:r>
      <w:r w:rsidRPr="008422D6">
        <w:rPr>
          <w:rFonts w:ascii="Times New Roman" w:eastAsia="Times New Roman" w:hAnsi="Times New Roman" w:cs="Times New Roman"/>
          <w:noProof/>
          <w:color w:val="000000"/>
          <w:spacing w:val="2"/>
          <w:sz w:val="24"/>
          <w:szCs w:val="24"/>
        </w:rPr>
        <w:t>and</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z w:val="24"/>
          <w:szCs w:val="24"/>
        </w:rPr>
        <w:t>retrieves</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pacing w:val="1"/>
          <w:sz w:val="24"/>
          <w:szCs w:val="24"/>
        </w:rPr>
        <w:t>data</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pacing w:val="5"/>
          <w:sz w:val="24"/>
          <w:szCs w:val="24"/>
        </w:rPr>
        <w:t xml:space="preserve">by </w:t>
      </w:r>
      <w:r w:rsidRPr="008422D6">
        <w:rPr>
          <w:rFonts w:ascii="Times New Roman" w:eastAsia="Times New Roman" w:hAnsi="Times New Roman" w:cs="Times New Roman"/>
          <w:noProof/>
          <w:color w:val="000000"/>
          <w:spacing w:val="1"/>
          <w:sz w:val="24"/>
          <w:szCs w:val="24"/>
        </w:rPr>
        <w:t>combining information</w:t>
      </w:r>
      <w:r w:rsidRPr="008422D6">
        <w:rPr>
          <w:rFonts w:ascii="Times New Roman" w:eastAsia="Times New Roman" w:hAnsi="Times New Roman" w:cs="Times New Roman"/>
          <w:noProof/>
          <w:color w:val="000000"/>
          <w:spacing w:val="9"/>
          <w:sz w:val="24"/>
          <w:szCs w:val="24"/>
        </w:rPr>
        <w:t xml:space="preserve"> </w:t>
      </w:r>
      <w:r w:rsidRPr="008422D6">
        <w:rPr>
          <w:rFonts w:ascii="Times New Roman" w:eastAsia="Times New Roman" w:hAnsi="Times New Roman" w:cs="Times New Roman"/>
          <w:noProof/>
          <w:color w:val="000000"/>
          <w:spacing w:val="3"/>
          <w:sz w:val="24"/>
          <w:szCs w:val="24"/>
        </w:rPr>
        <w:t>from</w:t>
      </w:r>
      <w:r w:rsidRPr="008422D6">
        <w:rPr>
          <w:rFonts w:ascii="Times New Roman" w:eastAsia="Times New Roman" w:hAnsi="Times New Roman" w:cs="Times New Roman"/>
          <w:noProof/>
          <w:color w:val="000000"/>
          <w:spacing w:val="9"/>
          <w:sz w:val="24"/>
          <w:szCs w:val="24"/>
        </w:rPr>
        <w:t xml:space="preserve"> </w:t>
      </w:r>
      <w:r w:rsidRPr="008422D6">
        <w:rPr>
          <w:rFonts w:ascii="Times New Roman" w:eastAsia="Times New Roman" w:hAnsi="Times New Roman" w:cs="Times New Roman"/>
          <w:noProof/>
          <w:color w:val="000000"/>
          <w:spacing w:val="1"/>
          <w:sz w:val="24"/>
          <w:szCs w:val="24"/>
        </w:rPr>
        <w:t>various</w:t>
      </w:r>
      <w:r w:rsidRPr="008422D6">
        <w:rPr>
          <w:rFonts w:ascii="Times New Roman" w:eastAsia="Times New Roman" w:hAnsi="Times New Roman" w:cs="Times New Roman"/>
          <w:noProof/>
          <w:color w:val="000000"/>
          <w:spacing w:val="10"/>
          <w:sz w:val="24"/>
          <w:szCs w:val="24"/>
        </w:rPr>
        <w:t xml:space="preserve"> </w:t>
      </w:r>
      <w:r w:rsidR="008422D6" w:rsidRPr="008422D6">
        <w:rPr>
          <w:rFonts w:ascii="Times New Roman" w:eastAsia="Times New Roman" w:hAnsi="Times New Roman" w:cs="Times New Roman"/>
          <w:noProof/>
          <w:color w:val="000000"/>
          <w:spacing w:val="1"/>
          <w:sz w:val="24"/>
          <w:szCs w:val="24"/>
        </w:rPr>
        <w:t>tables</w:t>
      </w:r>
      <w:bookmarkStart w:id="16" w:name="14"/>
      <w:bookmarkEnd w:id="16"/>
      <w:r>
        <w:rPr>
          <w:noProof/>
          <w:lang w:eastAsia="en-IN"/>
        </w:rPr>
        <mc:AlternateContent>
          <mc:Choice Requires="wps">
            <w:drawing>
              <wp:anchor distT="0" distB="0" distL="114300" distR="114300" simplePos="0" relativeHeight="251551232"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41" name="Freeform 4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DE40A2" id="Freeform 41" o:spid="_x0000_s1026" style="position:absolute;margin-left:0;margin-top:0;width:50pt;height:50pt;z-index:251551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" path="m,5r11263,e">
                <v:stroke joinstyle="miter"/>
                <v:path o:connecttype="custom" o:connectlocs="0,30797500;635000,30797500" o:connectangles="0,0"/>
                <o:lock v:ext="edit" selection="t"/>
              </v:shape>
            </w:pict>
          </mc:Fallback>
        </mc:AlternateContent>
      </w:r>
      <w:r>
        <w:rPr>
          <w:noProof/>
          <w:lang w:eastAsia="en-IN"/>
        </w:rPr>
        <mc:AlternateContent>
          <mc:Choice Requires="wps">
            <w:drawing>
              <wp:anchor distT="0" distB="0" distL="114300" distR="114300" simplePos="0" relativeHeight="251545088"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39" name="Freeform 3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F4AEEF" id="Freeform 39" o:spid="_x0000_s1026" style="position:absolute;margin-left:0;margin-top:0;width:50pt;height:50pt;z-index:251545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IPBrpH+AgAAq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Pr>
          <w:noProof/>
          <w:lang w:eastAsia="en-IN"/>
        </w:rPr>
        <mc:AlternateContent>
          <mc:Choice Requires="wps">
            <w:drawing>
              <wp:anchor distT="0" distB="0" distL="114300" distR="114300" simplePos="0" relativeHeight="251648512"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37" name="Freeform 3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F54193" id="Freeform 37" o:spid="_x0000_s1026" style="position:absolute;margin-left:0;margin-top:0;width:50pt;height:50pt;z-index:251648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" path="m5,14863l5,e">
                <v:stroke joinstyle="miter"/>
                <v:path o:connecttype="custom" o:connectlocs="317500,655935;317500,20935" o:connectangles="0,0"/>
                <o:lock v:ext="edit" selection="t"/>
              </v:shape>
            </w:pict>
          </mc:Fallback>
        </mc:AlternateContent>
      </w:r>
      <w:r>
        <w:rPr>
          <w:noProof/>
          <w:lang w:eastAsia="en-IN"/>
        </w:rPr>
        <mc:AlternateContent>
          <mc:Choice Requires="wps">
            <w:drawing>
              <wp:anchor distT="0" distB="0" distL="114300" distR="114300" simplePos="0" relativeHeight="251654656"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35" name="Freeform 3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4AC354" id="Freeform 35" o:spid="_x0000_s1026" style="position:absolute;margin-left:0;margin-top:0;width:50pt;height:50pt;z-index:251654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" path="m,5r11263,e">
                <v:stroke joinstyle="miter"/>
                <v:path o:connecttype="custom" o:connectlocs="0,975233000;635000,975233000" o:connectangles="0,0"/>
                <o:lock v:ext="edit" selection="t"/>
              </v:shape>
            </w:pict>
          </mc:Fallback>
        </mc:AlternateContent>
      </w:r>
      <w:r>
        <w:rPr>
          <w:noProof/>
          <w:lang w:eastAsia="en-IN"/>
        </w:rPr>
        <mc:AlternateContent>
          <mc:Choice Requires="wps">
            <w:drawing>
              <wp:anchor distT="0" distB="0" distL="114300" distR="114300" simplePos="0" relativeHeight="251666944" behindDoc="0" locked="0" layoutInCell="1" allowOverlap="1">
                <wp:simplePos x="0" y="0"/>
                <wp:positionH relativeFrom="page">
                  <wp:posOffset>298450</wp:posOffset>
                </wp:positionH>
                <wp:positionV relativeFrom="paragraph">
                  <wp:posOffset>9283700</wp:posOffset>
                </wp:positionV>
                <wp:extent cx="7177405" cy="31750"/>
                <wp:effectExtent l="12700" t="0" r="10795" b="0"/>
                <wp:wrapNone/>
                <wp:docPr id="34" name="Freeform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7405" cy="3175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noFill/>
                        <a:ln w="6096">
                          <a:solidFill>
                            <a:srgbClr val="000000"/>
                          </a:solidFill>
                          <a:miter lim="800000"/>
                          <a:headEnd/>
                          <a:tailEnd/>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00CD13" id="Freeform 34" o:spid="_x0000_s1026" style="position:absolute;margin-left:23.5pt;margin-top:731pt;width:565.15pt;height:2.5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" path="m,5r11263,e" filled="f" strokeweight=".48pt">
                <v:fill opacity="0"/>
                <v:stroke joinstyle="miter"/>
                <v:path o:connecttype="custom" o:connectlocs="0,48761650;7177405,48761650" o:connectangles="0,0"/>
                <w10:wrap anchorx="page"/>
              </v:shape>
            </w:pict>
          </mc:Fallback>
        </mc:AlternateContent>
      </w:r>
    </w:p>
    <w:p w:rsidR="00330EB3" w:rsidRDefault="00330EB3" w:rsidP="00DE6008">
      <w:pPr>
        <w:spacing w:before="281" w:line="480" w:lineRule="auto"/>
        <w:ind w:left="1440" w:firstLine="1"/>
        <w:jc w:val="both"/>
        <w:rPr>
          <w:rFonts w:ascii="Times New Roman" w:eastAsia="Times New Roman" w:hAnsi="Times New Roman" w:cs="Times New Roman"/>
          <w:b/>
          <w:bCs/>
          <w:noProof/>
          <w:color w:val="000000"/>
          <w:spacing w:val="-26"/>
          <w:sz w:val="28"/>
          <w:szCs w:val="28"/>
        </w:rPr>
      </w:pPr>
      <w:r>
        <w:rPr>
          <w:rFonts w:ascii="Times New Roman" w:eastAsia="Times New Roman" w:hAnsi="Times New Roman" w:cs="Times New Roman"/>
          <w:b/>
          <w:bCs/>
          <w:noProof/>
          <w:color w:val="000000"/>
          <w:spacing w:val="-1"/>
          <w:sz w:val="28"/>
          <w:szCs w:val="28"/>
        </w:rPr>
        <w:t>RDBMS</w:t>
      </w:r>
      <w:r>
        <w:rPr>
          <w:rFonts w:ascii="Times New Roman" w:eastAsia="Times New Roman" w:hAnsi="Times New Roman" w:cs="Times New Roman"/>
          <w:b/>
          <w:bCs/>
          <w:noProof/>
          <w:color w:val="000000"/>
          <w:spacing w:val="-6"/>
          <w:sz w:val="28"/>
          <w:szCs w:val="28"/>
        </w:rPr>
        <w:t xml:space="preserve"> </w:t>
      </w:r>
      <w:r>
        <w:rPr>
          <w:rFonts w:ascii="Times New Roman" w:eastAsia="Times New Roman" w:hAnsi="Times New Roman" w:cs="Times New Roman"/>
          <w:b/>
          <w:bCs/>
          <w:noProof/>
          <w:color w:val="000000"/>
          <w:spacing w:val="-3"/>
          <w:sz w:val="28"/>
          <w:szCs w:val="28"/>
        </w:rPr>
        <w:t>Terminology</w:t>
      </w:r>
    </w:p>
    <w:p w:rsidR="00330EB3" w:rsidRDefault="00330EB3" w:rsidP="00DE6008">
      <w:pPr>
        <w:spacing w:before="187" w:line="480" w:lineRule="auto"/>
        <w:ind w:left="1440" w:right="604" w:firstLine="1"/>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Before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exploring</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specific</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database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systems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like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MySQL,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4"/>
          <w:sz w:val="24"/>
          <w:szCs w:val="24"/>
        </w:rPr>
        <w:t>it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is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important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to</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understand</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 xml:space="preserve">some </w:t>
      </w:r>
      <w:r>
        <w:rPr>
          <w:rFonts w:ascii="Times New Roman" w:eastAsia="Times New Roman" w:hAnsi="Times New Roman" w:cs="Times New Roman"/>
          <w:noProof/>
          <w:color w:val="000000"/>
          <w:spacing w:val="2"/>
          <w:sz w:val="24"/>
          <w:szCs w:val="24"/>
        </w:rPr>
        <w:t>key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terminology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RDBMS:</w:t>
      </w:r>
    </w:p>
    <w:p w:rsidR="00330EB3" w:rsidRPr="008422D6" w:rsidRDefault="00330EB3" w:rsidP="00DE6008">
      <w:pPr>
        <w:pStyle w:val="ListParagraph"/>
        <w:numPr>
          <w:ilvl w:val="0"/>
          <w:numId w:val="48"/>
        </w:numPr>
        <w:tabs>
          <w:tab w:val="left" w:pos="2160"/>
        </w:tabs>
        <w:spacing w:before="336" w:line="480" w:lineRule="auto"/>
        <w:jc w:val="both"/>
        <w:rPr>
          <w:rFonts w:ascii="Times New Roman" w:eastAsia="Times New Roman" w:hAnsi="Times New Roman" w:cs="Times New Roman"/>
          <w:noProof/>
          <w:color w:val="000000"/>
          <w:spacing w:val="-3"/>
          <w:sz w:val="24"/>
          <w:szCs w:val="24"/>
        </w:rPr>
      </w:pPr>
      <w:r w:rsidRPr="008422D6">
        <w:rPr>
          <w:rFonts w:ascii="Times New Roman" w:eastAsia="Times New Roman" w:hAnsi="Times New Roman" w:cs="Times New Roman"/>
          <w:b/>
          <w:bCs/>
          <w:noProof/>
          <w:color w:val="000000"/>
          <w:spacing w:val="-1"/>
          <w:sz w:val="24"/>
          <w:szCs w:val="24"/>
        </w:rPr>
        <w:t>Database:</w:t>
      </w:r>
      <w:r w:rsidRPr="008422D6">
        <w:rPr>
          <w:rFonts w:ascii="Times New Roman" w:eastAsia="Times New Roman" w:hAnsi="Times New Roman" w:cs="Times New Roman"/>
          <w:b/>
          <w:bCs/>
          <w:noProof/>
          <w:color w:val="000000"/>
          <w:spacing w:val="-12"/>
          <w:sz w:val="24"/>
          <w:szCs w:val="24"/>
        </w:rPr>
        <w:t xml:space="preserve"> </w:t>
      </w:r>
      <w:r w:rsidRPr="008422D6">
        <w:rPr>
          <w:rFonts w:ascii="Times New Roman" w:eastAsia="Times New Roman" w:hAnsi="Times New Roman" w:cs="Times New Roman"/>
          <w:noProof/>
          <w:color w:val="000000"/>
          <w:spacing w:val="-8"/>
          <w:sz w:val="24"/>
          <w:szCs w:val="24"/>
        </w:rPr>
        <w:t xml:space="preserve">A </w:t>
      </w:r>
      <w:r w:rsidRPr="008422D6">
        <w:rPr>
          <w:rFonts w:ascii="Times New Roman" w:eastAsia="Times New Roman" w:hAnsi="Times New Roman" w:cs="Times New Roman"/>
          <w:noProof/>
          <w:color w:val="000000"/>
          <w:spacing w:val="-1"/>
          <w:sz w:val="24"/>
          <w:szCs w:val="24"/>
        </w:rPr>
        <w:t>collection</w:t>
      </w:r>
      <w:r w:rsidRPr="008422D6">
        <w:rPr>
          <w:rFonts w:ascii="Times New Roman" w:eastAsia="Times New Roman" w:hAnsi="Times New Roman" w:cs="Times New Roman"/>
          <w:noProof/>
          <w:color w:val="000000"/>
          <w:sz w:val="24"/>
          <w:szCs w:val="24"/>
        </w:rPr>
        <w:t xml:space="preserve"> of</w:t>
      </w:r>
      <w:r w:rsidRPr="008422D6">
        <w:rPr>
          <w:rFonts w:ascii="Times New Roman" w:eastAsia="Times New Roman" w:hAnsi="Times New Roman" w:cs="Times New Roman"/>
          <w:noProof/>
          <w:color w:val="000000"/>
          <w:spacing w:val="-1"/>
          <w:sz w:val="24"/>
          <w:szCs w:val="24"/>
        </w:rPr>
        <w:t xml:space="preserve"> related</w:t>
      </w:r>
      <w:r w:rsidRPr="008422D6">
        <w:rPr>
          <w:rFonts w:ascii="Times New Roman" w:eastAsia="Times New Roman" w:hAnsi="Times New Roman" w:cs="Times New Roman"/>
          <w:noProof/>
          <w:color w:val="000000"/>
          <w:sz w:val="24"/>
          <w:szCs w:val="24"/>
        </w:rPr>
        <w:t xml:space="preserve"> tables </w:t>
      </w:r>
      <w:r w:rsidRPr="008422D6">
        <w:rPr>
          <w:rFonts w:ascii="Times New Roman" w:eastAsia="Times New Roman" w:hAnsi="Times New Roman" w:cs="Times New Roman"/>
          <w:noProof/>
          <w:color w:val="000000"/>
          <w:spacing w:val="-1"/>
          <w:sz w:val="24"/>
          <w:szCs w:val="24"/>
        </w:rPr>
        <w:t>that</w:t>
      </w:r>
      <w:r w:rsidRPr="008422D6">
        <w:rPr>
          <w:rFonts w:ascii="Times New Roman" w:eastAsia="Times New Roman" w:hAnsi="Times New Roman" w:cs="Times New Roman"/>
          <w:noProof/>
          <w:color w:val="000000"/>
          <w:sz w:val="24"/>
          <w:szCs w:val="24"/>
        </w:rPr>
        <w:t xml:space="preserve"> store </w:t>
      </w:r>
      <w:r w:rsidRPr="008422D6">
        <w:rPr>
          <w:rFonts w:ascii="Times New Roman" w:eastAsia="Times New Roman" w:hAnsi="Times New Roman" w:cs="Times New Roman"/>
          <w:noProof/>
          <w:color w:val="000000"/>
          <w:spacing w:val="-1"/>
          <w:sz w:val="24"/>
          <w:szCs w:val="24"/>
        </w:rPr>
        <w:t>data.</w:t>
      </w:r>
    </w:p>
    <w:p w:rsidR="00330EB3" w:rsidRPr="008422D6" w:rsidRDefault="00330EB3" w:rsidP="00DE6008">
      <w:pPr>
        <w:pStyle w:val="ListParagraph"/>
        <w:numPr>
          <w:ilvl w:val="0"/>
          <w:numId w:val="48"/>
        </w:numPr>
        <w:spacing w:before="166" w:line="480" w:lineRule="auto"/>
        <w:ind w:right="604"/>
        <w:jc w:val="both"/>
        <w:rPr>
          <w:rFonts w:ascii="Times New Roman" w:eastAsia="Times New Roman" w:hAnsi="Times New Roman" w:cs="Times New Roman"/>
          <w:noProof/>
          <w:color w:val="000000"/>
          <w:spacing w:val="-2"/>
          <w:sz w:val="24"/>
          <w:szCs w:val="24"/>
        </w:rPr>
      </w:pPr>
      <w:r w:rsidRPr="008422D6">
        <w:rPr>
          <w:rFonts w:ascii="Times New Roman" w:eastAsia="Times New Roman" w:hAnsi="Times New Roman" w:cs="Times New Roman"/>
          <w:b/>
          <w:bCs/>
          <w:noProof/>
          <w:color w:val="000000"/>
          <w:spacing w:val="-4"/>
          <w:sz w:val="24"/>
          <w:szCs w:val="24"/>
        </w:rPr>
        <w:t>Table:</w:t>
      </w:r>
      <w:r w:rsidRPr="008422D6">
        <w:rPr>
          <w:rFonts w:ascii="Times New Roman" w:eastAsia="Times New Roman" w:hAnsi="Times New Roman" w:cs="Times New Roman"/>
          <w:b/>
          <w:bCs/>
          <w:noProof/>
          <w:color w:val="000000"/>
          <w:spacing w:val="-12"/>
          <w:sz w:val="24"/>
          <w:szCs w:val="24"/>
        </w:rPr>
        <w:t xml:space="preserve"> </w:t>
      </w:r>
      <w:r w:rsidRPr="008422D6">
        <w:rPr>
          <w:rFonts w:ascii="Times New Roman" w:eastAsia="Times New Roman" w:hAnsi="Times New Roman" w:cs="Times New Roman"/>
          <w:noProof/>
          <w:color w:val="000000"/>
          <w:spacing w:val="-11"/>
          <w:sz w:val="24"/>
          <w:szCs w:val="24"/>
        </w:rPr>
        <w:t xml:space="preserve">A </w:t>
      </w:r>
      <w:r w:rsidRPr="008422D6">
        <w:rPr>
          <w:rFonts w:ascii="Times New Roman" w:eastAsia="Times New Roman" w:hAnsi="Times New Roman" w:cs="Times New Roman"/>
          <w:noProof/>
          <w:color w:val="000000"/>
          <w:spacing w:val="-3"/>
          <w:sz w:val="24"/>
          <w:szCs w:val="24"/>
        </w:rPr>
        <w:t>table</w:t>
      </w:r>
      <w:r w:rsidRPr="008422D6">
        <w:rPr>
          <w:rFonts w:ascii="Times New Roman" w:eastAsia="Times New Roman" w:hAnsi="Times New Roman" w:cs="Times New Roman"/>
          <w:noProof/>
          <w:color w:val="000000"/>
          <w:spacing w:val="-6"/>
          <w:sz w:val="24"/>
          <w:szCs w:val="24"/>
        </w:rPr>
        <w:t xml:space="preserve"> </w:t>
      </w:r>
      <w:r w:rsidRPr="008422D6">
        <w:rPr>
          <w:rFonts w:ascii="Times New Roman" w:eastAsia="Times New Roman" w:hAnsi="Times New Roman" w:cs="Times New Roman"/>
          <w:noProof/>
          <w:color w:val="000000"/>
          <w:spacing w:val="-3"/>
          <w:sz w:val="24"/>
          <w:szCs w:val="24"/>
        </w:rPr>
        <w:t>is</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5"/>
          <w:sz w:val="24"/>
          <w:szCs w:val="24"/>
        </w:rPr>
        <w:t xml:space="preserve">a </w:t>
      </w:r>
      <w:r w:rsidRPr="008422D6">
        <w:rPr>
          <w:rFonts w:ascii="Times New Roman" w:eastAsia="Times New Roman" w:hAnsi="Times New Roman" w:cs="Times New Roman"/>
          <w:noProof/>
          <w:color w:val="000000"/>
          <w:spacing w:val="-1"/>
          <w:sz w:val="24"/>
          <w:szCs w:val="24"/>
        </w:rPr>
        <w:t>collection</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2"/>
          <w:sz w:val="24"/>
          <w:szCs w:val="24"/>
        </w:rPr>
        <w:t>of</w:t>
      </w:r>
      <w:r w:rsidRPr="008422D6">
        <w:rPr>
          <w:rFonts w:ascii="Times New Roman" w:eastAsia="Times New Roman" w:hAnsi="Times New Roman" w:cs="Times New Roman"/>
          <w:noProof/>
          <w:color w:val="000000"/>
          <w:spacing w:val="-6"/>
          <w:sz w:val="24"/>
          <w:szCs w:val="24"/>
        </w:rPr>
        <w:t xml:space="preserve"> </w:t>
      </w:r>
      <w:r w:rsidRPr="008422D6">
        <w:rPr>
          <w:rFonts w:ascii="Times New Roman" w:eastAsia="Times New Roman" w:hAnsi="Times New Roman" w:cs="Times New Roman"/>
          <w:noProof/>
          <w:color w:val="000000"/>
          <w:spacing w:val="-1"/>
          <w:sz w:val="24"/>
          <w:szCs w:val="24"/>
        </w:rPr>
        <w:t>rows</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3"/>
          <w:sz w:val="24"/>
          <w:szCs w:val="24"/>
        </w:rPr>
        <w:t>and</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columns,</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representing</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2"/>
          <w:sz w:val="24"/>
          <w:szCs w:val="24"/>
        </w:rPr>
        <w:t>data</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3"/>
          <w:sz w:val="24"/>
          <w:szCs w:val="24"/>
        </w:rPr>
        <w:t>in</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5"/>
          <w:sz w:val="24"/>
          <w:szCs w:val="24"/>
        </w:rPr>
        <w:t xml:space="preserve">a </w:t>
      </w:r>
      <w:r w:rsidRPr="008422D6">
        <w:rPr>
          <w:rFonts w:ascii="Times New Roman" w:eastAsia="Times New Roman" w:hAnsi="Times New Roman" w:cs="Times New Roman"/>
          <w:noProof/>
          <w:color w:val="000000"/>
          <w:spacing w:val="-1"/>
          <w:sz w:val="24"/>
          <w:szCs w:val="24"/>
        </w:rPr>
        <w:t xml:space="preserve">structured </w:t>
      </w:r>
      <w:r w:rsidRPr="008422D6">
        <w:rPr>
          <w:rFonts w:ascii="Times New Roman" w:eastAsia="Times New Roman" w:hAnsi="Times New Roman" w:cs="Times New Roman"/>
          <w:noProof/>
          <w:color w:val="000000"/>
          <w:spacing w:val="1"/>
          <w:sz w:val="24"/>
          <w:szCs w:val="24"/>
        </w:rPr>
        <w:t>format</w:t>
      </w:r>
      <w:r w:rsidRPr="008422D6">
        <w:rPr>
          <w:rFonts w:ascii="Times New Roman" w:eastAsia="Times New Roman" w:hAnsi="Times New Roman" w:cs="Times New Roman"/>
          <w:noProof/>
          <w:color w:val="000000"/>
          <w:spacing w:val="8"/>
          <w:sz w:val="24"/>
          <w:szCs w:val="24"/>
        </w:rPr>
        <w:t xml:space="preserve"> </w:t>
      </w:r>
      <w:r w:rsidRPr="008422D6">
        <w:rPr>
          <w:rFonts w:ascii="Times New Roman" w:eastAsia="Times New Roman" w:hAnsi="Times New Roman" w:cs="Times New Roman"/>
          <w:noProof/>
          <w:color w:val="000000"/>
          <w:spacing w:val="1"/>
          <w:sz w:val="24"/>
          <w:szCs w:val="24"/>
        </w:rPr>
        <w:t>similar</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pacing w:val="3"/>
          <w:sz w:val="24"/>
          <w:szCs w:val="24"/>
        </w:rPr>
        <w:t>to</w:t>
      </w:r>
      <w:r w:rsidRPr="008422D6">
        <w:rPr>
          <w:rFonts w:ascii="Times New Roman" w:eastAsia="Times New Roman" w:hAnsi="Times New Roman" w:cs="Times New Roman"/>
          <w:noProof/>
          <w:color w:val="000000"/>
          <w:spacing w:val="8"/>
          <w:sz w:val="24"/>
          <w:szCs w:val="24"/>
        </w:rPr>
        <w:t xml:space="preserve"> </w:t>
      </w:r>
      <w:r w:rsidRPr="008422D6">
        <w:rPr>
          <w:rFonts w:ascii="Times New Roman" w:eastAsia="Times New Roman" w:hAnsi="Times New Roman" w:cs="Times New Roman"/>
          <w:noProof/>
          <w:color w:val="000000"/>
          <w:spacing w:val="3"/>
          <w:sz w:val="24"/>
          <w:szCs w:val="24"/>
        </w:rPr>
        <w:t xml:space="preserve">a </w:t>
      </w:r>
      <w:r w:rsidRPr="008422D6">
        <w:rPr>
          <w:rFonts w:ascii="Times New Roman" w:eastAsia="Times New Roman" w:hAnsi="Times New Roman" w:cs="Times New Roman"/>
          <w:noProof/>
          <w:color w:val="000000"/>
          <w:spacing w:val="1"/>
          <w:sz w:val="24"/>
          <w:szCs w:val="24"/>
        </w:rPr>
        <w:t>spreadsheet.</w:t>
      </w:r>
    </w:p>
    <w:p w:rsidR="00330EB3" w:rsidRPr="008422D6" w:rsidRDefault="00330EB3" w:rsidP="00DE6008">
      <w:pPr>
        <w:pStyle w:val="ListParagraph"/>
        <w:numPr>
          <w:ilvl w:val="0"/>
          <w:numId w:val="48"/>
        </w:numPr>
        <w:spacing w:before="149" w:line="480" w:lineRule="auto"/>
        <w:ind w:right="599"/>
        <w:jc w:val="both"/>
        <w:rPr>
          <w:rFonts w:ascii="Times New Roman" w:eastAsia="Times New Roman" w:hAnsi="Times New Roman" w:cs="Times New Roman"/>
          <w:noProof/>
          <w:color w:val="000000"/>
          <w:spacing w:val="3"/>
          <w:sz w:val="24"/>
          <w:szCs w:val="24"/>
        </w:rPr>
      </w:pPr>
      <w:r w:rsidRPr="008422D6">
        <w:rPr>
          <w:rFonts w:ascii="Times New Roman" w:eastAsia="Times New Roman" w:hAnsi="Times New Roman" w:cs="Times New Roman"/>
          <w:b/>
          <w:bCs/>
          <w:noProof/>
          <w:color w:val="000000"/>
          <w:spacing w:val="-1"/>
          <w:sz w:val="24"/>
          <w:szCs w:val="24"/>
        </w:rPr>
        <w:t>Column:</w:t>
      </w:r>
      <w:r w:rsidRPr="008422D6">
        <w:rPr>
          <w:rFonts w:ascii="Times New Roman" w:eastAsia="Times New Roman" w:hAnsi="Times New Roman" w:cs="Times New Roman"/>
          <w:b/>
          <w:bCs/>
          <w:noProof/>
          <w:color w:val="000000"/>
          <w:spacing w:val="-3"/>
          <w:sz w:val="24"/>
          <w:szCs w:val="24"/>
        </w:rPr>
        <w:t xml:space="preserve"> </w:t>
      </w:r>
      <w:r w:rsidRPr="008422D6">
        <w:rPr>
          <w:rFonts w:ascii="Times New Roman" w:eastAsia="Times New Roman" w:hAnsi="Times New Roman" w:cs="Times New Roman"/>
          <w:noProof/>
          <w:color w:val="000000"/>
          <w:spacing w:val="-3"/>
          <w:sz w:val="24"/>
          <w:szCs w:val="24"/>
        </w:rPr>
        <w:t xml:space="preserve">A </w:t>
      </w:r>
      <w:r w:rsidRPr="008422D6">
        <w:rPr>
          <w:rFonts w:ascii="Times New Roman" w:eastAsia="Times New Roman" w:hAnsi="Times New Roman" w:cs="Times New Roman"/>
          <w:noProof/>
          <w:color w:val="000000"/>
          <w:spacing w:val="-1"/>
          <w:sz w:val="24"/>
          <w:szCs w:val="24"/>
        </w:rPr>
        <w:t>column</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z w:val="24"/>
          <w:szCs w:val="24"/>
        </w:rPr>
        <w:t>contains</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1"/>
          <w:sz w:val="24"/>
          <w:szCs w:val="24"/>
        </w:rPr>
        <w:t>data</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3"/>
          <w:sz w:val="24"/>
          <w:szCs w:val="24"/>
        </w:rPr>
        <w:t>of</w:t>
      </w:r>
      <w:r w:rsidRPr="008422D6">
        <w:rPr>
          <w:rFonts w:ascii="Times New Roman" w:eastAsia="Times New Roman" w:hAnsi="Times New Roman" w:cs="Times New Roman"/>
          <w:noProof/>
          <w:color w:val="000000"/>
          <w:spacing w:val="4"/>
          <w:sz w:val="24"/>
          <w:szCs w:val="24"/>
        </w:rPr>
        <w:t xml:space="preserve"> a </w:t>
      </w:r>
      <w:r w:rsidRPr="008422D6">
        <w:rPr>
          <w:rFonts w:ascii="Times New Roman" w:eastAsia="Times New Roman" w:hAnsi="Times New Roman" w:cs="Times New Roman"/>
          <w:noProof/>
          <w:color w:val="000000"/>
          <w:sz w:val="24"/>
          <w:szCs w:val="24"/>
        </w:rPr>
        <w:t>specific</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z w:val="24"/>
          <w:szCs w:val="24"/>
        </w:rPr>
        <w:t>type</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2"/>
          <w:sz w:val="24"/>
          <w:szCs w:val="24"/>
        </w:rPr>
        <w:t>or</w:t>
      </w:r>
      <w:r w:rsidRPr="008422D6">
        <w:rPr>
          <w:rFonts w:ascii="Times New Roman" w:eastAsia="Times New Roman" w:hAnsi="Times New Roman" w:cs="Times New Roman"/>
          <w:noProof/>
          <w:color w:val="000000"/>
          <w:spacing w:val="6"/>
          <w:sz w:val="24"/>
          <w:szCs w:val="24"/>
        </w:rPr>
        <w:t xml:space="preserve"> </w:t>
      </w:r>
      <w:r w:rsidRPr="008422D6">
        <w:rPr>
          <w:rFonts w:ascii="Times New Roman" w:eastAsia="Times New Roman" w:hAnsi="Times New Roman" w:cs="Times New Roman"/>
          <w:noProof/>
          <w:color w:val="000000"/>
          <w:spacing w:val="-2"/>
          <w:sz w:val="24"/>
          <w:szCs w:val="24"/>
        </w:rPr>
        <w:t>category,</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1"/>
          <w:sz w:val="24"/>
          <w:szCs w:val="24"/>
        </w:rPr>
        <w:t>such</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2"/>
          <w:sz w:val="24"/>
          <w:szCs w:val="24"/>
        </w:rPr>
        <w:t>as</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1"/>
          <w:sz w:val="24"/>
          <w:szCs w:val="24"/>
        </w:rPr>
        <w:t>customer names,</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pacing w:val="1"/>
          <w:sz w:val="24"/>
          <w:szCs w:val="24"/>
        </w:rPr>
        <w:t>addresses,</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pacing w:val="3"/>
          <w:sz w:val="24"/>
          <w:szCs w:val="24"/>
        </w:rPr>
        <w:t>or</w:t>
      </w:r>
      <w:r w:rsidRPr="008422D6">
        <w:rPr>
          <w:rFonts w:ascii="Times New Roman" w:eastAsia="Times New Roman" w:hAnsi="Times New Roman" w:cs="Times New Roman"/>
          <w:noProof/>
          <w:color w:val="000000"/>
          <w:spacing w:val="6"/>
          <w:sz w:val="24"/>
          <w:szCs w:val="24"/>
        </w:rPr>
        <w:t xml:space="preserve"> </w:t>
      </w:r>
      <w:r w:rsidRPr="008422D6">
        <w:rPr>
          <w:rFonts w:ascii="Times New Roman" w:eastAsia="Times New Roman" w:hAnsi="Times New Roman" w:cs="Times New Roman"/>
          <w:noProof/>
          <w:color w:val="000000"/>
          <w:spacing w:val="1"/>
          <w:sz w:val="24"/>
          <w:szCs w:val="24"/>
        </w:rPr>
        <w:t>product</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pacing w:val="1"/>
          <w:sz w:val="24"/>
          <w:szCs w:val="24"/>
        </w:rPr>
        <w:t>prices.</w:t>
      </w:r>
    </w:p>
    <w:p w:rsidR="00330EB3" w:rsidRPr="008422D6" w:rsidRDefault="00330EB3" w:rsidP="00DE6008">
      <w:pPr>
        <w:pStyle w:val="ListParagraph"/>
        <w:numPr>
          <w:ilvl w:val="0"/>
          <w:numId w:val="48"/>
        </w:numPr>
        <w:spacing w:before="166" w:line="480" w:lineRule="auto"/>
        <w:ind w:right="603"/>
        <w:jc w:val="both"/>
        <w:rPr>
          <w:rFonts w:ascii="Times New Roman" w:eastAsia="Times New Roman" w:hAnsi="Times New Roman" w:cs="Times New Roman"/>
          <w:noProof/>
          <w:color w:val="000000"/>
          <w:sz w:val="24"/>
          <w:szCs w:val="24"/>
        </w:rPr>
      </w:pPr>
      <w:r w:rsidRPr="008422D6">
        <w:rPr>
          <w:rFonts w:ascii="Times New Roman" w:eastAsia="Times New Roman" w:hAnsi="Times New Roman" w:cs="Times New Roman"/>
          <w:b/>
          <w:bCs/>
          <w:noProof/>
          <w:color w:val="000000"/>
          <w:spacing w:val="1"/>
          <w:sz w:val="24"/>
          <w:szCs w:val="24"/>
        </w:rPr>
        <w:t>Row:</w:t>
      </w:r>
      <w:r w:rsidRPr="008422D6">
        <w:rPr>
          <w:rFonts w:ascii="Times New Roman" w:eastAsia="Times New Roman" w:hAnsi="Times New Roman" w:cs="Times New Roman"/>
          <w:b/>
          <w:bCs/>
          <w:noProof/>
          <w:color w:val="000000"/>
          <w:spacing w:val="-7"/>
          <w:sz w:val="24"/>
          <w:szCs w:val="24"/>
        </w:rPr>
        <w:t xml:space="preserve"> </w:t>
      </w:r>
      <w:r w:rsidRPr="008422D6">
        <w:rPr>
          <w:rFonts w:ascii="Times New Roman" w:eastAsia="Times New Roman" w:hAnsi="Times New Roman" w:cs="Times New Roman"/>
          <w:noProof/>
          <w:color w:val="000000"/>
          <w:spacing w:val="-7"/>
          <w:sz w:val="24"/>
          <w:szCs w:val="24"/>
        </w:rPr>
        <w:t xml:space="preserve">A </w:t>
      </w:r>
      <w:r w:rsidRPr="008422D6">
        <w:rPr>
          <w:rFonts w:ascii="Times New Roman" w:eastAsia="Times New Roman" w:hAnsi="Times New Roman" w:cs="Times New Roman"/>
          <w:noProof/>
          <w:color w:val="000000"/>
          <w:spacing w:val="-3"/>
          <w:sz w:val="24"/>
          <w:szCs w:val="24"/>
        </w:rPr>
        <w:t>row</w:t>
      </w:r>
      <w:r w:rsidRPr="008422D6">
        <w:rPr>
          <w:rFonts w:ascii="Times New Roman" w:eastAsia="Times New Roman" w:hAnsi="Times New Roman" w:cs="Times New Roman"/>
          <w:noProof/>
          <w:color w:val="000000"/>
          <w:sz w:val="24"/>
          <w:szCs w:val="24"/>
        </w:rPr>
        <w:t xml:space="preserve"> (also</w:t>
      </w:r>
      <w:r w:rsidRPr="008422D6">
        <w:rPr>
          <w:rFonts w:ascii="Times New Roman" w:eastAsia="Times New Roman" w:hAnsi="Times New Roman" w:cs="Times New Roman"/>
          <w:noProof/>
          <w:color w:val="000000"/>
          <w:spacing w:val="1"/>
          <w:sz w:val="24"/>
          <w:szCs w:val="24"/>
        </w:rPr>
        <w:t xml:space="preserve"> </w:t>
      </w:r>
      <w:r w:rsidRPr="008422D6">
        <w:rPr>
          <w:rFonts w:ascii="Times New Roman" w:eastAsia="Times New Roman" w:hAnsi="Times New Roman" w:cs="Times New Roman"/>
          <w:noProof/>
          <w:color w:val="000000"/>
          <w:sz w:val="24"/>
          <w:szCs w:val="24"/>
        </w:rPr>
        <w:t>known</w:t>
      </w:r>
      <w:r w:rsidRPr="008422D6">
        <w:rPr>
          <w:rFonts w:ascii="Times New Roman" w:eastAsia="Times New Roman" w:hAnsi="Times New Roman" w:cs="Times New Roman"/>
          <w:noProof/>
          <w:color w:val="000000"/>
          <w:spacing w:val="2"/>
          <w:sz w:val="24"/>
          <w:szCs w:val="24"/>
        </w:rPr>
        <w:t xml:space="preserve"> </w:t>
      </w:r>
      <w:r w:rsidRPr="008422D6">
        <w:rPr>
          <w:rFonts w:ascii="Times New Roman" w:eastAsia="Times New Roman" w:hAnsi="Times New Roman" w:cs="Times New Roman"/>
          <w:noProof/>
          <w:color w:val="000000"/>
          <w:sz w:val="24"/>
          <w:szCs w:val="24"/>
        </w:rPr>
        <w:t>as</w:t>
      </w:r>
      <w:r w:rsidRPr="008422D6">
        <w:rPr>
          <w:rFonts w:ascii="Times New Roman" w:eastAsia="Times New Roman" w:hAnsi="Times New Roman" w:cs="Times New Roman"/>
          <w:noProof/>
          <w:color w:val="000000"/>
          <w:spacing w:val="1"/>
          <w:sz w:val="24"/>
          <w:szCs w:val="24"/>
        </w:rPr>
        <w:t xml:space="preserve"> a </w:t>
      </w:r>
      <w:r w:rsidRPr="008422D6">
        <w:rPr>
          <w:rFonts w:ascii="Times New Roman" w:eastAsia="Times New Roman" w:hAnsi="Times New Roman" w:cs="Times New Roman"/>
          <w:noProof/>
          <w:color w:val="000000"/>
          <w:spacing w:val="-1"/>
          <w:sz w:val="24"/>
          <w:szCs w:val="24"/>
        </w:rPr>
        <w:t>tuple,</w:t>
      </w:r>
      <w:r w:rsidRPr="008422D6">
        <w:rPr>
          <w:rFonts w:ascii="Times New Roman" w:eastAsia="Times New Roman" w:hAnsi="Times New Roman" w:cs="Times New Roman"/>
          <w:noProof/>
          <w:color w:val="000000"/>
          <w:spacing w:val="1"/>
          <w:sz w:val="24"/>
          <w:szCs w:val="24"/>
        </w:rPr>
        <w:t xml:space="preserve"> </w:t>
      </w:r>
      <w:r w:rsidRPr="008422D6">
        <w:rPr>
          <w:rFonts w:ascii="Times New Roman" w:eastAsia="Times New Roman" w:hAnsi="Times New Roman" w:cs="Times New Roman"/>
          <w:noProof/>
          <w:color w:val="000000"/>
          <w:spacing w:val="-4"/>
          <w:sz w:val="24"/>
          <w:szCs w:val="24"/>
        </w:rPr>
        <w:t>entry,</w:t>
      </w:r>
      <w:r w:rsidRPr="008422D6">
        <w:rPr>
          <w:rFonts w:ascii="Times New Roman" w:eastAsia="Times New Roman" w:hAnsi="Times New Roman" w:cs="Times New Roman"/>
          <w:noProof/>
          <w:color w:val="000000"/>
          <w:spacing w:val="1"/>
          <w:sz w:val="24"/>
          <w:szCs w:val="24"/>
        </w:rPr>
        <w:t xml:space="preserve"> </w:t>
      </w:r>
      <w:r w:rsidRPr="008422D6">
        <w:rPr>
          <w:rFonts w:ascii="Times New Roman" w:eastAsia="Times New Roman" w:hAnsi="Times New Roman" w:cs="Times New Roman"/>
          <w:noProof/>
          <w:color w:val="000000"/>
          <w:spacing w:val="2"/>
          <w:sz w:val="24"/>
          <w:szCs w:val="24"/>
        </w:rPr>
        <w:t>or</w:t>
      </w:r>
      <w:r w:rsidRPr="008422D6">
        <w:rPr>
          <w:rFonts w:ascii="Times New Roman" w:eastAsia="Times New Roman" w:hAnsi="Times New Roman" w:cs="Times New Roman"/>
          <w:noProof/>
          <w:color w:val="000000"/>
          <w:spacing w:val="1"/>
          <w:sz w:val="24"/>
          <w:szCs w:val="24"/>
        </w:rPr>
        <w:t xml:space="preserve"> </w:t>
      </w:r>
      <w:r w:rsidRPr="008422D6">
        <w:rPr>
          <w:rFonts w:ascii="Times New Roman" w:eastAsia="Times New Roman" w:hAnsi="Times New Roman" w:cs="Times New Roman"/>
          <w:noProof/>
          <w:color w:val="000000"/>
          <w:sz w:val="24"/>
          <w:szCs w:val="24"/>
        </w:rPr>
        <w:t>record)</w:t>
      </w:r>
      <w:r w:rsidRPr="008422D6">
        <w:rPr>
          <w:rFonts w:ascii="Times New Roman" w:eastAsia="Times New Roman" w:hAnsi="Times New Roman" w:cs="Times New Roman"/>
          <w:noProof/>
          <w:color w:val="000000"/>
          <w:spacing w:val="1"/>
          <w:sz w:val="24"/>
          <w:szCs w:val="24"/>
        </w:rPr>
        <w:t xml:space="preserve"> </w:t>
      </w:r>
      <w:r w:rsidRPr="008422D6">
        <w:rPr>
          <w:rFonts w:ascii="Times New Roman" w:eastAsia="Times New Roman" w:hAnsi="Times New Roman" w:cs="Times New Roman"/>
          <w:noProof/>
          <w:color w:val="000000"/>
          <w:sz w:val="24"/>
          <w:szCs w:val="24"/>
        </w:rPr>
        <w:t>is</w:t>
      </w:r>
      <w:r w:rsidRPr="008422D6">
        <w:rPr>
          <w:rFonts w:ascii="Times New Roman" w:eastAsia="Times New Roman" w:hAnsi="Times New Roman" w:cs="Times New Roman"/>
          <w:noProof/>
          <w:color w:val="000000"/>
          <w:spacing w:val="1"/>
          <w:sz w:val="24"/>
          <w:szCs w:val="24"/>
        </w:rPr>
        <w:t xml:space="preserve"> a </w:t>
      </w:r>
      <w:r w:rsidRPr="008422D6">
        <w:rPr>
          <w:rFonts w:ascii="Times New Roman" w:eastAsia="Times New Roman" w:hAnsi="Times New Roman" w:cs="Times New Roman"/>
          <w:noProof/>
          <w:color w:val="000000"/>
          <w:spacing w:val="-1"/>
          <w:sz w:val="24"/>
          <w:szCs w:val="24"/>
        </w:rPr>
        <w:t>set</w:t>
      </w:r>
      <w:r w:rsidRPr="008422D6">
        <w:rPr>
          <w:rFonts w:ascii="Times New Roman" w:eastAsia="Times New Roman" w:hAnsi="Times New Roman" w:cs="Times New Roman"/>
          <w:noProof/>
          <w:color w:val="000000"/>
          <w:spacing w:val="1"/>
          <w:sz w:val="24"/>
          <w:szCs w:val="24"/>
        </w:rPr>
        <w:t xml:space="preserve"> of </w:t>
      </w:r>
      <w:r w:rsidRPr="008422D6">
        <w:rPr>
          <w:rFonts w:ascii="Times New Roman" w:eastAsia="Times New Roman" w:hAnsi="Times New Roman" w:cs="Times New Roman"/>
          <w:noProof/>
          <w:color w:val="000000"/>
          <w:spacing w:val="-1"/>
          <w:sz w:val="24"/>
          <w:szCs w:val="24"/>
        </w:rPr>
        <w:t>related</w:t>
      </w:r>
      <w:r w:rsidRPr="008422D6">
        <w:rPr>
          <w:rFonts w:ascii="Times New Roman" w:eastAsia="Times New Roman" w:hAnsi="Times New Roman" w:cs="Times New Roman"/>
          <w:noProof/>
          <w:color w:val="000000"/>
          <w:spacing w:val="1"/>
          <w:sz w:val="24"/>
          <w:szCs w:val="24"/>
        </w:rPr>
        <w:t xml:space="preserve"> </w:t>
      </w:r>
      <w:r w:rsidRPr="008422D6">
        <w:rPr>
          <w:rFonts w:ascii="Times New Roman" w:eastAsia="Times New Roman" w:hAnsi="Times New Roman" w:cs="Times New Roman"/>
          <w:noProof/>
          <w:color w:val="000000"/>
          <w:spacing w:val="-1"/>
          <w:sz w:val="24"/>
          <w:szCs w:val="24"/>
        </w:rPr>
        <w:t>data</w:t>
      </w:r>
      <w:r w:rsidRPr="008422D6">
        <w:rPr>
          <w:rFonts w:ascii="Times New Roman" w:eastAsia="Times New Roman" w:hAnsi="Times New Roman" w:cs="Times New Roman"/>
          <w:noProof/>
          <w:color w:val="000000"/>
          <w:spacing w:val="2"/>
          <w:sz w:val="24"/>
          <w:szCs w:val="24"/>
        </w:rPr>
        <w:t xml:space="preserve"> </w:t>
      </w:r>
      <w:r w:rsidRPr="008422D6">
        <w:rPr>
          <w:rFonts w:ascii="Times New Roman" w:eastAsia="Times New Roman" w:hAnsi="Times New Roman" w:cs="Times New Roman"/>
          <w:noProof/>
          <w:color w:val="000000"/>
          <w:sz w:val="24"/>
          <w:szCs w:val="24"/>
        </w:rPr>
        <w:t xml:space="preserve">within </w:t>
      </w:r>
      <w:r w:rsidRPr="008422D6">
        <w:rPr>
          <w:rFonts w:ascii="Times New Roman" w:eastAsia="Times New Roman" w:hAnsi="Times New Roman" w:cs="Times New Roman"/>
          <w:noProof/>
          <w:color w:val="000000"/>
          <w:spacing w:val="2"/>
          <w:sz w:val="24"/>
          <w:szCs w:val="24"/>
        </w:rPr>
        <w:t xml:space="preserve">a </w:t>
      </w:r>
      <w:r w:rsidRPr="008422D6">
        <w:rPr>
          <w:rFonts w:ascii="Times New Roman" w:eastAsia="Times New Roman" w:hAnsi="Times New Roman" w:cs="Times New Roman"/>
          <w:noProof/>
          <w:color w:val="000000"/>
          <w:sz w:val="24"/>
          <w:szCs w:val="24"/>
        </w:rPr>
        <w:t>table,</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1"/>
          <w:sz w:val="24"/>
          <w:szCs w:val="24"/>
        </w:rPr>
        <w:t>often</w:t>
      </w:r>
      <w:r w:rsidRPr="008422D6">
        <w:rPr>
          <w:rFonts w:ascii="Times New Roman" w:eastAsia="Times New Roman" w:hAnsi="Times New Roman" w:cs="Times New Roman"/>
          <w:noProof/>
          <w:color w:val="000000"/>
          <w:spacing w:val="6"/>
          <w:sz w:val="24"/>
          <w:szCs w:val="24"/>
        </w:rPr>
        <w:t xml:space="preserve"> </w:t>
      </w:r>
      <w:r w:rsidRPr="008422D6">
        <w:rPr>
          <w:rFonts w:ascii="Times New Roman" w:eastAsia="Times New Roman" w:hAnsi="Times New Roman" w:cs="Times New Roman"/>
          <w:noProof/>
          <w:color w:val="000000"/>
          <w:sz w:val="24"/>
          <w:szCs w:val="24"/>
        </w:rPr>
        <w:t>representing</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an</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z w:val="24"/>
          <w:szCs w:val="24"/>
        </w:rPr>
        <w:t>individual</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z w:val="24"/>
          <w:szCs w:val="24"/>
        </w:rPr>
        <w:t>record.</w:t>
      </w:r>
    </w:p>
    <w:p w:rsidR="00330EB3" w:rsidRPr="008422D6" w:rsidRDefault="00330EB3" w:rsidP="00DE6008">
      <w:pPr>
        <w:pStyle w:val="ListParagraph"/>
        <w:numPr>
          <w:ilvl w:val="0"/>
          <w:numId w:val="48"/>
        </w:numPr>
        <w:spacing w:before="159" w:line="480" w:lineRule="auto"/>
        <w:ind w:right="602"/>
        <w:jc w:val="both"/>
        <w:rPr>
          <w:rFonts w:ascii="Times New Roman" w:eastAsia="Times New Roman" w:hAnsi="Times New Roman" w:cs="Times New Roman"/>
          <w:noProof/>
          <w:color w:val="000000"/>
          <w:spacing w:val="-2"/>
          <w:sz w:val="24"/>
          <w:szCs w:val="24"/>
        </w:rPr>
      </w:pPr>
      <w:r w:rsidRPr="008422D6">
        <w:rPr>
          <w:rFonts w:ascii="Times New Roman" w:eastAsia="Times New Roman" w:hAnsi="Times New Roman" w:cs="Times New Roman"/>
          <w:b/>
          <w:bCs/>
          <w:noProof/>
          <w:color w:val="000000"/>
          <w:sz w:val="24"/>
          <w:szCs w:val="24"/>
        </w:rPr>
        <w:t>Redundancy:</w:t>
      </w:r>
      <w:r w:rsidRPr="008422D6">
        <w:rPr>
          <w:rFonts w:ascii="Times New Roman" w:eastAsia="Times New Roman" w:hAnsi="Times New Roman" w:cs="Times New Roman"/>
          <w:b/>
          <w:bCs/>
          <w:noProof/>
          <w:color w:val="000000"/>
          <w:spacing w:val="51"/>
          <w:sz w:val="24"/>
          <w:szCs w:val="24"/>
        </w:rPr>
        <w:t xml:space="preserve"> </w:t>
      </w:r>
      <w:r w:rsidRPr="008422D6">
        <w:rPr>
          <w:rFonts w:ascii="Times New Roman" w:eastAsia="Times New Roman" w:hAnsi="Times New Roman" w:cs="Times New Roman"/>
          <w:noProof/>
          <w:color w:val="000000"/>
          <w:spacing w:val="-1"/>
          <w:sz w:val="24"/>
          <w:szCs w:val="24"/>
        </w:rPr>
        <w:t>The</w:t>
      </w:r>
      <w:r w:rsidRPr="008422D6">
        <w:rPr>
          <w:rFonts w:ascii="Times New Roman" w:eastAsia="Times New Roman" w:hAnsi="Times New Roman" w:cs="Times New Roman"/>
          <w:noProof/>
          <w:color w:val="000000"/>
          <w:spacing w:val="56"/>
          <w:sz w:val="24"/>
          <w:szCs w:val="24"/>
        </w:rPr>
        <w:t xml:space="preserve"> </w:t>
      </w:r>
      <w:r w:rsidRPr="008422D6">
        <w:rPr>
          <w:rFonts w:ascii="Times New Roman" w:eastAsia="Times New Roman" w:hAnsi="Times New Roman" w:cs="Times New Roman"/>
          <w:noProof/>
          <w:color w:val="000000"/>
          <w:spacing w:val="-1"/>
          <w:sz w:val="24"/>
          <w:szCs w:val="24"/>
        </w:rPr>
        <w:t>practice</w:t>
      </w:r>
      <w:r w:rsidRPr="008422D6">
        <w:rPr>
          <w:rFonts w:ascii="Times New Roman" w:eastAsia="Times New Roman" w:hAnsi="Times New Roman" w:cs="Times New Roman"/>
          <w:noProof/>
          <w:color w:val="000000"/>
          <w:spacing w:val="56"/>
          <w:sz w:val="24"/>
          <w:szCs w:val="24"/>
        </w:rPr>
        <w:t xml:space="preserve"> </w:t>
      </w:r>
      <w:r w:rsidRPr="008422D6">
        <w:rPr>
          <w:rFonts w:ascii="Times New Roman" w:eastAsia="Times New Roman" w:hAnsi="Times New Roman" w:cs="Times New Roman"/>
          <w:noProof/>
          <w:color w:val="000000"/>
          <w:sz w:val="24"/>
          <w:szCs w:val="24"/>
        </w:rPr>
        <w:t>of</w:t>
      </w:r>
      <w:r w:rsidRPr="008422D6">
        <w:rPr>
          <w:rFonts w:ascii="Times New Roman" w:eastAsia="Times New Roman" w:hAnsi="Times New Roman" w:cs="Times New Roman"/>
          <w:noProof/>
          <w:color w:val="000000"/>
          <w:spacing w:val="57"/>
          <w:sz w:val="24"/>
          <w:szCs w:val="24"/>
        </w:rPr>
        <w:t xml:space="preserve"> </w:t>
      </w:r>
      <w:r w:rsidRPr="008422D6">
        <w:rPr>
          <w:rFonts w:ascii="Times New Roman" w:eastAsia="Times New Roman" w:hAnsi="Times New Roman" w:cs="Times New Roman"/>
          <w:noProof/>
          <w:color w:val="000000"/>
          <w:sz w:val="24"/>
          <w:szCs w:val="24"/>
        </w:rPr>
        <w:t>storing</w:t>
      </w:r>
      <w:r w:rsidRPr="008422D6">
        <w:rPr>
          <w:rFonts w:ascii="Times New Roman" w:eastAsia="Times New Roman" w:hAnsi="Times New Roman" w:cs="Times New Roman"/>
          <w:noProof/>
          <w:color w:val="000000"/>
          <w:spacing w:val="55"/>
          <w:sz w:val="24"/>
          <w:szCs w:val="24"/>
        </w:rPr>
        <w:t xml:space="preserve"> </w:t>
      </w:r>
      <w:r w:rsidRPr="008422D6">
        <w:rPr>
          <w:rFonts w:ascii="Times New Roman" w:eastAsia="Times New Roman" w:hAnsi="Times New Roman" w:cs="Times New Roman"/>
          <w:noProof/>
          <w:color w:val="000000"/>
          <w:sz w:val="24"/>
          <w:szCs w:val="24"/>
        </w:rPr>
        <w:t>data</w:t>
      </w:r>
      <w:r w:rsidRPr="008422D6">
        <w:rPr>
          <w:rFonts w:ascii="Times New Roman" w:eastAsia="Times New Roman" w:hAnsi="Times New Roman" w:cs="Times New Roman"/>
          <w:noProof/>
          <w:color w:val="000000"/>
          <w:spacing w:val="57"/>
          <w:sz w:val="24"/>
          <w:szCs w:val="24"/>
        </w:rPr>
        <w:t xml:space="preserve"> </w:t>
      </w:r>
      <w:r w:rsidRPr="008422D6">
        <w:rPr>
          <w:rFonts w:ascii="Times New Roman" w:eastAsia="Times New Roman" w:hAnsi="Times New Roman" w:cs="Times New Roman"/>
          <w:noProof/>
          <w:color w:val="000000"/>
          <w:spacing w:val="1"/>
          <w:sz w:val="24"/>
          <w:szCs w:val="24"/>
        </w:rPr>
        <w:t>multiple</w:t>
      </w:r>
      <w:r w:rsidRPr="008422D6">
        <w:rPr>
          <w:rFonts w:ascii="Times New Roman" w:eastAsia="Times New Roman" w:hAnsi="Times New Roman" w:cs="Times New Roman"/>
          <w:noProof/>
          <w:color w:val="000000"/>
          <w:spacing w:val="57"/>
          <w:sz w:val="24"/>
          <w:szCs w:val="24"/>
        </w:rPr>
        <w:t xml:space="preserve"> </w:t>
      </w:r>
      <w:r w:rsidRPr="008422D6">
        <w:rPr>
          <w:rFonts w:ascii="Times New Roman" w:eastAsia="Times New Roman" w:hAnsi="Times New Roman" w:cs="Times New Roman"/>
          <w:noProof/>
          <w:color w:val="000000"/>
          <w:spacing w:val="1"/>
          <w:sz w:val="24"/>
          <w:szCs w:val="24"/>
        </w:rPr>
        <w:t>times</w:t>
      </w:r>
      <w:r w:rsidRPr="008422D6">
        <w:rPr>
          <w:rFonts w:ascii="Times New Roman" w:eastAsia="Times New Roman" w:hAnsi="Times New Roman" w:cs="Times New Roman"/>
          <w:noProof/>
          <w:color w:val="000000"/>
          <w:spacing w:val="61"/>
          <w:sz w:val="24"/>
          <w:szCs w:val="24"/>
        </w:rPr>
        <w:t xml:space="preserve"> </w:t>
      </w:r>
      <w:r w:rsidRPr="008422D6">
        <w:rPr>
          <w:rFonts w:ascii="Times New Roman" w:eastAsia="Times New Roman" w:hAnsi="Times New Roman" w:cs="Times New Roman"/>
          <w:noProof/>
          <w:color w:val="000000"/>
          <w:spacing w:val="-1"/>
          <w:sz w:val="24"/>
          <w:szCs w:val="24"/>
        </w:rPr>
        <w:t>to</w:t>
      </w:r>
      <w:r w:rsidRPr="008422D6">
        <w:rPr>
          <w:rFonts w:ascii="Times New Roman" w:eastAsia="Times New Roman" w:hAnsi="Times New Roman" w:cs="Times New Roman"/>
          <w:noProof/>
          <w:color w:val="000000"/>
          <w:spacing w:val="58"/>
          <w:sz w:val="24"/>
          <w:szCs w:val="24"/>
        </w:rPr>
        <w:t xml:space="preserve"> </w:t>
      </w:r>
      <w:r w:rsidRPr="008422D6">
        <w:rPr>
          <w:rFonts w:ascii="Times New Roman" w:eastAsia="Times New Roman" w:hAnsi="Times New Roman" w:cs="Times New Roman"/>
          <w:noProof/>
          <w:color w:val="000000"/>
          <w:sz w:val="24"/>
          <w:szCs w:val="24"/>
        </w:rPr>
        <w:t>improve</w:t>
      </w:r>
      <w:r w:rsidRPr="008422D6">
        <w:rPr>
          <w:rFonts w:ascii="Times New Roman" w:eastAsia="Times New Roman" w:hAnsi="Times New Roman" w:cs="Times New Roman"/>
          <w:noProof/>
          <w:color w:val="000000"/>
          <w:spacing w:val="56"/>
          <w:sz w:val="24"/>
          <w:szCs w:val="24"/>
        </w:rPr>
        <w:t xml:space="preserve"> </w:t>
      </w:r>
      <w:r w:rsidRPr="008422D6">
        <w:rPr>
          <w:rFonts w:ascii="Times New Roman" w:eastAsia="Times New Roman" w:hAnsi="Times New Roman" w:cs="Times New Roman"/>
          <w:noProof/>
          <w:color w:val="000000"/>
          <w:spacing w:val="-1"/>
          <w:sz w:val="24"/>
          <w:szCs w:val="24"/>
        </w:rPr>
        <w:t>system performance.</w:t>
      </w:r>
      <w:r w:rsidRPr="008422D6">
        <w:rPr>
          <w:rFonts w:ascii="Times New Roman" w:eastAsia="Times New Roman" w:hAnsi="Times New Roman" w:cs="Times New Roman"/>
          <w:noProof/>
          <w:color w:val="000000"/>
          <w:spacing w:val="2"/>
          <w:sz w:val="24"/>
          <w:szCs w:val="24"/>
        </w:rPr>
        <w:t xml:space="preserve"> </w:t>
      </w:r>
      <w:r w:rsidRPr="008422D6">
        <w:rPr>
          <w:rFonts w:ascii="Times New Roman" w:eastAsia="Times New Roman" w:hAnsi="Times New Roman" w:cs="Times New Roman"/>
          <w:noProof/>
          <w:color w:val="000000"/>
          <w:spacing w:val="1"/>
          <w:sz w:val="24"/>
          <w:szCs w:val="24"/>
        </w:rPr>
        <w:t>While</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z w:val="24"/>
          <w:szCs w:val="24"/>
        </w:rPr>
        <w:t>redundancy</w:t>
      </w:r>
      <w:r w:rsidRPr="008422D6">
        <w:rPr>
          <w:rFonts w:ascii="Times New Roman" w:eastAsia="Times New Roman" w:hAnsi="Times New Roman" w:cs="Times New Roman"/>
          <w:noProof/>
          <w:color w:val="000000"/>
          <w:spacing w:val="2"/>
          <w:sz w:val="24"/>
          <w:szCs w:val="24"/>
        </w:rPr>
        <w:t xml:space="preserve"> </w:t>
      </w:r>
      <w:r w:rsidRPr="008422D6">
        <w:rPr>
          <w:rFonts w:ascii="Times New Roman" w:eastAsia="Times New Roman" w:hAnsi="Times New Roman" w:cs="Times New Roman"/>
          <w:noProof/>
          <w:color w:val="000000"/>
          <w:spacing w:val="-1"/>
          <w:sz w:val="24"/>
          <w:szCs w:val="24"/>
        </w:rPr>
        <w:t>can</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1"/>
          <w:sz w:val="24"/>
          <w:szCs w:val="24"/>
        </w:rPr>
        <w:t>speed</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2"/>
          <w:sz w:val="24"/>
          <w:szCs w:val="24"/>
        </w:rPr>
        <w:t>up</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z w:val="24"/>
          <w:szCs w:val="24"/>
        </w:rPr>
        <w:t>access,</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2"/>
          <w:sz w:val="24"/>
          <w:szCs w:val="24"/>
        </w:rPr>
        <w:t>it</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2"/>
          <w:sz w:val="24"/>
          <w:szCs w:val="24"/>
        </w:rPr>
        <w:t>may</w:t>
      </w:r>
      <w:r w:rsidRPr="008422D6">
        <w:rPr>
          <w:rFonts w:ascii="Times New Roman" w:eastAsia="Times New Roman" w:hAnsi="Times New Roman" w:cs="Times New Roman"/>
          <w:noProof/>
          <w:color w:val="000000"/>
          <w:spacing w:val="1"/>
          <w:sz w:val="24"/>
          <w:szCs w:val="24"/>
        </w:rPr>
        <w:t xml:space="preserve"> </w:t>
      </w:r>
      <w:r w:rsidRPr="008422D6">
        <w:rPr>
          <w:rFonts w:ascii="Times New Roman" w:eastAsia="Times New Roman" w:hAnsi="Times New Roman" w:cs="Times New Roman"/>
          <w:noProof/>
          <w:color w:val="000000"/>
          <w:sz w:val="24"/>
          <w:szCs w:val="24"/>
        </w:rPr>
        <w:t>introduce</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 xml:space="preserve">challenges </w:t>
      </w:r>
      <w:r w:rsidRPr="008422D6">
        <w:rPr>
          <w:rFonts w:ascii="Times New Roman" w:eastAsia="Times New Roman" w:hAnsi="Times New Roman" w:cs="Times New Roman"/>
          <w:noProof/>
          <w:color w:val="000000"/>
          <w:spacing w:val="6"/>
          <w:sz w:val="24"/>
          <w:szCs w:val="24"/>
        </w:rPr>
        <w:t>in</w:t>
      </w:r>
      <w:r w:rsidRPr="008422D6">
        <w:rPr>
          <w:rFonts w:ascii="Times New Roman" w:eastAsia="Times New Roman" w:hAnsi="Times New Roman" w:cs="Times New Roman"/>
          <w:noProof/>
          <w:color w:val="000000"/>
          <w:spacing w:val="12"/>
          <w:sz w:val="24"/>
          <w:szCs w:val="24"/>
        </w:rPr>
        <w:t xml:space="preserve"> </w:t>
      </w:r>
      <w:r w:rsidRPr="008422D6">
        <w:rPr>
          <w:rFonts w:ascii="Times New Roman" w:eastAsia="Times New Roman" w:hAnsi="Times New Roman" w:cs="Times New Roman"/>
          <w:noProof/>
          <w:color w:val="000000"/>
          <w:spacing w:val="3"/>
          <w:sz w:val="24"/>
          <w:szCs w:val="24"/>
        </w:rPr>
        <w:t>data</w:t>
      </w:r>
      <w:r w:rsidRPr="008422D6">
        <w:rPr>
          <w:rFonts w:ascii="Times New Roman" w:eastAsia="Times New Roman" w:hAnsi="Times New Roman" w:cs="Times New Roman"/>
          <w:noProof/>
          <w:color w:val="000000"/>
          <w:spacing w:val="12"/>
          <w:sz w:val="24"/>
          <w:szCs w:val="24"/>
        </w:rPr>
        <w:t xml:space="preserve"> </w:t>
      </w:r>
      <w:r w:rsidRPr="008422D6">
        <w:rPr>
          <w:rFonts w:ascii="Times New Roman" w:eastAsia="Times New Roman" w:hAnsi="Times New Roman" w:cs="Times New Roman"/>
          <w:noProof/>
          <w:color w:val="000000"/>
          <w:spacing w:val="-1"/>
          <w:sz w:val="24"/>
          <w:szCs w:val="24"/>
        </w:rPr>
        <w:t>consistency.</w:t>
      </w:r>
    </w:p>
    <w:p w:rsidR="00330EB3" w:rsidRPr="008422D6" w:rsidRDefault="00330EB3" w:rsidP="00DE6008">
      <w:pPr>
        <w:pStyle w:val="ListParagraph"/>
        <w:numPr>
          <w:ilvl w:val="0"/>
          <w:numId w:val="48"/>
        </w:numPr>
        <w:spacing w:before="157" w:line="480" w:lineRule="auto"/>
        <w:ind w:right="602"/>
        <w:jc w:val="both"/>
        <w:rPr>
          <w:rFonts w:ascii="Times New Roman" w:eastAsia="Times New Roman" w:hAnsi="Times New Roman" w:cs="Times New Roman"/>
          <w:noProof/>
          <w:color w:val="000000"/>
          <w:spacing w:val="-4"/>
          <w:sz w:val="24"/>
          <w:szCs w:val="24"/>
        </w:rPr>
      </w:pPr>
      <w:r w:rsidRPr="008422D6">
        <w:rPr>
          <w:rFonts w:ascii="Times New Roman" w:eastAsia="Times New Roman" w:hAnsi="Times New Roman" w:cs="Times New Roman"/>
          <w:b/>
          <w:bCs/>
          <w:noProof/>
          <w:color w:val="000000"/>
          <w:spacing w:val="-1"/>
          <w:sz w:val="24"/>
          <w:szCs w:val="24"/>
        </w:rPr>
        <w:t>Primary</w:t>
      </w:r>
      <w:r w:rsidRPr="008422D6">
        <w:rPr>
          <w:rFonts w:ascii="Times New Roman" w:eastAsia="Times New Roman" w:hAnsi="Times New Roman" w:cs="Times New Roman"/>
          <w:b/>
          <w:bCs/>
          <w:noProof/>
          <w:color w:val="000000"/>
          <w:spacing w:val="-20"/>
          <w:sz w:val="24"/>
          <w:szCs w:val="24"/>
        </w:rPr>
        <w:t xml:space="preserve">  </w:t>
      </w:r>
      <w:r w:rsidRPr="008422D6">
        <w:rPr>
          <w:rFonts w:ascii="Times New Roman" w:eastAsia="Times New Roman" w:hAnsi="Times New Roman" w:cs="Times New Roman"/>
          <w:b/>
          <w:bCs/>
          <w:noProof/>
          <w:color w:val="000000"/>
          <w:spacing w:val="-1"/>
          <w:sz w:val="24"/>
          <w:szCs w:val="24"/>
        </w:rPr>
        <w:t>Key:</w:t>
      </w:r>
      <w:r w:rsidRPr="008422D6">
        <w:rPr>
          <w:rFonts w:ascii="Times New Roman" w:eastAsia="Times New Roman" w:hAnsi="Times New Roman" w:cs="Times New Roman"/>
          <w:b/>
          <w:bCs/>
          <w:noProof/>
          <w:color w:val="000000"/>
          <w:spacing w:val="2"/>
          <w:sz w:val="24"/>
          <w:szCs w:val="24"/>
        </w:rPr>
        <w:t xml:space="preserve"> </w:t>
      </w:r>
      <w:r w:rsidRPr="008422D6">
        <w:rPr>
          <w:rFonts w:ascii="Times New Roman" w:eastAsia="Times New Roman" w:hAnsi="Times New Roman" w:cs="Times New Roman"/>
          <w:noProof/>
          <w:color w:val="000000"/>
          <w:spacing w:val="3"/>
          <w:sz w:val="24"/>
          <w:szCs w:val="24"/>
        </w:rPr>
        <w:t xml:space="preserve">A </w:t>
      </w:r>
      <w:r w:rsidRPr="008422D6">
        <w:rPr>
          <w:rFonts w:ascii="Times New Roman" w:eastAsia="Times New Roman" w:hAnsi="Times New Roman" w:cs="Times New Roman"/>
          <w:noProof/>
          <w:color w:val="000000"/>
          <w:spacing w:val="1"/>
          <w:sz w:val="24"/>
          <w:szCs w:val="24"/>
        </w:rPr>
        <w:t>primary</w:t>
      </w:r>
      <w:r w:rsidRPr="008422D6">
        <w:rPr>
          <w:rFonts w:ascii="Times New Roman" w:eastAsia="Times New Roman" w:hAnsi="Times New Roman" w:cs="Times New Roman"/>
          <w:noProof/>
          <w:color w:val="000000"/>
          <w:spacing w:val="10"/>
          <w:sz w:val="24"/>
          <w:szCs w:val="24"/>
        </w:rPr>
        <w:t xml:space="preserve"> </w:t>
      </w:r>
      <w:r w:rsidRPr="008422D6">
        <w:rPr>
          <w:rFonts w:ascii="Times New Roman" w:eastAsia="Times New Roman" w:hAnsi="Times New Roman" w:cs="Times New Roman"/>
          <w:noProof/>
          <w:color w:val="000000"/>
          <w:spacing w:val="4"/>
          <w:sz w:val="24"/>
          <w:szCs w:val="24"/>
        </w:rPr>
        <w:t>key</w:t>
      </w:r>
      <w:r w:rsidRPr="008422D6">
        <w:rPr>
          <w:rFonts w:ascii="Times New Roman" w:eastAsia="Times New Roman" w:hAnsi="Times New Roman" w:cs="Times New Roman"/>
          <w:noProof/>
          <w:color w:val="000000"/>
          <w:spacing w:val="8"/>
          <w:sz w:val="24"/>
          <w:szCs w:val="24"/>
        </w:rPr>
        <w:t xml:space="preserve"> </w:t>
      </w:r>
      <w:r w:rsidRPr="008422D6">
        <w:rPr>
          <w:rFonts w:ascii="Times New Roman" w:eastAsia="Times New Roman" w:hAnsi="Times New Roman" w:cs="Times New Roman"/>
          <w:noProof/>
          <w:color w:val="000000"/>
          <w:spacing w:val="4"/>
          <w:sz w:val="24"/>
          <w:szCs w:val="24"/>
        </w:rPr>
        <w:t>is</w:t>
      </w:r>
      <w:r w:rsidRPr="008422D6">
        <w:rPr>
          <w:rFonts w:ascii="Times New Roman" w:eastAsia="Times New Roman" w:hAnsi="Times New Roman" w:cs="Times New Roman"/>
          <w:noProof/>
          <w:color w:val="000000"/>
          <w:spacing w:val="-19"/>
          <w:sz w:val="24"/>
          <w:szCs w:val="24"/>
        </w:rPr>
        <w:t xml:space="preserve">  </w:t>
      </w:r>
      <w:r w:rsidRPr="008422D6">
        <w:rPr>
          <w:rFonts w:ascii="Times New Roman" w:eastAsia="Times New Roman" w:hAnsi="Times New Roman" w:cs="Times New Roman"/>
          <w:noProof/>
          <w:color w:val="000000"/>
          <w:spacing w:val="-14"/>
          <w:sz w:val="24"/>
          <w:szCs w:val="24"/>
        </w:rPr>
        <w:t xml:space="preserve">a  </w:t>
      </w:r>
      <w:r w:rsidRPr="008422D6">
        <w:rPr>
          <w:rFonts w:ascii="Times New Roman" w:eastAsia="Times New Roman" w:hAnsi="Times New Roman" w:cs="Times New Roman"/>
          <w:noProof/>
          <w:color w:val="000000"/>
          <w:spacing w:val="-1"/>
          <w:sz w:val="24"/>
          <w:szCs w:val="24"/>
        </w:rPr>
        <w:t>unique</w:t>
      </w:r>
      <w:r w:rsidRPr="008422D6">
        <w:rPr>
          <w:rFonts w:ascii="Times New Roman" w:eastAsia="Times New Roman" w:hAnsi="Times New Roman" w:cs="Times New Roman"/>
          <w:noProof/>
          <w:color w:val="000000"/>
          <w:spacing w:val="-20"/>
          <w:sz w:val="24"/>
          <w:szCs w:val="24"/>
        </w:rPr>
        <w:t xml:space="preserve">  </w:t>
      </w:r>
      <w:r w:rsidRPr="008422D6">
        <w:rPr>
          <w:rFonts w:ascii="Times New Roman" w:eastAsia="Times New Roman" w:hAnsi="Times New Roman" w:cs="Times New Roman"/>
          <w:noProof/>
          <w:color w:val="000000"/>
          <w:spacing w:val="-1"/>
          <w:sz w:val="24"/>
          <w:szCs w:val="24"/>
        </w:rPr>
        <w:t>identifier</w:t>
      </w:r>
      <w:r w:rsidRPr="008422D6">
        <w:rPr>
          <w:rFonts w:ascii="Times New Roman" w:eastAsia="Times New Roman" w:hAnsi="Times New Roman" w:cs="Times New Roman"/>
          <w:noProof/>
          <w:color w:val="000000"/>
          <w:spacing w:val="-20"/>
          <w:sz w:val="24"/>
          <w:szCs w:val="24"/>
        </w:rPr>
        <w:t xml:space="preserve">  </w:t>
      </w:r>
      <w:r w:rsidRPr="008422D6">
        <w:rPr>
          <w:rFonts w:ascii="Times New Roman" w:eastAsia="Times New Roman" w:hAnsi="Times New Roman" w:cs="Times New Roman"/>
          <w:noProof/>
          <w:color w:val="000000"/>
          <w:sz w:val="24"/>
          <w:szCs w:val="24"/>
        </w:rPr>
        <w:t>for</w:t>
      </w:r>
      <w:r w:rsidRPr="008422D6">
        <w:rPr>
          <w:rFonts w:ascii="Times New Roman" w:eastAsia="Times New Roman" w:hAnsi="Times New Roman" w:cs="Times New Roman"/>
          <w:noProof/>
          <w:color w:val="000000"/>
          <w:spacing w:val="10"/>
          <w:sz w:val="24"/>
          <w:szCs w:val="24"/>
        </w:rPr>
        <w:t xml:space="preserve"> </w:t>
      </w:r>
      <w:r w:rsidRPr="008422D6">
        <w:rPr>
          <w:rFonts w:ascii="Times New Roman" w:eastAsia="Times New Roman" w:hAnsi="Times New Roman" w:cs="Times New Roman"/>
          <w:noProof/>
          <w:color w:val="000000"/>
          <w:spacing w:val="2"/>
          <w:sz w:val="24"/>
          <w:szCs w:val="24"/>
        </w:rPr>
        <w:t>each</w:t>
      </w:r>
      <w:r w:rsidRPr="008422D6">
        <w:rPr>
          <w:rFonts w:ascii="Times New Roman" w:eastAsia="Times New Roman" w:hAnsi="Times New Roman" w:cs="Times New Roman"/>
          <w:noProof/>
          <w:color w:val="000000"/>
          <w:spacing w:val="-20"/>
          <w:sz w:val="24"/>
          <w:szCs w:val="24"/>
        </w:rPr>
        <w:t xml:space="preserve">  </w:t>
      </w:r>
      <w:r w:rsidRPr="008422D6">
        <w:rPr>
          <w:rFonts w:ascii="Times New Roman" w:eastAsia="Times New Roman" w:hAnsi="Times New Roman" w:cs="Times New Roman"/>
          <w:noProof/>
          <w:color w:val="000000"/>
          <w:spacing w:val="-1"/>
          <w:sz w:val="24"/>
          <w:szCs w:val="24"/>
        </w:rPr>
        <w:t>record</w:t>
      </w:r>
      <w:r w:rsidRPr="008422D6">
        <w:rPr>
          <w:rFonts w:ascii="Times New Roman" w:eastAsia="Times New Roman" w:hAnsi="Times New Roman" w:cs="Times New Roman"/>
          <w:noProof/>
          <w:color w:val="000000"/>
          <w:spacing w:val="-20"/>
          <w:sz w:val="24"/>
          <w:szCs w:val="24"/>
        </w:rPr>
        <w:t xml:space="preserve">  </w:t>
      </w:r>
      <w:r w:rsidRPr="008422D6">
        <w:rPr>
          <w:rFonts w:ascii="Times New Roman" w:eastAsia="Times New Roman" w:hAnsi="Times New Roman" w:cs="Times New Roman"/>
          <w:noProof/>
          <w:color w:val="000000"/>
          <w:spacing w:val="-1"/>
          <w:sz w:val="24"/>
          <w:szCs w:val="24"/>
        </w:rPr>
        <w:t>in</w:t>
      </w:r>
      <w:r w:rsidRPr="008422D6">
        <w:rPr>
          <w:rFonts w:ascii="Times New Roman" w:eastAsia="Times New Roman" w:hAnsi="Times New Roman" w:cs="Times New Roman"/>
          <w:noProof/>
          <w:color w:val="000000"/>
          <w:spacing w:val="-20"/>
          <w:sz w:val="24"/>
          <w:szCs w:val="24"/>
        </w:rPr>
        <w:t xml:space="preserve">  </w:t>
      </w:r>
      <w:r w:rsidRPr="008422D6">
        <w:rPr>
          <w:rFonts w:ascii="Times New Roman" w:eastAsia="Times New Roman" w:hAnsi="Times New Roman" w:cs="Times New Roman"/>
          <w:noProof/>
          <w:color w:val="000000"/>
          <w:spacing w:val="-14"/>
          <w:sz w:val="24"/>
          <w:szCs w:val="24"/>
        </w:rPr>
        <w:t xml:space="preserve">a  </w:t>
      </w:r>
      <w:r w:rsidRPr="008422D6">
        <w:rPr>
          <w:rFonts w:ascii="Times New Roman" w:eastAsia="Times New Roman" w:hAnsi="Times New Roman" w:cs="Times New Roman"/>
          <w:noProof/>
          <w:color w:val="000000"/>
          <w:spacing w:val="-1"/>
          <w:sz w:val="24"/>
          <w:szCs w:val="24"/>
        </w:rPr>
        <w:t>table.</w:t>
      </w:r>
      <w:r w:rsidRPr="008422D6">
        <w:rPr>
          <w:rFonts w:ascii="Times New Roman" w:eastAsia="Times New Roman" w:hAnsi="Times New Roman" w:cs="Times New Roman"/>
          <w:noProof/>
          <w:color w:val="000000"/>
          <w:spacing w:val="-19"/>
          <w:sz w:val="24"/>
          <w:szCs w:val="24"/>
        </w:rPr>
        <w:t xml:space="preserve">  </w:t>
      </w:r>
      <w:r w:rsidRPr="008422D6">
        <w:rPr>
          <w:rFonts w:ascii="Times New Roman" w:eastAsia="Times New Roman" w:hAnsi="Times New Roman" w:cs="Times New Roman"/>
          <w:noProof/>
          <w:color w:val="000000"/>
          <w:spacing w:val="-2"/>
          <w:sz w:val="24"/>
          <w:szCs w:val="24"/>
        </w:rPr>
        <w:t xml:space="preserve">It </w:t>
      </w:r>
      <w:r w:rsidRPr="008422D6">
        <w:rPr>
          <w:rFonts w:ascii="Times New Roman" w:eastAsia="Times New Roman" w:hAnsi="Times New Roman" w:cs="Times New Roman"/>
          <w:noProof/>
          <w:color w:val="000000"/>
          <w:spacing w:val="-1"/>
          <w:sz w:val="24"/>
          <w:szCs w:val="24"/>
        </w:rPr>
        <w:t>ensures</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2"/>
          <w:sz w:val="24"/>
          <w:szCs w:val="24"/>
        </w:rPr>
        <w:t>that</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2"/>
          <w:sz w:val="24"/>
          <w:szCs w:val="24"/>
        </w:rPr>
        <w:t>each</w:t>
      </w:r>
      <w:r w:rsidRPr="008422D6">
        <w:rPr>
          <w:rFonts w:ascii="Times New Roman" w:eastAsia="Times New Roman" w:hAnsi="Times New Roman" w:cs="Times New Roman"/>
          <w:noProof/>
          <w:color w:val="000000"/>
          <w:spacing w:val="-3"/>
          <w:sz w:val="24"/>
          <w:szCs w:val="24"/>
        </w:rPr>
        <w:t xml:space="preserve"> </w:t>
      </w:r>
      <w:r w:rsidRPr="008422D6">
        <w:rPr>
          <w:rFonts w:ascii="Times New Roman" w:eastAsia="Times New Roman" w:hAnsi="Times New Roman" w:cs="Times New Roman"/>
          <w:noProof/>
          <w:color w:val="000000"/>
          <w:spacing w:val="-1"/>
          <w:sz w:val="24"/>
          <w:szCs w:val="24"/>
        </w:rPr>
        <w:t>row</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3"/>
          <w:sz w:val="24"/>
          <w:szCs w:val="24"/>
        </w:rPr>
        <w:t>in</w:t>
      </w:r>
      <w:r w:rsidRPr="008422D6">
        <w:rPr>
          <w:rFonts w:ascii="Times New Roman" w:eastAsia="Times New Roman" w:hAnsi="Times New Roman" w:cs="Times New Roman"/>
          <w:noProof/>
          <w:color w:val="000000"/>
          <w:spacing w:val="-4"/>
          <w:sz w:val="24"/>
          <w:szCs w:val="24"/>
        </w:rPr>
        <w:t xml:space="preserve"> a </w:t>
      </w:r>
      <w:r w:rsidRPr="008422D6">
        <w:rPr>
          <w:rFonts w:ascii="Times New Roman" w:eastAsia="Times New Roman" w:hAnsi="Times New Roman" w:cs="Times New Roman"/>
          <w:noProof/>
          <w:color w:val="000000"/>
          <w:spacing w:val="-1"/>
          <w:sz w:val="24"/>
          <w:szCs w:val="24"/>
        </w:rPr>
        <w:t>table</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3"/>
          <w:sz w:val="24"/>
          <w:szCs w:val="24"/>
        </w:rPr>
        <w:t>is</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distinguishable</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from</w:t>
      </w:r>
      <w:r w:rsidRPr="008422D6">
        <w:rPr>
          <w:rFonts w:ascii="Times New Roman" w:eastAsia="Times New Roman" w:hAnsi="Times New Roman" w:cs="Times New Roman"/>
          <w:noProof/>
          <w:color w:val="000000"/>
          <w:spacing w:val="-3"/>
          <w:sz w:val="24"/>
          <w:szCs w:val="24"/>
        </w:rPr>
        <w:t xml:space="preserve"> </w:t>
      </w:r>
      <w:r w:rsidRPr="008422D6">
        <w:rPr>
          <w:rFonts w:ascii="Times New Roman" w:eastAsia="Times New Roman" w:hAnsi="Times New Roman" w:cs="Times New Roman"/>
          <w:noProof/>
          <w:color w:val="000000"/>
          <w:spacing w:val="-1"/>
          <w:sz w:val="24"/>
          <w:szCs w:val="24"/>
        </w:rPr>
        <w:t>others,</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2"/>
          <w:sz w:val="24"/>
          <w:szCs w:val="24"/>
        </w:rPr>
        <w:t>and</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2"/>
          <w:sz w:val="24"/>
          <w:szCs w:val="24"/>
        </w:rPr>
        <w:t>no</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2"/>
          <w:sz w:val="24"/>
          <w:szCs w:val="24"/>
        </w:rPr>
        <w:t>two</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rows</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2"/>
          <w:sz w:val="24"/>
          <w:szCs w:val="24"/>
        </w:rPr>
        <w:t xml:space="preserve">can </w:t>
      </w:r>
      <w:r w:rsidRPr="008422D6">
        <w:rPr>
          <w:rFonts w:ascii="Times New Roman" w:eastAsia="Times New Roman" w:hAnsi="Times New Roman" w:cs="Times New Roman"/>
          <w:noProof/>
          <w:color w:val="000000"/>
          <w:spacing w:val="1"/>
          <w:sz w:val="24"/>
          <w:szCs w:val="24"/>
        </w:rPr>
        <w:t>have</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1"/>
          <w:sz w:val="24"/>
          <w:szCs w:val="24"/>
        </w:rPr>
        <w:t>the</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2"/>
          <w:sz w:val="24"/>
          <w:szCs w:val="24"/>
        </w:rPr>
        <w:t>same</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1"/>
          <w:sz w:val="24"/>
          <w:szCs w:val="24"/>
        </w:rPr>
        <w:t>primary</w:t>
      </w:r>
      <w:r w:rsidRPr="008422D6">
        <w:rPr>
          <w:rFonts w:ascii="Times New Roman" w:eastAsia="Times New Roman" w:hAnsi="Times New Roman" w:cs="Times New Roman"/>
          <w:noProof/>
          <w:color w:val="000000"/>
          <w:spacing w:val="3"/>
          <w:sz w:val="24"/>
          <w:szCs w:val="24"/>
        </w:rPr>
        <w:t xml:space="preserve"> </w:t>
      </w:r>
      <w:r w:rsidRPr="008422D6">
        <w:rPr>
          <w:rFonts w:ascii="Times New Roman" w:eastAsia="Times New Roman" w:hAnsi="Times New Roman" w:cs="Times New Roman"/>
          <w:noProof/>
          <w:color w:val="000000"/>
          <w:spacing w:val="1"/>
          <w:sz w:val="24"/>
          <w:szCs w:val="24"/>
        </w:rPr>
        <w:t>key</w:t>
      </w:r>
      <w:r w:rsidRPr="008422D6">
        <w:rPr>
          <w:rFonts w:ascii="Times New Roman" w:eastAsia="Times New Roman" w:hAnsi="Times New Roman" w:cs="Times New Roman"/>
          <w:noProof/>
          <w:color w:val="000000"/>
          <w:spacing w:val="3"/>
          <w:sz w:val="24"/>
          <w:szCs w:val="24"/>
        </w:rPr>
        <w:t xml:space="preserve"> </w:t>
      </w:r>
      <w:r w:rsidRPr="008422D6">
        <w:rPr>
          <w:rFonts w:ascii="Times New Roman" w:eastAsia="Times New Roman" w:hAnsi="Times New Roman" w:cs="Times New Roman"/>
          <w:noProof/>
          <w:color w:val="000000"/>
          <w:spacing w:val="1"/>
          <w:sz w:val="24"/>
          <w:szCs w:val="24"/>
        </w:rPr>
        <w:t>value.</w:t>
      </w:r>
    </w:p>
    <w:p w:rsidR="00330EB3" w:rsidRPr="008422D6" w:rsidRDefault="00330EB3" w:rsidP="00DE6008">
      <w:pPr>
        <w:pStyle w:val="ListParagraph"/>
        <w:numPr>
          <w:ilvl w:val="0"/>
          <w:numId w:val="48"/>
        </w:numPr>
        <w:spacing w:before="157" w:line="480" w:lineRule="auto"/>
        <w:ind w:right="601"/>
        <w:jc w:val="both"/>
        <w:rPr>
          <w:rFonts w:ascii="Times New Roman" w:eastAsia="Times New Roman" w:hAnsi="Times New Roman" w:cs="Times New Roman"/>
          <w:noProof/>
          <w:color w:val="000000"/>
          <w:spacing w:val="-4"/>
          <w:sz w:val="24"/>
          <w:szCs w:val="24"/>
        </w:rPr>
      </w:pPr>
      <w:r w:rsidRPr="008422D6">
        <w:rPr>
          <w:rFonts w:ascii="Times New Roman" w:eastAsia="Times New Roman" w:hAnsi="Times New Roman" w:cs="Times New Roman"/>
          <w:b/>
          <w:bCs/>
          <w:noProof/>
          <w:color w:val="000000"/>
          <w:spacing w:val="-2"/>
          <w:sz w:val="24"/>
          <w:szCs w:val="24"/>
        </w:rPr>
        <w:lastRenderedPageBreak/>
        <w:t>Foreign</w:t>
      </w:r>
      <w:r w:rsidRPr="008422D6">
        <w:rPr>
          <w:rFonts w:ascii="Times New Roman" w:eastAsia="Times New Roman" w:hAnsi="Times New Roman" w:cs="Times New Roman"/>
          <w:b/>
          <w:bCs/>
          <w:noProof/>
          <w:color w:val="000000"/>
          <w:spacing w:val="4"/>
          <w:sz w:val="24"/>
          <w:szCs w:val="24"/>
        </w:rPr>
        <w:t xml:space="preserve"> </w:t>
      </w:r>
      <w:r w:rsidRPr="008422D6">
        <w:rPr>
          <w:rFonts w:ascii="Times New Roman" w:eastAsia="Times New Roman" w:hAnsi="Times New Roman" w:cs="Times New Roman"/>
          <w:b/>
          <w:bCs/>
          <w:noProof/>
          <w:color w:val="000000"/>
          <w:sz w:val="24"/>
          <w:szCs w:val="24"/>
        </w:rPr>
        <w:t>Key:</w:t>
      </w:r>
      <w:r w:rsidRPr="008422D6">
        <w:rPr>
          <w:rFonts w:ascii="Times New Roman" w:eastAsia="Times New Roman" w:hAnsi="Times New Roman" w:cs="Times New Roman"/>
          <w:b/>
          <w:bCs/>
          <w:noProof/>
          <w:color w:val="000000"/>
          <w:spacing w:val="-4"/>
          <w:sz w:val="24"/>
          <w:szCs w:val="24"/>
        </w:rPr>
        <w:t xml:space="preserve"> </w:t>
      </w:r>
      <w:r w:rsidRPr="008422D6">
        <w:rPr>
          <w:rFonts w:ascii="Times New Roman" w:eastAsia="Times New Roman" w:hAnsi="Times New Roman" w:cs="Times New Roman"/>
          <w:noProof/>
          <w:color w:val="000000"/>
          <w:spacing w:val="-4"/>
          <w:sz w:val="24"/>
          <w:szCs w:val="24"/>
        </w:rPr>
        <w:t xml:space="preserve">A </w:t>
      </w:r>
      <w:r w:rsidRPr="008422D6">
        <w:rPr>
          <w:rFonts w:ascii="Times New Roman" w:eastAsia="Times New Roman" w:hAnsi="Times New Roman" w:cs="Times New Roman"/>
          <w:noProof/>
          <w:color w:val="000000"/>
          <w:spacing w:val="-1"/>
          <w:sz w:val="24"/>
          <w:szCs w:val="24"/>
        </w:rPr>
        <w:t>foreign</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key is</w:t>
      </w:r>
      <w:r w:rsidRPr="008422D6">
        <w:rPr>
          <w:rFonts w:ascii="Times New Roman" w:eastAsia="Times New Roman" w:hAnsi="Times New Roman" w:cs="Times New Roman"/>
          <w:noProof/>
          <w:color w:val="000000"/>
          <w:spacing w:val="3"/>
          <w:sz w:val="24"/>
          <w:szCs w:val="24"/>
        </w:rPr>
        <w:t xml:space="preserve"> </w:t>
      </w:r>
      <w:r w:rsidRPr="008422D6">
        <w:rPr>
          <w:rFonts w:ascii="Times New Roman" w:eastAsia="Times New Roman" w:hAnsi="Times New Roman" w:cs="Times New Roman"/>
          <w:noProof/>
          <w:color w:val="000000"/>
          <w:sz w:val="24"/>
          <w:szCs w:val="24"/>
        </w:rPr>
        <w:t>used</w:t>
      </w:r>
      <w:r w:rsidRPr="008422D6">
        <w:rPr>
          <w:rFonts w:ascii="Times New Roman" w:eastAsia="Times New Roman" w:hAnsi="Times New Roman" w:cs="Times New Roman"/>
          <w:noProof/>
          <w:color w:val="000000"/>
          <w:spacing w:val="3"/>
          <w:sz w:val="24"/>
          <w:szCs w:val="24"/>
        </w:rPr>
        <w:t xml:space="preserve"> </w:t>
      </w:r>
      <w:r w:rsidRPr="008422D6">
        <w:rPr>
          <w:rFonts w:ascii="Times New Roman" w:eastAsia="Times New Roman" w:hAnsi="Times New Roman" w:cs="Times New Roman"/>
          <w:noProof/>
          <w:color w:val="000000"/>
          <w:spacing w:val="2"/>
          <w:sz w:val="24"/>
          <w:szCs w:val="24"/>
        </w:rPr>
        <w:t>to</w:t>
      </w:r>
      <w:r w:rsidRPr="008422D6">
        <w:rPr>
          <w:rFonts w:ascii="Times New Roman" w:eastAsia="Times New Roman" w:hAnsi="Times New Roman" w:cs="Times New Roman"/>
          <w:noProof/>
          <w:color w:val="000000"/>
          <w:spacing w:val="3"/>
          <w:sz w:val="24"/>
          <w:szCs w:val="24"/>
        </w:rPr>
        <w:t xml:space="preserve"> </w:t>
      </w:r>
      <w:r w:rsidRPr="008422D6">
        <w:rPr>
          <w:rFonts w:ascii="Times New Roman" w:eastAsia="Times New Roman" w:hAnsi="Times New Roman" w:cs="Times New Roman"/>
          <w:noProof/>
          <w:color w:val="000000"/>
          <w:sz w:val="24"/>
          <w:szCs w:val="24"/>
        </w:rPr>
        <w:t>create</w:t>
      </w:r>
      <w:r w:rsidRPr="008422D6">
        <w:rPr>
          <w:rFonts w:ascii="Times New Roman" w:eastAsia="Times New Roman" w:hAnsi="Times New Roman" w:cs="Times New Roman"/>
          <w:noProof/>
          <w:color w:val="000000"/>
          <w:spacing w:val="2"/>
          <w:sz w:val="24"/>
          <w:szCs w:val="24"/>
        </w:rPr>
        <w:t xml:space="preserve"> a </w:t>
      </w:r>
      <w:r w:rsidRPr="008422D6">
        <w:rPr>
          <w:rFonts w:ascii="Times New Roman" w:eastAsia="Times New Roman" w:hAnsi="Times New Roman" w:cs="Times New Roman"/>
          <w:noProof/>
          <w:color w:val="000000"/>
          <w:sz w:val="24"/>
          <w:szCs w:val="24"/>
        </w:rPr>
        <w:t>relationship</w:t>
      </w:r>
      <w:r w:rsidRPr="008422D6">
        <w:rPr>
          <w:rFonts w:ascii="Times New Roman" w:eastAsia="Times New Roman" w:hAnsi="Times New Roman" w:cs="Times New Roman"/>
          <w:noProof/>
          <w:color w:val="000000"/>
          <w:spacing w:val="3"/>
          <w:sz w:val="24"/>
          <w:szCs w:val="24"/>
        </w:rPr>
        <w:t xml:space="preserve"> </w:t>
      </w:r>
      <w:r w:rsidRPr="008422D6">
        <w:rPr>
          <w:rFonts w:ascii="Times New Roman" w:eastAsia="Times New Roman" w:hAnsi="Times New Roman" w:cs="Times New Roman"/>
          <w:noProof/>
          <w:color w:val="000000"/>
          <w:spacing w:val="-1"/>
          <w:sz w:val="24"/>
          <w:szCs w:val="24"/>
        </w:rPr>
        <w:t>between</w:t>
      </w:r>
      <w:r w:rsidRPr="008422D6">
        <w:rPr>
          <w:rFonts w:ascii="Times New Roman" w:eastAsia="Times New Roman" w:hAnsi="Times New Roman" w:cs="Times New Roman"/>
          <w:noProof/>
          <w:color w:val="000000"/>
          <w:spacing w:val="2"/>
          <w:sz w:val="24"/>
          <w:szCs w:val="24"/>
        </w:rPr>
        <w:t xml:space="preserve"> two </w:t>
      </w:r>
      <w:r w:rsidRPr="008422D6">
        <w:rPr>
          <w:rFonts w:ascii="Times New Roman" w:eastAsia="Times New Roman" w:hAnsi="Times New Roman" w:cs="Times New Roman"/>
          <w:noProof/>
          <w:color w:val="000000"/>
          <w:sz w:val="24"/>
          <w:szCs w:val="24"/>
        </w:rPr>
        <w:t>tables.</w:t>
      </w:r>
      <w:r w:rsidRPr="008422D6">
        <w:rPr>
          <w:rFonts w:ascii="Times New Roman" w:eastAsia="Times New Roman" w:hAnsi="Times New Roman" w:cs="Times New Roman"/>
          <w:noProof/>
          <w:color w:val="000000"/>
          <w:spacing w:val="3"/>
          <w:sz w:val="24"/>
          <w:szCs w:val="24"/>
        </w:rPr>
        <w:t xml:space="preserve"> </w:t>
      </w:r>
      <w:r w:rsidRPr="008422D6">
        <w:rPr>
          <w:rFonts w:ascii="Times New Roman" w:eastAsia="Times New Roman" w:hAnsi="Times New Roman" w:cs="Times New Roman"/>
          <w:noProof/>
          <w:color w:val="000000"/>
          <w:spacing w:val="-1"/>
          <w:sz w:val="24"/>
          <w:szCs w:val="24"/>
        </w:rPr>
        <w:t>It refers</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3"/>
          <w:sz w:val="24"/>
          <w:szCs w:val="24"/>
        </w:rPr>
        <w:t>to</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2"/>
          <w:sz w:val="24"/>
          <w:szCs w:val="24"/>
        </w:rPr>
        <w:t>the</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primary</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pacing w:val="-2"/>
          <w:sz w:val="24"/>
          <w:szCs w:val="24"/>
        </w:rPr>
        <w:t>key</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2"/>
          <w:sz w:val="24"/>
          <w:szCs w:val="24"/>
        </w:rPr>
        <w:t>of</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another</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2"/>
          <w:sz w:val="24"/>
          <w:szCs w:val="24"/>
        </w:rPr>
        <w:t>table,</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ensuring</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referential</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integrity</w:t>
      </w:r>
      <w:r w:rsidRPr="008422D6">
        <w:rPr>
          <w:rFonts w:ascii="Times New Roman" w:eastAsia="Times New Roman" w:hAnsi="Times New Roman" w:cs="Times New Roman"/>
          <w:noProof/>
          <w:color w:val="000000"/>
          <w:spacing w:val="-6"/>
          <w:sz w:val="24"/>
          <w:szCs w:val="24"/>
        </w:rPr>
        <w:t xml:space="preserve"> </w:t>
      </w:r>
      <w:r w:rsidRPr="008422D6">
        <w:rPr>
          <w:rFonts w:ascii="Times New Roman" w:eastAsia="Times New Roman" w:hAnsi="Times New Roman" w:cs="Times New Roman"/>
          <w:noProof/>
          <w:color w:val="000000"/>
          <w:spacing w:val="-2"/>
          <w:sz w:val="24"/>
          <w:szCs w:val="24"/>
        </w:rPr>
        <w:t>between</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2"/>
          <w:sz w:val="24"/>
          <w:szCs w:val="24"/>
        </w:rPr>
        <w:t xml:space="preserve">the </w:t>
      </w:r>
      <w:r w:rsidRPr="008422D6">
        <w:rPr>
          <w:rFonts w:ascii="Times New Roman" w:eastAsia="Times New Roman" w:hAnsi="Times New Roman" w:cs="Times New Roman"/>
          <w:noProof/>
          <w:color w:val="000000"/>
          <w:spacing w:val="4"/>
          <w:sz w:val="24"/>
          <w:szCs w:val="24"/>
        </w:rPr>
        <w:t>two</w:t>
      </w:r>
      <w:r w:rsidRPr="008422D6">
        <w:rPr>
          <w:rFonts w:ascii="Times New Roman" w:eastAsia="Times New Roman" w:hAnsi="Times New Roman" w:cs="Times New Roman"/>
          <w:noProof/>
          <w:color w:val="000000"/>
          <w:spacing w:val="12"/>
          <w:sz w:val="24"/>
          <w:szCs w:val="24"/>
        </w:rPr>
        <w:t xml:space="preserve"> </w:t>
      </w:r>
      <w:r w:rsidRPr="008422D6">
        <w:rPr>
          <w:rFonts w:ascii="Times New Roman" w:eastAsia="Times New Roman" w:hAnsi="Times New Roman" w:cs="Times New Roman"/>
          <w:noProof/>
          <w:color w:val="000000"/>
          <w:spacing w:val="1"/>
          <w:sz w:val="24"/>
          <w:szCs w:val="24"/>
        </w:rPr>
        <w:t>tables.</w:t>
      </w:r>
    </w:p>
    <w:p w:rsidR="00330EB3" w:rsidRPr="008422D6" w:rsidRDefault="00330EB3" w:rsidP="00DE6008">
      <w:pPr>
        <w:pStyle w:val="ListParagraph"/>
        <w:numPr>
          <w:ilvl w:val="0"/>
          <w:numId w:val="48"/>
        </w:numPr>
        <w:tabs>
          <w:tab w:val="left" w:pos="2160"/>
        </w:tabs>
        <w:spacing w:before="334" w:line="480" w:lineRule="auto"/>
        <w:jc w:val="both"/>
        <w:rPr>
          <w:rFonts w:ascii="Times New Roman" w:eastAsia="Times New Roman" w:hAnsi="Times New Roman" w:cs="Times New Roman"/>
          <w:noProof/>
          <w:color w:val="000000"/>
          <w:spacing w:val="-1"/>
          <w:sz w:val="24"/>
          <w:szCs w:val="24"/>
        </w:rPr>
      </w:pPr>
      <w:r w:rsidRPr="008422D6">
        <w:rPr>
          <w:rFonts w:ascii="Times New Roman" w:eastAsia="Times New Roman" w:hAnsi="Times New Roman" w:cs="Times New Roman"/>
          <w:b/>
          <w:bCs/>
          <w:noProof/>
          <w:color w:val="000000"/>
          <w:sz w:val="24"/>
          <w:szCs w:val="24"/>
        </w:rPr>
        <w:t>Compound</w:t>
      </w:r>
      <w:r w:rsidRPr="008422D6">
        <w:rPr>
          <w:rFonts w:ascii="Times New Roman" w:eastAsia="Times New Roman" w:hAnsi="Times New Roman" w:cs="Times New Roman"/>
          <w:b/>
          <w:bCs/>
          <w:noProof/>
          <w:color w:val="000000"/>
          <w:spacing w:val="-9"/>
          <w:sz w:val="24"/>
          <w:szCs w:val="24"/>
        </w:rPr>
        <w:t xml:space="preserve"> </w:t>
      </w:r>
      <w:r w:rsidRPr="008422D6">
        <w:rPr>
          <w:rFonts w:ascii="Times New Roman" w:eastAsia="Times New Roman" w:hAnsi="Times New Roman" w:cs="Times New Roman"/>
          <w:b/>
          <w:bCs/>
          <w:noProof/>
          <w:color w:val="000000"/>
          <w:spacing w:val="-2"/>
          <w:sz w:val="24"/>
          <w:szCs w:val="24"/>
        </w:rPr>
        <w:t>Key</w:t>
      </w:r>
      <w:r w:rsidRPr="008422D6">
        <w:rPr>
          <w:rFonts w:ascii="Times New Roman" w:eastAsia="Times New Roman" w:hAnsi="Times New Roman" w:cs="Times New Roman"/>
          <w:b/>
          <w:bCs/>
          <w:noProof/>
          <w:color w:val="000000"/>
          <w:spacing w:val="-8"/>
          <w:sz w:val="24"/>
          <w:szCs w:val="24"/>
        </w:rPr>
        <w:t xml:space="preserve"> </w:t>
      </w:r>
      <w:r w:rsidRPr="008422D6">
        <w:rPr>
          <w:rFonts w:ascii="Times New Roman" w:eastAsia="Times New Roman" w:hAnsi="Times New Roman" w:cs="Times New Roman"/>
          <w:b/>
          <w:bCs/>
          <w:noProof/>
          <w:color w:val="000000"/>
          <w:sz w:val="24"/>
          <w:szCs w:val="24"/>
        </w:rPr>
        <w:t>(Composite</w:t>
      </w:r>
      <w:r w:rsidRPr="008422D6">
        <w:rPr>
          <w:rFonts w:ascii="Times New Roman" w:eastAsia="Times New Roman" w:hAnsi="Times New Roman" w:cs="Times New Roman"/>
          <w:b/>
          <w:bCs/>
          <w:noProof/>
          <w:color w:val="000000"/>
          <w:spacing w:val="-11"/>
          <w:sz w:val="24"/>
          <w:szCs w:val="24"/>
        </w:rPr>
        <w:t xml:space="preserve"> </w:t>
      </w:r>
      <w:r w:rsidRPr="008422D6">
        <w:rPr>
          <w:rFonts w:ascii="Times New Roman" w:eastAsia="Times New Roman" w:hAnsi="Times New Roman" w:cs="Times New Roman"/>
          <w:b/>
          <w:bCs/>
          <w:noProof/>
          <w:color w:val="000000"/>
          <w:spacing w:val="-1"/>
          <w:sz w:val="24"/>
          <w:szCs w:val="24"/>
        </w:rPr>
        <w:t>Key):</w:t>
      </w:r>
      <w:r w:rsidRPr="008422D6">
        <w:rPr>
          <w:rFonts w:ascii="Times New Roman" w:eastAsia="Times New Roman" w:hAnsi="Times New Roman" w:cs="Times New Roman"/>
          <w:b/>
          <w:bCs/>
          <w:noProof/>
          <w:color w:val="000000"/>
          <w:spacing w:val="-18"/>
          <w:sz w:val="24"/>
          <w:szCs w:val="24"/>
        </w:rPr>
        <w:t xml:space="preserve"> </w:t>
      </w:r>
      <w:r w:rsidRPr="008422D6">
        <w:rPr>
          <w:rFonts w:ascii="Times New Roman" w:eastAsia="Times New Roman" w:hAnsi="Times New Roman" w:cs="Times New Roman"/>
          <w:noProof/>
          <w:color w:val="000000"/>
          <w:spacing w:val="-13"/>
          <w:sz w:val="24"/>
          <w:szCs w:val="24"/>
        </w:rPr>
        <w:t xml:space="preserve">A </w:t>
      </w:r>
      <w:r w:rsidRPr="008422D6">
        <w:rPr>
          <w:rFonts w:ascii="Times New Roman" w:eastAsia="Times New Roman" w:hAnsi="Times New Roman" w:cs="Times New Roman"/>
          <w:noProof/>
          <w:color w:val="000000"/>
          <w:sz w:val="24"/>
          <w:szCs w:val="24"/>
        </w:rPr>
        <w:t>compound</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pacing w:val="-1"/>
          <w:sz w:val="24"/>
          <w:szCs w:val="24"/>
        </w:rPr>
        <w:t>key</w:t>
      </w:r>
      <w:r w:rsidRPr="008422D6">
        <w:rPr>
          <w:rFonts w:ascii="Times New Roman" w:eastAsia="Times New Roman" w:hAnsi="Times New Roman" w:cs="Times New Roman"/>
          <w:noProof/>
          <w:color w:val="000000"/>
          <w:spacing w:val="-15"/>
          <w:sz w:val="24"/>
          <w:szCs w:val="24"/>
        </w:rPr>
        <w:t xml:space="preserve"> </w:t>
      </w:r>
      <w:r w:rsidRPr="008422D6">
        <w:rPr>
          <w:rFonts w:ascii="Times New Roman" w:eastAsia="Times New Roman" w:hAnsi="Times New Roman" w:cs="Times New Roman"/>
          <w:noProof/>
          <w:color w:val="000000"/>
          <w:sz w:val="24"/>
          <w:szCs w:val="24"/>
        </w:rPr>
        <w:t>is</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pacing w:val="-6"/>
          <w:sz w:val="24"/>
          <w:szCs w:val="24"/>
        </w:rPr>
        <w:t xml:space="preserve">a </w:t>
      </w:r>
      <w:r w:rsidRPr="008422D6">
        <w:rPr>
          <w:rFonts w:ascii="Times New Roman" w:eastAsia="Times New Roman" w:hAnsi="Times New Roman" w:cs="Times New Roman"/>
          <w:noProof/>
          <w:color w:val="000000"/>
          <w:spacing w:val="1"/>
          <w:sz w:val="24"/>
          <w:szCs w:val="24"/>
        </w:rPr>
        <w:t>primary</w:t>
      </w:r>
      <w:r w:rsidRPr="008422D6">
        <w:rPr>
          <w:rFonts w:ascii="Times New Roman" w:eastAsia="Times New Roman" w:hAnsi="Times New Roman" w:cs="Times New Roman"/>
          <w:noProof/>
          <w:color w:val="000000"/>
          <w:spacing w:val="-15"/>
          <w:sz w:val="24"/>
          <w:szCs w:val="24"/>
        </w:rPr>
        <w:t xml:space="preserve"> </w:t>
      </w:r>
      <w:r w:rsidRPr="008422D6">
        <w:rPr>
          <w:rFonts w:ascii="Times New Roman" w:eastAsia="Times New Roman" w:hAnsi="Times New Roman" w:cs="Times New Roman"/>
          <w:noProof/>
          <w:color w:val="000000"/>
          <w:sz w:val="24"/>
          <w:szCs w:val="24"/>
        </w:rPr>
        <w:t>key</w:t>
      </w:r>
      <w:r w:rsidRPr="008422D6">
        <w:rPr>
          <w:rFonts w:ascii="Times New Roman" w:eastAsia="Times New Roman" w:hAnsi="Times New Roman" w:cs="Times New Roman"/>
          <w:noProof/>
          <w:color w:val="000000"/>
          <w:spacing w:val="-13"/>
          <w:sz w:val="24"/>
          <w:szCs w:val="24"/>
        </w:rPr>
        <w:t xml:space="preserve"> </w:t>
      </w:r>
      <w:r w:rsidRPr="008422D6">
        <w:rPr>
          <w:rFonts w:ascii="Times New Roman" w:eastAsia="Times New Roman" w:hAnsi="Times New Roman" w:cs="Times New Roman"/>
          <w:noProof/>
          <w:color w:val="000000"/>
          <w:spacing w:val="-1"/>
          <w:sz w:val="24"/>
          <w:szCs w:val="24"/>
        </w:rPr>
        <w:t>that</w:t>
      </w:r>
      <w:r w:rsidRPr="008422D6">
        <w:rPr>
          <w:rFonts w:ascii="Times New Roman" w:eastAsia="Times New Roman" w:hAnsi="Times New Roman" w:cs="Times New Roman"/>
          <w:noProof/>
          <w:color w:val="000000"/>
          <w:spacing w:val="-8"/>
          <w:sz w:val="24"/>
          <w:szCs w:val="24"/>
        </w:rPr>
        <w:t xml:space="preserve"> </w:t>
      </w:r>
      <w:r w:rsidRPr="008422D6">
        <w:rPr>
          <w:rFonts w:ascii="Times New Roman" w:eastAsia="Times New Roman" w:hAnsi="Times New Roman" w:cs="Times New Roman"/>
          <w:noProof/>
          <w:color w:val="000000"/>
          <w:spacing w:val="-1"/>
          <w:sz w:val="24"/>
          <w:szCs w:val="24"/>
        </w:rPr>
        <w:t>consists</w:t>
      </w:r>
    </w:p>
    <w:p w:rsidR="00330EB3" w:rsidRPr="00E61ACB" w:rsidRDefault="00330EB3" w:rsidP="00DE6008">
      <w:pPr>
        <w:spacing w:line="480" w:lineRule="auto"/>
        <w:ind w:left="720" w:right="601"/>
        <w:jc w:val="both"/>
        <w:rPr>
          <w:rFonts w:ascii="Times New Roman" w:eastAsia="Times New Roman" w:hAnsi="Times New Roman" w:cs="Times New Roman"/>
          <w:noProof/>
          <w:color w:val="000000"/>
          <w:spacing w:val="-1"/>
          <w:sz w:val="24"/>
          <w:szCs w:val="24"/>
        </w:rPr>
      </w:pPr>
      <w:r w:rsidRPr="00E61ACB">
        <w:rPr>
          <w:rFonts w:ascii="Times New Roman" w:eastAsia="Times New Roman" w:hAnsi="Times New Roman" w:cs="Times New Roman"/>
          <w:noProof/>
          <w:color w:val="000000"/>
          <w:sz w:val="24"/>
          <w:szCs w:val="24"/>
        </w:rPr>
        <w:t>of</w:t>
      </w:r>
      <w:r w:rsidRPr="00E61ACB">
        <w:rPr>
          <w:rFonts w:ascii="Times New Roman" w:eastAsia="Times New Roman" w:hAnsi="Times New Roman" w:cs="Times New Roman"/>
          <w:noProof/>
          <w:color w:val="000000"/>
          <w:spacing w:val="40"/>
          <w:sz w:val="24"/>
          <w:szCs w:val="24"/>
        </w:rPr>
        <w:t xml:space="preserve"> </w:t>
      </w:r>
      <w:r w:rsidRPr="00E61ACB">
        <w:rPr>
          <w:rFonts w:ascii="Times New Roman" w:eastAsia="Times New Roman" w:hAnsi="Times New Roman" w:cs="Times New Roman"/>
          <w:noProof/>
          <w:color w:val="000000"/>
          <w:sz w:val="24"/>
          <w:szCs w:val="24"/>
        </w:rPr>
        <w:t>two</w:t>
      </w:r>
      <w:r w:rsidRPr="00E61ACB">
        <w:rPr>
          <w:rFonts w:ascii="Times New Roman" w:eastAsia="Times New Roman" w:hAnsi="Times New Roman" w:cs="Times New Roman"/>
          <w:noProof/>
          <w:color w:val="000000"/>
          <w:spacing w:val="41"/>
          <w:sz w:val="24"/>
          <w:szCs w:val="24"/>
        </w:rPr>
        <w:t xml:space="preserve"> </w:t>
      </w:r>
      <w:r w:rsidRPr="00E61ACB">
        <w:rPr>
          <w:rFonts w:ascii="Times New Roman" w:eastAsia="Times New Roman" w:hAnsi="Times New Roman" w:cs="Times New Roman"/>
          <w:noProof/>
          <w:color w:val="000000"/>
          <w:spacing w:val="-1"/>
          <w:sz w:val="24"/>
          <w:szCs w:val="24"/>
        </w:rPr>
        <w:t>or</w:t>
      </w:r>
      <w:r w:rsidRPr="00E61ACB">
        <w:rPr>
          <w:rFonts w:ascii="Times New Roman" w:eastAsia="Times New Roman" w:hAnsi="Times New Roman" w:cs="Times New Roman"/>
          <w:noProof/>
          <w:color w:val="000000"/>
          <w:spacing w:val="40"/>
          <w:sz w:val="24"/>
          <w:szCs w:val="24"/>
        </w:rPr>
        <w:t xml:space="preserve"> </w:t>
      </w:r>
      <w:r w:rsidRPr="00E61ACB">
        <w:rPr>
          <w:rFonts w:ascii="Times New Roman" w:eastAsia="Times New Roman" w:hAnsi="Times New Roman" w:cs="Times New Roman"/>
          <w:noProof/>
          <w:color w:val="000000"/>
          <w:spacing w:val="1"/>
          <w:sz w:val="24"/>
          <w:szCs w:val="24"/>
        </w:rPr>
        <w:t>more</w:t>
      </w:r>
      <w:r w:rsidRPr="00E61ACB">
        <w:rPr>
          <w:rFonts w:ascii="Times New Roman" w:eastAsia="Times New Roman" w:hAnsi="Times New Roman" w:cs="Times New Roman"/>
          <w:noProof/>
          <w:color w:val="000000"/>
          <w:spacing w:val="39"/>
          <w:sz w:val="24"/>
          <w:szCs w:val="24"/>
        </w:rPr>
        <w:t xml:space="preserve"> </w:t>
      </w:r>
      <w:r w:rsidRPr="00E61ACB">
        <w:rPr>
          <w:rFonts w:ascii="Times New Roman" w:eastAsia="Times New Roman" w:hAnsi="Times New Roman" w:cs="Times New Roman"/>
          <w:noProof/>
          <w:color w:val="000000"/>
          <w:spacing w:val="1"/>
          <w:sz w:val="24"/>
          <w:szCs w:val="24"/>
        </w:rPr>
        <w:t>columns,</w:t>
      </w:r>
      <w:r w:rsidRPr="00E61ACB">
        <w:rPr>
          <w:rFonts w:ascii="Times New Roman" w:eastAsia="Times New Roman" w:hAnsi="Times New Roman" w:cs="Times New Roman"/>
          <w:noProof/>
          <w:color w:val="000000"/>
          <w:spacing w:val="41"/>
          <w:sz w:val="24"/>
          <w:szCs w:val="24"/>
        </w:rPr>
        <w:t xml:space="preserve"> </w:t>
      </w:r>
      <w:r w:rsidRPr="00E61ACB">
        <w:rPr>
          <w:rFonts w:ascii="Times New Roman" w:eastAsia="Times New Roman" w:hAnsi="Times New Roman" w:cs="Times New Roman"/>
          <w:noProof/>
          <w:color w:val="000000"/>
          <w:spacing w:val="-1"/>
          <w:sz w:val="24"/>
          <w:szCs w:val="24"/>
        </w:rPr>
        <w:t>used</w:t>
      </w:r>
      <w:r w:rsidRPr="00E61ACB">
        <w:rPr>
          <w:rFonts w:ascii="Times New Roman" w:eastAsia="Times New Roman" w:hAnsi="Times New Roman" w:cs="Times New Roman"/>
          <w:noProof/>
          <w:color w:val="000000"/>
          <w:spacing w:val="41"/>
          <w:sz w:val="24"/>
          <w:szCs w:val="24"/>
        </w:rPr>
        <w:t xml:space="preserve"> </w:t>
      </w:r>
      <w:r w:rsidRPr="00E61ACB">
        <w:rPr>
          <w:rFonts w:ascii="Times New Roman" w:eastAsia="Times New Roman" w:hAnsi="Times New Roman" w:cs="Times New Roman"/>
          <w:noProof/>
          <w:color w:val="000000"/>
          <w:spacing w:val="-1"/>
          <w:sz w:val="24"/>
          <w:szCs w:val="24"/>
        </w:rPr>
        <w:t>when</w:t>
      </w:r>
      <w:r w:rsidRPr="00E61ACB">
        <w:rPr>
          <w:rFonts w:ascii="Times New Roman" w:eastAsia="Times New Roman" w:hAnsi="Times New Roman" w:cs="Times New Roman"/>
          <w:noProof/>
          <w:color w:val="000000"/>
          <w:spacing w:val="41"/>
          <w:sz w:val="24"/>
          <w:szCs w:val="24"/>
        </w:rPr>
        <w:t xml:space="preserve"> </w:t>
      </w:r>
      <w:r w:rsidRPr="00E61ACB">
        <w:rPr>
          <w:rFonts w:ascii="Times New Roman" w:eastAsia="Times New Roman" w:hAnsi="Times New Roman" w:cs="Times New Roman"/>
          <w:noProof/>
          <w:color w:val="000000"/>
          <w:spacing w:val="20"/>
          <w:sz w:val="24"/>
          <w:szCs w:val="24"/>
        </w:rPr>
        <w:t xml:space="preserve">a </w:t>
      </w:r>
      <w:r w:rsidRPr="00E61ACB">
        <w:rPr>
          <w:rFonts w:ascii="Times New Roman" w:eastAsia="Times New Roman" w:hAnsi="Times New Roman" w:cs="Times New Roman"/>
          <w:noProof/>
          <w:color w:val="000000"/>
          <w:spacing w:val="-1"/>
          <w:sz w:val="24"/>
          <w:szCs w:val="24"/>
        </w:rPr>
        <w:t>single</w:t>
      </w:r>
      <w:r w:rsidRPr="00E61ACB">
        <w:rPr>
          <w:rFonts w:ascii="Times New Roman" w:eastAsia="Times New Roman" w:hAnsi="Times New Roman" w:cs="Times New Roman"/>
          <w:noProof/>
          <w:color w:val="000000"/>
          <w:spacing w:val="40"/>
          <w:sz w:val="24"/>
          <w:szCs w:val="24"/>
        </w:rPr>
        <w:t xml:space="preserve"> </w:t>
      </w:r>
      <w:r w:rsidRPr="00E61ACB">
        <w:rPr>
          <w:rFonts w:ascii="Times New Roman" w:eastAsia="Times New Roman" w:hAnsi="Times New Roman" w:cs="Times New Roman"/>
          <w:noProof/>
          <w:color w:val="000000"/>
          <w:spacing w:val="1"/>
          <w:sz w:val="24"/>
          <w:szCs w:val="24"/>
        </w:rPr>
        <w:t>column</w:t>
      </w:r>
      <w:r w:rsidRPr="00E61ACB">
        <w:rPr>
          <w:rFonts w:ascii="Times New Roman" w:eastAsia="Times New Roman" w:hAnsi="Times New Roman" w:cs="Times New Roman"/>
          <w:noProof/>
          <w:color w:val="000000"/>
          <w:spacing w:val="41"/>
          <w:sz w:val="24"/>
          <w:szCs w:val="24"/>
        </w:rPr>
        <w:t xml:space="preserve"> </w:t>
      </w:r>
      <w:r w:rsidRPr="00E61ACB">
        <w:rPr>
          <w:rFonts w:ascii="Times New Roman" w:eastAsia="Times New Roman" w:hAnsi="Times New Roman" w:cs="Times New Roman"/>
          <w:noProof/>
          <w:color w:val="000000"/>
          <w:spacing w:val="-1"/>
          <w:sz w:val="24"/>
          <w:szCs w:val="24"/>
        </w:rPr>
        <w:t>cannot</w:t>
      </w:r>
      <w:r w:rsidRPr="00E61ACB">
        <w:rPr>
          <w:rFonts w:ascii="Times New Roman" w:eastAsia="Times New Roman" w:hAnsi="Times New Roman" w:cs="Times New Roman"/>
          <w:noProof/>
          <w:color w:val="000000"/>
          <w:spacing w:val="41"/>
          <w:sz w:val="24"/>
          <w:szCs w:val="24"/>
        </w:rPr>
        <w:t xml:space="preserve"> </w:t>
      </w:r>
      <w:r w:rsidRPr="00E61ACB">
        <w:rPr>
          <w:rFonts w:ascii="Times New Roman" w:eastAsia="Times New Roman" w:hAnsi="Times New Roman" w:cs="Times New Roman"/>
          <w:noProof/>
          <w:color w:val="000000"/>
          <w:spacing w:val="-1"/>
          <w:sz w:val="24"/>
          <w:szCs w:val="24"/>
        </w:rPr>
        <w:t>uniquely</w:t>
      </w:r>
      <w:r w:rsidRPr="00E61ACB">
        <w:rPr>
          <w:rFonts w:ascii="Times New Roman" w:eastAsia="Times New Roman" w:hAnsi="Times New Roman" w:cs="Times New Roman"/>
          <w:noProof/>
          <w:color w:val="000000"/>
          <w:spacing w:val="38"/>
          <w:sz w:val="24"/>
          <w:szCs w:val="24"/>
        </w:rPr>
        <w:t xml:space="preserve"> </w:t>
      </w:r>
      <w:r w:rsidRPr="00E61ACB">
        <w:rPr>
          <w:rFonts w:ascii="Times New Roman" w:eastAsia="Times New Roman" w:hAnsi="Times New Roman" w:cs="Times New Roman"/>
          <w:noProof/>
          <w:color w:val="000000"/>
          <w:spacing w:val="-1"/>
          <w:sz w:val="24"/>
          <w:szCs w:val="24"/>
        </w:rPr>
        <w:t xml:space="preserve">identify </w:t>
      </w:r>
      <w:r w:rsidRPr="00E61ACB">
        <w:rPr>
          <w:rFonts w:ascii="Times New Roman" w:eastAsia="Times New Roman" w:hAnsi="Times New Roman" w:cs="Times New Roman"/>
          <w:noProof/>
          <w:color w:val="000000"/>
          <w:spacing w:val="1"/>
          <w:sz w:val="24"/>
          <w:szCs w:val="24"/>
        </w:rPr>
        <w:t>records</w:t>
      </w:r>
      <w:r w:rsidRPr="00E61ACB">
        <w:rPr>
          <w:rFonts w:ascii="Times New Roman" w:eastAsia="Times New Roman" w:hAnsi="Times New Roman" w:cs="Times New Roman"/>
          <w:noProof/>
          <w:color w:val="000000"/>
          <w:spacing w:val="10"/>
          <w:sz w:val="24"/>
          <w:szCs w:val="24"/>
        </w:rPr>
        <w:t xml:space="preserve"> </w:t>
      </w:r>
      <w:r w:rsidRPr="00E61ACB">
        <w:rPr>
          <w:rFonts w:ascii="Times New Roman" w:eastAsia="Times New Roman" w:hAnsi="Times New Roman" w:cs="Times New Roman"/>
          <w:noProof/>
          <w:color w:val="000000"/>
          <w:spacing w:val="5"/>
          <w:sz w:val="24"/>
          <w:szCs w:val="24"/>
        </w:rPr>
        <w:t>in</w:t>
      </w:r>
      <w:r w:rsidRPr="00E61ACB">
        <w:rPr>
          <w:rFonts w:ascii="Times New Roman" w:eastAsia="Times New Roman" w:hAnsi="Times New Roman" w:cs="Times New Roman"/>
          <w:noProof/>
          <w:color w:val="000000"/>
          <w:spacing w:val="10"/>
          <w:sz w:val="24"/>
          <w:szCs w:val="24"/>
        </w:rPr>
        <w:t xml:space="preserve"> </w:t>
      </w:r>
      <w:r w:rsidRPr="00E61ACB">
        <w:rPr>
          <w:rFonts w:ascii="Times New Roman" w:eastAsia="Times New Roman" w:hAnsi="Times New Roman" w:cs="Times New Roman"/>
          <w:noProof/>
          <w:color w:val="000000"/>
          <w:spacing w:val="4"/>
          <w:sz w:val="24"/>
          <w:szCs w:val="24"/>
        </w:rPr>
        <w:t xml:space="preserve">a </w:t>
      </w:r>
      <w:r w:rsidRPr="00E61ACB">
        <w:rPr>
          <w:rFonts w:ascii="Times New Roman" w:eastAsia="Times New Roman" w:hAnsi="Times New Roman" w:cs="Times New Roman"/>
          <w:noProof/>
          <w:color w:val="000000"/>
          <w:spacing w:val="2"/>
          <w:sz w:val="24"/>
          <w:szCs w:val="24"/>
        </w:rPr>
        <w:t>table.</w:t>
      </w:r>
    </w:p>
    <w:p w:rsidR="00350097" w:rsidRPr="00350097" w:rsidRDefault="00330EB3" w:rsidP="00DE6008">
      <w:pPr>
        <w:pStyle w:val="ListParagraph"/>
        <w:numPr>
          <w:ilvl w:val="0"/>
          <w:numId w:val="48"/>
        </w:numPr>
        <w:spacing w:before="157" w:line="480" w:lineRule="auto"/>
        <w:ind w:right="598"/>
        <w:jc w:val="both"/>
        <w:rPr>
          <w:rFonts w:ascii="Times New Roman" w:eastAsia="Times New Roman" w:hAnsi="Times New Roman" w:cs="Times New Roman"/>
          <w:b/>
          <w:bCs/>
          <w:noProof/>
          <w:color w:val="000000"/>
          <w:spacing w:val="-2"/>
          <w:sz w:val="28"/>
          <w:szCs w:val="28"/>
        </w:rPr>
      </w:pPr>
      <w:r w:rsidRPr="001B6B4B">
        <w:rPr>
          <w:rFonts w:ascii="Noto Sans Symbols ExtraBold" w:eastAsia="Noto Sans Symbols ExtraBold" w:hAnsi="Noto Sans Symbols ExtraBold" w:cs="Noto Sans Symbols ExtraBold"/>
          <w:noProof/>
          <w:color w:val="000000"/>
          <w:spacing w:val="108"/>
          <w:sz w:val="20"/>
          <w:szCs w:val="20"/>
        </w:rPr>
        <w:t xml:space="preserve"> </w:t>
      </w:r>
      <w:r w:rsidRPr="001B6B4B">
        <w:rPr>
          <w:rFonts w:ascii="Times New Roman" w:eastAsia="Times New Roman" w:hAnsi="Times New Roman" w:cs="Times New Roman"/>
          <w:b/>
          <w:bCs/>
          <w:noProof/>
          <w:color w:val="000000"/>
          <w:sz w:val="24"/>
          <w:szCs w:val="24"/>
        </w:rPr>
        <w:t>Index:</w:t>
      </w:r>
      <w:r w:rsidRPr="001B6B4B">
        <w:rPr>
          <w:rFonts w:ascii="Times New Roman" w:eastAsia="Times New Roman" w:hAnsi="Times New Roman" w:cs="Times New Roman"/>
          <w:b/>
          <w:bCs/>
          <w:noProof/>
          <w:color w:val="000000"/>
          <w:spacing w:val="-4"/>
          <w:sz w:val="24"/>
          <w:szCs w:val="24"/>
        </w:rPr>
        <w:t xml:space="preserve"> </w:t>
      </w:r>
      <w:r w:rsidRPr="001B6B4B">
        <w:rPr>
          <w:rFonts w:ascii="Times New Roman" w:eastAsia="Times New Roman" w:hAnsi="Times New Roman" w:cs="Times New Roman"/>
          <w:noProof/>
          <w:color w:val="000000"/>
          <w:spacing w:val="-2"/>
          <w:sz w:val="24"/>
          <w:szCs w:val="24"/>
        </w:rPr>
        <w:t>An</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pacing w:val="1"/>
          <w:sz w:val="24"/>
          <w:szCs w:val="24"/>
        </w:rPr>
        <w:t>index</w:t>
      </w:r>
      <w:r w:rsidRPr="001B6B4B">
        <w:rPr>
          <w:rFonts w:ascii="Times New Roman" w:eastAsia="Times New Roman" w:hAnsi="Times New Roman" w:cs="Times New Roman"/>
          <w:noProof/>
          <w:color w:val="000000"/>
          <w:spacing w:val="4"/>
          <w:sz w:val="24"/>
          <w:szCs w:val="24"/>
        </w:rPr>
        <w:t xml:space="preserve"> </w:t>
      </w:r>
      <w:r w:rsidRPr="001B6B4B">
        <w:rPr>
          <w:rFonts w:ascii="Times New Roman" w:eastAsia="Times New Roman" w:hAnsi="Times New Roman" w:cs="Times New Roman"/>
          <w:noProof/>
          <w:color w:val="000000"/>
          <w:spacing w:val="2"/>
          <w:sz w:val="24"/>
          <w:szCs w:val="24"/>
        </w:rPr>
        <w:t>in</w:t>
      </w:r>
      <w:r w:rsidRPr="001B6B4B">
        <w:rPr>
          <w:rFonts w:ascii="Times New Roman" w:eastAsia="Times New Roman" w:hAnsi="Times New Roman" w:cs="Times New Roman"/>
          <w:noProof/>
          <w:color w:val="000000"/>
          <w:spacing w:val="4"/>
          <w:sz w:val="24"/>
          <w:szCs w:val="24"/>
        </w:rPr>
        <w:t xml:space="preserve"> </w:t>
      </w:r>
      <w:r w:rsidRPr="001B6B4B">
        <w:rPr>
          <w:rFonts w:ascii="Times New Roman" w:eastAsia="Times New Roman" w:hAnsi="Times New Roman" w:cs="Times New Roman"/>
          <w:noProof/>
          <w:color w:val="000000"/>
          <w:spacing w:val="3"/>
          <w:sz w:val="24"/>
          <w:szCs w:val="24"/>
        </w:rPr>
        <w:t xml:space="preserve">a </w:t>
      </w:r>
      <w:r w:rsidRPr="001B6B4B">
        <w:rPr>
          <w:rFonts w:ascii="Times New Roman" w:eastAsia="Times New Roman" w:hAnsi="Times New Roman" w:cs="Times New Roman"/>
          <w:noProof/>
          <w:color w:val="000000"/>
          <w:sz w:val="24"/>
          <w:szCs w:val="24"/>
        </w:rPr>
        <w:t>database</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pacing w:val="2"/>
          <w:sz w:val="24"/>
          <w:szCs w:val="24"/>
        </w:rPr>
        <w:t>is</w:t>
      </w:r>
      <w:r w:rsidRPr="001B6B4B">
        <w:rPr>
          <w:rFonts w:ascii="Times New Roman" w:eastAsia="Times New Roman" w:hAnsi="Times New Roman" w:cs="Times New Roman"/>
          <w:noProof/>
          <w:color w:val="000000"/>
          <w:spacing w:val="5"/>
          <w:sz w:val="24"/>
          <w:szCs w:val="24"/>
        </w:rPr>
        <w:t xml:space="preserve"> </w:t>
      </w:r>
      <w:r w:rsidRPr="001B6B4B">
        <w:rPr>
          <w:rFonts w:ascii="Times New Roman" w:eastAsia="Times New Roman" w:hAnsi="Times New Roman" w:cs="Times New Roman"/>
          <w:noProof/>
          <w:color w:val="000000"/>
          <w:spacing w:val="4"/>
          <w:sz w:val="24"/>
          <w:szCs w:val="24"/>
        </w:rPr>
        <w:t xml:space="preserve">a </w:t>
      </w:r>
      <w:r w:rsidRPr="001B6B4B">
        <w:rPr>
          <w:rFonts w:ascii="Times New Roman" w:eastAsia="Times New Roman" w:hAnsi="Times New Roman" w:cs="Times New Roman"/>
          <w:noProof/>
          <w:color w:val="000000"/>
          <w:spacing w:val="1"/>
          <w:sz w:val="24"/>
          <w:szCs w:val="24"/>
        </w:rPr>
        <w:t>data</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z w:val="24"/>
          <w:szCs w:val="24"/>
        </w:rPr>
        <w:t>structure</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pacing w:val="1"/>
          <w:sz w:val="24"/>
          <w:szCs w:val="24"/>
        </w:rPr>
        <w:t>that</w:t>
      </w:r>
      <w:r w:rsidRPr="001B6B4B">
        <w:rPr>
          <w:rFonts w:ascii="Times New Roman" w:eastAsia="Times New Roman" w:hAnsi="Times New Roman" w:cs="Times New Roman"/>
          <w:noProof/>
          <w:color w:val="000000"/>
          <w:spacing w:val="4"/>
          <w:sz w:val="24"/>
          <w:szCs w:val="24"/>
        </w:rPr>
        <w:t xml:space="preserve"> </w:t>
      </w:r>
      <w:r w:rsidRPr="001B6B4B">
        <w:rPr>
          <w:rFonts w:ascii="Times New Roman" w:eastAsia="Times New Roman" w:hAnsi="Times New Roman" w:cs="Times New Roman"/>
          <w:noProof/>
          <w:color w:val="000000"/>
          <w:spacing w:val="1"/>
          <w:sz w:val="24"/>
          <w:szCs w:val="24"/>
        </w:rPr>
        <w:t>allows</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pacing w:val="1"/>
          <w:sz w:val="24"/>
          <w:szCs w:val="24"/>
        </w:rPr>
        <w:t>for</w:t>
      </w:r>
      <w:r w:rsidRPr="001B6B4B">
        <w:rPr>
          <w:rFonts w:ascii="Times New Roman" w:eastAsia="Times New Roman" w:hAnsi="Times New Roman" w:cs="Times New Roman"/>
          <w:noProof/>
          <w:color w:val="000000"/>
          <w:spacing w:val="4"/>
          <w:sz w:val="24"/>
          <w:szCs w:val="24"/>
        </w:rPr>
        <w:t xml:space="preserve"> </w:t>
      </w:r>
      <w:r w:rsidRPr="001B6B4B">
        <w:rPr>
          <w:rFonts w:ascii="Times New Roman" w:eastAsia="Times New Roman" w:hAnsi="Times New Roman" w:cs="Times New Roman"/>
          <w:noProof/>
          <w:color w:val="000000"/>
          <w:spacing w:val="1"/>
          <w:sz w:val="24"/>
          <w:szCs w:val="24"/>
        </w:rPr>
        <w:t>faster</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z w:val="24"/>
          <w:szCs w:val="24"/>
        </w:rPr>
        <w:t>retrieval</w:t>
      </w:r>
      <w:r w:rsidRPr="001B6B4B">
        <w:rPr>
          <w:rFonts w:ascii="Times New Roman" w:eastAsia="Times New Roman" w:hAnsi="Times New Roman" w:cs="Times New Roman"/>
          <w:noProof/>
          <w:color w:val="000000"/>
          <w:spacing w:val="4"/>
          <w:sz w:val="24"/>
          <w:szCs w:val="24"/>
        </w:rPr>
        <w:t xml:space="preserve"> </w:t>
      </w:r>
      <w:r w:rsidRPr="001B6B4B">
        <w:rPr>
          <w:rFonts w:ascii="Times New Roman" w:eastAsia="Times New Roman" w:hAnsi="Times New Roman" w:cs="Times New Roman"/>
          <w:noProof/>
          <w:color w:val="000000"/>
          <w:spacing w:val="2"/>
          <w:sz w:val="24"/>
          <w:szCs w:val="24"/>
        </w:rPr>
        <w:t xml:space="preserve">of </w:t>
      </w:r>
      <w:r w:rsidRPr="001B6B4B">
        <w:rPr>
          <w:rFonts w:ascii="Times New Roman" w:eastAsia="Times New Roman" w:hAnsi="Times New Roman" w:cs="Times New Roman"/>
          <w:noProof/>
          <w:color w:val="000000"/>
          <w:spacing w:val="-1"/>
          <w:sz w:val="24"/>
          <w:szCs w:val="24"/>
        </w:rPr>
        <w:t>data,</w:t>
      </w:r>
      <w:r w:rsidRPr="001B6B4B">
        <w:rPr>
          <w:rFonts w:ascii="Times New Roman" w:eastAsia="Times New Roman" w:hAnsi="Times New Roman" w:cs="Times New Roman"/>
          <w:noProof/>
          <w:color w:val="000000"/>
          <w:spacing w:val="-19"/>
          <w:sz w:val="24"/>
          <w:szCs w:val="24"/>
        </w:rPr>
        <w:t xml:space="preserve">  </w:t>
      </w:r>
      <w:r w:rsidRPr="001B6B4B">
        <w:rPr>
          <w:rFonts w:ascii="Times New Roman" w:eastAsia="Times New Roman" w:hAnsi="Times New Roman" w:cs="Times New Roman"/>
          <w:noProof/>
          <w:color w:val="000000"/>
          <w:spacing w:val="1"/>
          <w:sz w:val="24"/>
          <w:szCs w:val="24"/>
        </w:rPr>
        <w:t>similar</w:t>
      </w:r>
      <w:r w:rsidRPr="001B6B4B">
        <w:rPr>
          <w:rFonts w:ascii="Times New Roman" w:eastAsia="Times New Roman" w:hAnsi="Times New Roman" w:cs="Times New Roman"/>
          <w:noProof/>
          <w:color w:val="000000"/>
          <w:spacing w:val="-19"/>
          <w:sz w:val="24"/>
          <w:szCs w:val="24"/>
        </w:rPr>
        <w:t xml:space="preserve">  </w:t>
      </w:r>
      <w:r w:rsidRPr="001B6B4B">
        <w:rPr>
          <w:rFonts w:ascii="Times New Roman" w:eastAsia="Times New Roman" w:hAnsi="Times New Roman" w:cs="Times New Roman"/>
          <w:noProof/>
          <w:color w:val="000000"/>
          <w:spacing w:val="-1"/>
          <w:sz w:val="24"/>
          <w:szCs w:val="24"/>
        </w:rPr>
        <w:t>to</w:t>
      </w:r>
      <w:r w:rsidRPr="001B6B4B">
        <w:rPr>
          <w:rFonts w:ascii="Times New Roman" w:eastAsia="Times New Roman" w:hAnsi="Times New Roman" w:cs="Times New Roman"/>
          <w:noProof/>
          <w:color w:val="000000"/>
          <w:spacing w:val="-18"/>
          <w:sz w:val="24"/>
          <w:szCs w:val="24"/>
        </w:rPr>
        <w:t xml:space="preserve">  </w:t>
      </w:r>
      <w:r w:rsidRPr="001B6B4B">
        <w:rPr>
          <w:rFonts w:ascii="Times New Roman" w:eastAsia="Times New Roman" w:hAnsi="Times New Roman" w:cs="Times New Roman"/>
          <w:noProof/>
          <w:color w:val="000000"/>
          <w:spacing w:val="-1"/>
          <w:sz w:val="24"/>
          <w:szCs w:val="24"/>
        </w:rPr>
        <w:t>an</w:t>
      </w:r>
      <w:r w:rsidRPr="001B6B4B">
        <w:rPr>
          <w:rFonts w:ascii="Times New Roman" w:eastAsia="Times New Roman" w:hAnsi="Times New Roman" w:cs="Times New Roman"/>
          <w:noProof/>
          <w:color w:val="000000"/>
          <w:spacing w:val="-19"/>
          <w:sz w:val="24"/>
          <w:szCs w:val="24"/>
        </w:rPr>
        <w:t xml:space="preserve">  </w:t>
      </w:r>
      <w:r w:rsidRPr="001B6B4B">
        <w:rPr>
          <w:rFonts w:ascii="Times New Roman" w:eastAsia="Times New Roman" w:hAnsi="Times New Roman" w:cs="Times New Roman"/>
          <w:noProof/>
          <w:color w:val="000000"/>
          <w:spacing w:val="-1"/>
          <w:sz w:val="24"/>
          <w:szCs w:val="24"/>
        </w:rPr>
        <w:t>index</w:t>
      </w:r>
      <w:r w:rsidRPr="001B6B4B">
        <w:rPr>
          <w:rFonts w:ascii="Times New Roman" w:eastAsia="Times New Roman" w:hAnsi="Times New Roman" w:cs="Times New Roman"/>
          <w:noProof/>
          <w:color w:val="000000"/>
          <w:spacing w:val="-19"/>
          <w:sz w:val="24"/>
          <w:szCs w:val="24"/>
        </w:rPr>
        <w:t xml:space="preserve">  </w:t>
      </w:r>
      <w:r w:rsidRPr="001B6B4B">
        <w:rPr>
          <w:rFonts w:ascii="Times New Roman" w:eastAsia="Times New Roman" w:hAnsi="Times New Roman" w:cs="Times New Roman"/>
          <w:noProof/>
          <w:color w:val="000000"/>
          <w:spacing w:val="-1"/>
          <w:sz w:val="24"/>
          <w:szCs w:val="24"/>
        </w:rPr>
        <w:t>at</w:t>
      </w:r>
      <w:r w:rsidRPr="001B6B4B">
        <w:rPr>
          <w:rFonts w:ascii="Times New Roman" w:eastAsia="Times New Roman" w:hAnsi="Times New Roman" w:cs="Times New Roman"/>
          <w:noProof/>
          <w:color w:val="000000"/>
          <w:spacing w:val="-18"/>
          <w:sz w:val="24"/>
          <w:szCs w:val="24"/>
        </w:rPr>
        <w:t xml:space="preserve">  </w:t>
      </w:r>
      <w:r w:rsidRPr="001B6B4B">
        <w:rPr>
          <w:rFonts w:ascii="Times New Roman" w:eastAsia="Times New Roman" w:hAnsi="Times New Roman" w:cs="Times New Roman"/>
          <w:noProof/>
          <w:color w:val="000000"/>
          <w:spacing w:val="-1"/>
          <w:sz w:val="24"/>
          <w:szCs w:val="24"/>
        </w:rPr>
        <w:t>the</w:t>
      </w:r>
      <w:r w:rsidRPr="001B6B4B">
        <w:rPr>
          <w:rFonts w:ascii="Times New Roman" w:eastAsia="Times New Roman" w:hAnsi="Times New Roman" w:cs="Times New Roman"/>
          <w:noProof/>
          <w:color w:val="000000"/>
          <w:spacing w:val="-19"/>
          <w:sz w:val="24"/>
          <w:szCs w:val="24"/>
        </w:rPr>
        <w:t xml:space="preserve">  </w:t>
      </w:r>
      <w:r w:rsidRPr="001B6B4B">
        <w:rPr>
          <w:rFonts w:ascii="Times New Roman" w:eastAsia="Times New Roman" w:hAnsi="Times New Roman" w:cs="Times New Roman"/>
          <w:noProof/>
          <w:color w:val="000000"/>
          <w:spacing w:val="-1"/>
          <w:sz w:val="24"/>
          <w:szCs w:val="24"/>
        </w:rPr>
        <w:t>back</w:t>
      </w:r>
      <w:r w:rsidRPr="001B6B4B">
        <w:rPr>
          <w:rFonts w:ascii="Times New Roman" w:eastAsia="Times New Roman" w:hAnsi="Times New Roman" w:cs="Times New Roman"/>
          <w:noProof/>
          <w:color w:val="000000"/>
          <w:spacing w:val="-19"/>
          <w:sz w:val="24"/>
          <w:szCs w:val="24"/>
        </w:rPr>
        <w:t xml:space="preserve">  </w:t>
      </w:r>
      <w:r w:rsidRPr="001B6B4B">
        <w:rPr>
          <w:rFonts w:ascii="Times New Roman" w:eastAsia="Times New Roman" w:hAnsi="Times New Roman" w:cs="Times New Roman"/>
          <w:noProof/>
          <w:color w:val="000000"/>
          <w:sz w:val="24"/>
          <w:szCs w:val="24"/>
        </w:rPr>
        <w:t>of</w:t>
      </w:r>
      <w:r w:rsidRPr="001B6B4B">
        <w:rPr>
          <w:rFonts w:ascii="Times New Roman" w:eastAsia="Times New Roman" w:hAnsi="Times New Roman" w:cs="Times New Roman"/>
          <w:noProof/>
          <w:color w:val="000000"/>
          <w:spacing w:val="-19"/>
          <w:sz w:val="24"/>
          <w:szCs w:val="24"/>
        </w:rPr>
        <w:t xml:space="preserve">  </w:t>
      </w:r>
      <w:r w:rsidRPr="001B6B4B">
        <w:rPr>
          <w:rFonts w:ascii="Times New Roman" w:eastAsia="Times New Roman" w:hAnsi="Times New Roman" w:cs="Times New Roman"/>
          <w:noProof/>
          <w:color w:val="000000"/>
          <w:spacing w:val="-13"/>
          <w:sz w:val="24"/>
          <w:szCs w:val="24"/>
        </w:rPr>
        <w:t xml:space="preserve">a  </w:t>
      </w:r>
      <w:r w:rsidRPr="001B6B4B">
        <w:rPr>
          <w:rFonts w:ascii="Times New Roman" w:eastAsia="Times New Roman" w:hAnsi="Times New Roman" w:cs="Times New Roman"/>
          <w:noProof/>
          <w:color w:val="000000"/>
          <w:sz w:val="24"/>
          <w:szCs w:val="24"/>
        </w:rPr>
        <w:t>book.</w:t>
      </w:r>
      <w:r w:rsidRPr="001B6B4B">
        <w:rPr>
          <w:rFonts w:ascii="Times New Roman" w:eastAsia="Times New Roman" w:hAnsi="Times New Roman" w:cs="Times New Roman"/>
          <w:noProof/>
          <w:color w:val="000000"/>
          <w:spacing w:val="-17"/>
          <w:sz w:val="24"/>
          <w:szCs w:val="24"/>
        </w:rPr>
        <w:t xml:space="preserve">  </w:t>
      </w:r>
      <w:r w:rsidRPr="001B6B4B">
        <w:rPr>
          <w:rFonts w:ascii="Times New Roman" w:eastAsia="Times New Roman" w:hAnsi="Times New Roman" w:cs="Times New Roman"/>
          <w:noProof/>
          <w:color w:val="000000"/>
          <w:spacing w:val="-1"/>
          <w:sz w:val="24"/>
          <w:szCs w:val="24"/>
        </w:rPr>
        <w:t>It</w:t>
      </w:r>
      <w:r w:rsidRPr="001B6B4B">
        <w:rPr>
          <w:rFonts w:ascii="Times New Roman" w:eastAsia="Times New Roman" w:hAnsi="Times New Roman" w:cs="Times New Roman"/>
          <w:noProof/>
          <w:color w:val="000000"/>
          <w:spacing w:val="-19"/>
          <w:sz w:val="24"/>
          <w:szCs w:val="24"/>
        </w:rPr>
        <w:t xml:space="preserve">  </w:t>
      </w:r>
      <w:r w:rsidRPr="001B6B4B">
        <w:rPr>
          <w:rFonts w:ascii="Times New Roman" w:eastAsia="Times New Roman" w:hAnsi="Times New Roman" w:cs="Times New Roman"/>
          <w:noProof/>
          <w:color w:val="000000"/>
          <w:spacing w:val="-1"/>
          <w:sz w:val="24"/>
          <w:szCs w:val="24"/>
        </w:rPr>
        <w:t>speeds</w:t>
      </w:r>
      <w:r w:rsidRPr="001B6B4B">
        <w:rPr>
          <w:rFonts w:ascii="Times New Roman" w:eastAsia="Times New Roman" w:hAnsi="Times New Roman" w:cs="Times New Roman"/>
          <w:noProof/>
          <w:color w:val="000000"/>
          <w:spacing w:val="-18"/>
          <w:sz w:val="24"/>
          <w:szCs w:val="24"/>
        </w:rPr>
        <w:t xml:space="preserve">  </w:t>
      </w:r>
      <w:r w:rsidRPr="001B6B4B">
        <w:rPr>
          <w:rFonts w:ascii="Times New Roman" w:eastAsia="Times New Roman" w:hAnsi="Times New Roman" w:cs="Times New Roman"/>
          <w:noProof/>
          <w:color w:val="000000"/>
          <w:sz w:val="24"/>
          <w:szCs w:val="24"/>
        </w:rPr>
        <w:t>up</w:t>
      </w:r>
      <w:r w:rsidRPr="001B6B4B">
        <w:rPr>
          <w:rFonts w:ascii="Times New Roman" w:eastAsia="Times New Roman" w:hAnsi="Times New Roman" w:cs="Times New Roman"/>
          <w:noProof/>
          <w:color w:val="000000"/>
          <w:spacing w:val="-19"/>
          <w:sz w:val="24"/>
          <w:szCs w:val="24"/>
        </w:rPr>
        <w:t xml:space="preserve">  </w:t>
      </w:r>
      <w:r w:rsidRPr="001B6B4B">
        <w:rPr>
          <w:rFonts w:ascii="Times New Roman" w:eastAsia="Times New Roman" w:hAnsi="Times New Roman" w:cs="Times New Roman"/>
          <w:noProof/>
          <w:color w:val="000000"/>
          <w:spacing w:val="-1"/>
          <w:sz w:val="24"/>
          <w:szCs w:val="24"/>
        </w:rPr>
        <w:t>query</w:t>
      </w:r>
      <w:r w:rsidRPr="001B6B4B">
        <w:rPr>
          <w:rFonts w:ascii="Times New Roman" w:eastAsia="Times New Roman" w:hAnsi="Times New Roman" w:cs="Times New Roman"/>
          <w:noProof/>
          <w:color w:val="000000"/>
          <w:spacing w:val="-20"/>
          <w:sz w:val="24"/>
          <w:szCs w:val="24"/>
        </w:rPr>
        <w:t xml:space="preserve">  </w:t>
      </w:r>
      <w:r w:rsidRPr="001B6B4B">
        <w:rPr>
          <w:rFonts w:ascii="Times New Roman" w:eastAsia="Times New Roman" w:hAnsi="Times New Roman" w:cs="Times New Roman"/>
          <w:noProof/>
          <w:color w:val="000000"/>
          <w:spacing w:val="-1"/>
          <w:sz w:val="24"/>
          <w:szCs w:val="24"/>
        </w:rPr>
        <w:t>execution</w:t>
      </w:r>
      <w:r w:rsidRPr="001B6B4B">
        <w:rPr>
          <w:rFonts w:ascii="Times New Roman" w:eastAsia="Times New Roman" w:hAnsi="Times New Roman" w:cs="Times New Roman"/>
          <w:noProof/>
          <w:color w:val="000000"/>
          <w:spacing w:val="-19"/>
          <w:sz w:val="24"/>
          <w:szCs w:val="24"/>
        </w:rPr>
        <w:t xml:space="preserve">  </w:t>
      </w:r>
      <w:r w:rsidRPr="001B6B4B">
        <w:rPr>
          <w:rFonts w:ascii="Times New Roman" w:eastAsia="Times New Roman" w:hAnsi="Times New Roman" w:cs="Times New Roman"/>
          <w:noProof/>
          <w:color w:val="000000"/>
          <w:sz w:val="24"/>
          <w:szCs w:val="24"/>
        </w:rPr>
        <w:t>by reducing</w:t>
      </w:r>
      <w:r w:rsidRPr="001B6B4B">
        <w:rPr>
          <w:rFonts w:ascii="Times New Roman" w:eastAsia="Times New Roman" w:hAnsi="Times New Roman" w:cs="Times New Roman"/>
          <w:noProof/>
          <w:color w:val="000000"/>
          <w:spacing w:val="2"/>
          <w:sz w:val="24"/>
          <w:szCs w:val="24"/>
        </w:rPr>
        <w:t xml:space="preserve"> </w:t>
      </w:r>
      <w:r w:rsidRPr="001B6B4B">
        <w:rPr>
          <w:rFonts w:ascii="Times New Roman" w:eastAsia="Times New Roman" w:hAnsi="Times New Roman" w:cs="Times New Roman"/>
          <w:noProof/>
          <w:color w:val="000000"/>
          <w:sz w:val="24"/>
          <w:szCs w:val="24"/>
        </w:rPr>
        <w:t>the</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pacing w:val="1"/>
          <w:sz w:val="24"/>
          <w:szCs w:val="24"/>
        </w:rPr>
        <w:t>amount</w:t>
      </w:r>
      <w:r w:rsidRPr="001B6B4B">
        <w:rPr>
          <w:rFonts w:ascii="Times New Roman" w:eastAsia="Times New Roman" w:hAnsi="Times New Roman" w:cs="Times New Roman"/>
          <w:noProof/>
          <w:color w:val="000000"/>
          <w:spacing w:val="4"/>
          <w:sz w:val="24"/>
          <w:szCs w:val="24"/>
        </w:rPr>
        <w:t xml:space="preserve"> </w:t>
      </w:r>
      <w:r w:rsidRPr="001B6B4B">
        <w:rPr>
          <w:rFonts w:ascii="Times New Roman" w:eastAsia="Times New Roman" w:hAnsi="Times New Roman" w:cs="Times New Roman"/>
          <w:noProof/>
          <w:color w:val="000000"/>
          <w:spacing w:val="2"/>
          <w:sz w:val="24"/>
          <w:szCs w:val="24"/>
        </w:rPr>
        <w:t>of</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pacing w:val="1"/>
          <w:sz w:val="24"/>
          <w:szCs w:val="24"/>
        </w:rPr>
        <w:t>data</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z w:val="24"/>
          <w:szCs w:val="24"/>
        </w:rPr>
        <w:t>that</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z w:val="24"/>
          <w:szCs w:val="24"/>
        </w:rPr>
        <w:t>needs</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pacing w:val="2"/>
          <w:sz w:val="24"/>
          <w:szCs w:val="24"/>
        </w:rPr>
        <w:t>to</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pacing w:val="1"/>
          <w:sz w:val="24"/>
          <w:szCs w:val="24"/>
        </w:rPr>
        <w:t>be</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z w:val="24"/>
          <w:szCs w:val="24"/>
        </w:rPr>
        <w:t>scanned</w:t>
      </w:r>
      <w:bookmarkStart w:id="17" w:name="15"/>
      <w:bookmarkEnd w:id="17"/>
    </w:p>
    <w:p w:rsidR="00330EB3" w:rsidRPr="001B6B4B" w:rsidRDefault="00330EB3" w:rsidP="00DE6008">
      <w:pPr>
        <w:pStyle w:val="ListParagraph"/>
        <w:numPr>
          <w:ilvl w:val="0"/>
          <w:numId w:val="48"/>
        </w:numPr>
        <w:spacing w:before="157" w:line="480" w:lineRule="auto"/>
        <w:ind w:right="598"/>
        <w:jc w:val="both"/>
        <w:rPr>
          <w:rFonts w:ascii="Times New Roman" w:eastAsia="Times New Roman" w:hAnsi="Times New Roman" w:cs="Times New Roman"/>
          <w:b/>
          <w:bCs/>
          <w:noProof/>
          <w:color w:val="000000"/>
          <w:spacing w:val="-2"/>
          <w:sz w:val="28"/>
          <w:szCs w:val="28"/>
        </w:rPr>
      </w:pPr>
      <w:r>
        <w:rPr>
          <w:noProof/>
          <w:lang w:eastAsia="en-IN"/>
        </w:rPr>
        <mc:AlternateContent>
          <mc:Choice Requires="wps">
            <w:drawing>
              <wp:anchor distT="0" distB="0" distL="114300" distR="114300" simplePos="0" relativeHeight="251557376"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33" name="Freeform 3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E9A43F" id="Freeform 33" o:spid="_x0000_s1026" style="position:absolute;margin-left:0;margin-top:0;width:50pt;height:50pt;z-index:251557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" path="m,5r11263,e">
                <v:stroke joinstyle="miter"/>
                <v:path o:connecttype="custom" o:connectlocs="0,30797500;635000,30797500" o:connectangles="0,0"/>
                <o:lock v:ext="edit" selection="t"/>
              </v:shape>
            </w:pict>
          </mc:Fallback>
        </mc:AlternateContent>
      </w:r>
      <w:r>
        <w:rPr>
          <w:noProof/>
          <w:lang w:eastAsia="en-IN"/>
        </w:rPr>
        <mc:AlternateContent>
          <mc:Choice Requires="wps">
            <w:drawing>
              <wp:anchor distT="0" distB="0" distL="114300" distR="114300" simplePos="0" relativeHeight="251563520"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31" name="Freeform 3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F17E6C" id="Freeform 31" o:spid="_x0000_s1026" style="position:absolute;margin-left:0;margin-top:0;width:50pt;height:50pt;z-index:251563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EO9+cz+AgAAq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Pr>
          <w:noProof/>
          <w:lang w:eastAsia="en-IN"/>
        </w:rPr>
        <mc:AlternateContent>
          <mc:Choice Requires="wps">
            <w:drawing>
              <wp:anchor distT="0" distB="0" distL="114300" distR="114300" simplePos="0" relativeHeight="251569664"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29" name="Freeform 2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F47119" id="Freeform 29" o:spid="_x0000_s1026" style="position:absolute;margin-left:0;margin-top:0;width:50pt;height:50pt;z-index:251569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" path="m5,14863l5,e">
                <v:stroke joinstyle="miter"/>
                <v:path o:connecttype="custom" o:connectlocs="317500,655935;317500,20935" o:connectangles="0,0"/>
                <o:lock v:ext="edit" selection="t"/>
              </v:shape>
            </w:pict>
          </mc:Fallback>
        </mc:AlternateContent>
      </w:r>
      <w:r>
        <w:rPr>
          <w:noProof/>
          <w:lang w:eastAsia="en-IN"/>
        </w:rPr>
        <mc:AlternateContent>
          <mc:Choice Requires="wps">
            <w:drawing>
              <wp:anchor distT="0" distB="0" distL="114300" distR="114300" simplePos="0" relativeHeight="251575808"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27" name="Freeform 2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CCFB76" id="Freeform 27" o:spid="_x0000_s1026" style="position:absolute;margin-left:0;margin-top:0;width:50pt;height:50pt;z-index:251575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" path="m,5r11263,e">
                <v:stroke joinstyle="miter"/>
                <v:path o:connecttype="custom" o:connectlocs="0,975233000;635000,975233000" o:connectangles="0,0"/>
                <o:lock v:ext="edit" selection="t"/>
              </v:shape>
            </w:pict>
          </mc:Fallback>
        </mc:AlternateContent>
      </w:r>
      <w:r w:rsidRPr="001B6B4B">
        <w:rPr>
          <w:rFonts w:ascii="Times New Roman" w:eastAsia="Times New Roman" w:hAnsi="Times New Roman" w:cs="Times New Roman"/>
          <w:b/>
          <w:bCs/>
          <w:noProof/>
          <w:color w:val="000000"/>
          <w:spacing w:val="-1"/>
          <w:sz w:val="24"/>
          <w:szCs w:val="24"/>
        </w:rPr>
        <w:t>Referential</w:t>
      </w:r>
      <w:r w:rsidRPr="001B6B4B">
        <w:rPr>
          <w:rFonts w:ascii="Times New Roman" w:eastAsia="Times New Roman" w:hAnsi="Times New Roman" w:cs="Times New Roman"/>
          <w:b/>
          <w:bCs/>
          <w:noProof/>
          <w:color w:val="000000"/>
          <w:spacing w:val="-16"/>
          <w:sz w:val="24"/>
          <w:szCs w:val="24"/>
        </w:rPr>
        <w:t xml:space="preserve">  </w:t>
      </w:r>
      <w:r w:rsidRPr="001B6B4B">
        <w:rPr>
          <w:rFonts w:ascii="Times New Roman" w:eastAsia="Times New Roman" w:hAnsi="Times New Roman" w:cs="Times New Roman"/>
          <w:b/>
          <w:bCs/>
          <w:noProof/>
          <w:color w:val="000000"/>
          <w:spacing w:val="-1"/>
          <w:sz w:val="24"/>
          <w:szCs w:val="24"/>
        </w:rPr>
        <w:t>Integrity:</w:t>
      </w:r>
      <w:r w:rsidRPr="001B6B4B">
        <w:rPr>
          <w:rFonts w:ascii="Times New Roman" w:eastAsia="Times New Roman" w:hAnsi="Times New Roman" w:cs="Times New Roman"/>
          <w:b/>
          <w:bCs/>
          <w:noProof/>
          <w:color w:val="000000"/>
          <w:spacing w:val="32"/>
          <w:sz w:val="24"/>
          <w:szCs w:val="24"/>
        </w:rPr>
        <w:t xml:space="preserve"> </w:t>
      </w:r>
      <w:r w:rsidRPr="001B6B4B">
        <w:rPr>
          <w:rFonts w:ascii="Times New Roman" w:eastAsia="Times New Roman" w:hAnsi="Times New Roman" w:cs="Times New Roman"/>
          <w:noProof/>
          <w:color w:val="000000"/>
          <w:spacing w:val="-1"/>
          <w:sz w:val="24"/>
          <w:szCs w:val="24"/>
        </w:rPr>
        <w:t>Referential</w:t>
      </w:r>
      <w:r w:rsidRPr="001B6B4B">
        <w:rPr>
          <w:rFonts w:ascii="Times New Roman" w:eastAsia="Times New Roman" w:hAnsi="Times New Roman" w:cs="Times New Roman"/>
          <w:noProof/>
          <w:color w:val="000000"/>
          <w:spacing w:val="-16"/>
          <w:sz w:val="24"/>
          <w:szCs w:val="24"/>
        </w:rPr>
        <w:t xml:space="preserve">  </w:t>
      </w:r>
      <w:r w:rsidRPr="001B6B4B">
        <w:rPr>
          <w:rFonts w:ascii="Times New Roman" w:eastAsia="Times New Roman" w:hAnsi="Times New Roman" w:cs="Times New Roman"/>
          <w:noProof/>
          <w:color w:val="000000"/>
          <w:sz w:val="24"/>
          <w:szCs w:val="24"/>
        </w:rPr>
        <w:t>integrity</w:t>
      </w:r>
      <w:r w:rsidRPr="001B6B4B">
        <w:rPr>
          <w:rFonts w:ascii="Times New Roman" w:eastAsia="Times New Roman" w:hAnsi="Times New Roman" w:cs="Times New Roman"/>
          <w:noProof/>
          <w:color w:val="000000"/>
          <w:spacing w:val="-19"/>
          <w:sz w:val="24"/>
          <w:szCs w:val="24"/>
        </w:rPr>
        <w:t xml:space="preserve">  </w:t>
      </w:r>
      <w:r w:rsidRPr="001B6B4B">
        <w:rPr>
          <w:rFonts w:ascii="Times New Roman" w:eastAsia="Times New Roman" w:hAnsi="Times New Roman" w:cs="Times New Roman"/>
          <w:noProof/>
          <w:color w:val="000000"/>
          <w:spacing w:val="-1"/>
          <w:sz w:val="24"/>
          <w:szCs w:val="24"/>
        </w:rPr>
        <w:t>ensures</w:t>
      </w:r>
      <w:r w:rsidRPr="001B6B4B">
        <w:rPr>
          <w:rFonts w:ascii="Times New Roman" w:eastAsia="Times New Roman" w:hAnsi="Times New Roman" w:cs="Times New Roman"/>
          <w:noProof/>
          <w:color w:val="000000"/>
          <w:spacing w:val="-16"/>
          <w:sz w:val="24"/>
          <w:szCs w:val="24"/>
        </w:rPr>
        <w:t xml:space="preserve">  </w:t>
      </w:r>
      <w:r w:rsidRPr="001B6B4B">
        <w:rPr>
          <w:rFonts w:ascii="Times New Roman" w:eastAsia="Times New Roman" w:hAnsi="Times New Roman" w:cs="Times New Roman"/>
          <w:noProof/>
          <w:color w:val="000000"/>
          <w:spacing w:val="-1"/>
          <w:sz w:val="24"/>
          <w:szCs w:val="24"/>
        </w:rPr>
        <w:t>that</w:t>
      </w:r>
      <w:r w:rsidRPr="001B6B4B">
        <w:rPr>
          <w:rFonts w:ascii="Times New Roman" w:eastAsia="Times New Roman" w:hAnsi="Times New Roman" w:cs="Times New Roman"/>
          <w:noProof/>
          <w:color w:val="000000"/>
          <w:spacing w:val="-16"/>
          <w:sz w:val="24"/>
          <w:szCs w:val="24"/>
        </w:rPr>
        <w:t xml:space="preserve">  </w:t>
      </w:r>
      <w:r w:rsidRPr="001B6B4B">
        <w:rPr>
          <w:rFonts w:ascii="Times New Roman" w:eastAsia="Times New Roman" w:hAnsi="Times New Roman" w:cs="Times New Roman"/>
          <w:noProof/>
          <w:color w:val="000000"/>
          <w:spacing w:val="-1"/>
          <w:sz w:val="24"/>
          <w:szCs w:val="24"/>
        </w:rPr>
        <w:t>foreign</w:t>
      </w:r>
      <w:r w:rsidRPr="001B6B4B">
        <w:rPr>
          <w:rFonts w:ascii="Times New Roman" w:eastAsia="Times New Roman" w:hAnsi="Times New Roman" w:cs="Times New Roman"/>
          <w:noProof/>
          <w:color w:val="000000"/>
          <w:spacing w:val="-16"/>
          <w:sz w:val="24"/>
          <w:szCs w:val="24"/>
        </w:rPr>
        <w:t xml:space="preserve">  </w:t>
      </w:r>
      <w:r w:rsidRPr="001B6B4B">
        <w:rPr>
          <w:rFonts w:ascii="Times New Roman" w:eastAsia="Times New Roman" w:hAnsi="Times New Roman" w:cs="Times New Roman"/>
          <w:noProof/>
          <w:color w:val="000000"/>
          <w:spacing w:val="1"/>
          <w:sz w:val="24"/>
          <w:szCs w:val="24"/>
        </w:rPr>
        <w:t>key</w:t>
      </w:r>
      <w:r w:rsidRPr="001B6B4B">
        <w:rPr>
          <w:rFonts w:ascii="Times New Roman" w:eastAsia="Times New Roman" w:hAnsi="Times New Roman" w:cs="Times New Roman"/>
          <w:noProof/>
          <w:color w:val="000000"/>
          <w:spacing w:val="-19"/>
          <w:sz w:val="24"/>
          <w:szCs w:val="24"/>
        </w:rPr>
        <w:t xml:space="preserve">  </w:t>
      </w:r>
      <w:r w:rsidRPr="001B6B4B">
        <w:rPr>
          <w:rFonts w:ascii="Times New Roman" w:eastAsia="Times New Roman" w:hAnsi="Times New Roman" w:cs="Times New Roman"/>
          <w:noProof/>
          <w:color w:val="000000"/>
          <w:spacing w:val="-1"/>
          <w:sz w:val="24"/>
          <w:szCs w:val="24"/>
        </w:rPr>
        <w:t>values</w:t>
      </w:r>
      <w:r w:rsidRPr="001B6B4B">
        <w:rPr>
          <w:rFonts w:ascii="Times New Roman" w:eastAsia="Times New Roman" w:hAnsi="Times New Roman" w:cs="Times New Roman"/>
          <w:noProof/>
          <w:color w:val="000000"/>
          <w:spacing w:val="-16"/>
          <w:sz w:val="24"/>
          <w:szCs w:val="24"/>
        </w:rPr>
        <w:t xml:space="preserve">  </w:t>
      </w:r>
      <w:r w:rsidRPr="001B6B4B">
        <w:rPr>
          <w:rFonts w:ascii="Times New Roman" w:eastAsia="Times New Roman" w:hAnsi="Times New Roman" w:cs="Times New Roman"/>
          <w:noProof/>
          <w:color w:val="000000"/>
          <w:spacing w:val="-1"/>
          <w:sz w:val="24"/>
          <w:szCs w:val="24"/>
        </w:rPr>
        <w:t>in</w:t>
      </w:r>
      <w:r w:rsidRPr="001B6B4B">
        <w:rPr>
          <w:rFonts w:ascii="Times New Roman" w:eastAsia="Times New Roman" w:hAnsi="Times New Roman" w:cs="Times New Roman"/>
          <w:noProof/>
          <w:color w:val="000000"/>
          <w:spacing w:val="-16"/>
          <w:sz w:val="24"/>
          <w:szCs w:val="24"/>
        </w:rPr>
        <w:t xml:space="preserve">  </w:t>
      </w:r>
      <w:r w:rsidRPr="001B6B4B">
        <w:rPr>
          <w:rFonts w:ascii="Times New Roman" w:eastAsia="Times New Roman" w:hAnsi="Times New Roman" w:cs="Times New Roman"/>
          <w:noProof/>
          <w:color w:val="000000"/>
          <w:spacing w:val="-1"/>
          <w:sz w:val="24"/>
          <w:szCs w:val="24"/>
        </w:rPr>
        <w:t>a table</w:t>
      </w:r>
      <w:r w:rsidRPr="001B6B4B">
        <w:rPr>
          <w:rFonts w:ascii="Times New Roman" w:eastAsia="Times New Roman" w:hAnsi="Times New Roman" w:cs="Times New Roman"/>
          <w:noProof/>
          <w:color w:val="000000"/>
          <w:spacing w:val="-17"/>
          <w:sz w:val="24"/>
          <w:szCs w:val="24"/>
        </w:rPr>
        <w:t xml:space="preserve">  </w:t>
      </w:r>
      <w:r w:rsidRPr="001B6B4B">
        <w:rPr>
          <w:rFonts w:ascii="Times New Roman" w:eastAsia="Times New Roman" w:hAnsi="Times New Roman" w:cs="Times New Roman"/>
          <w:noProof/>
          <w:color w:val="000000"/>
          <w:spacing w:val="-1"/>
          <w:sz w:val="24"/>
          <w:szCs w:val="24"/>
        </w:rPr>
        <w:t>always</w:t>
      </w:r>
      <w:r w:rsidRPr="001B6B4B">
        <w:rPr>
          <w:rFonts w:ascii="Times New Roman" w:eastAsia="Times New Roman" w:hAnsi="Times New Roman" w:cs="Times New Roman"/>
          <w:noProof/>
          <w:color w:val="000000"/>
          <w:spacing w:val="-16"/>
          <w:sz w:val="24"/>
          <w:szCs w:val="24"/>
        </w:rPr>
        <w:t xml:space="preserve">  </w:t>
      </w:r>
      <w:r w:rsidRPr="001B6B4B">
        <w:rPr>
          <w:rFonts w:ascii="Times New Roman" w:eastAsia="Times New Roman" w:hAnsi="Times New Roman" w:cs="Times New Roman"/>
          <w:noProof/>
          <w:color w:val="000000"/>
          <w:spacing w:val="-1"/>
          <w:sz w:val="24"/>
          <w:szCs w:val="24"/>
        </w:rPr>
        <w:t>point</w:t>
      </w:r>
      <w:r w:rsidRPr="001B6B4B">
        <w:rPr>
          <w:rFonts w:ascii="Times New Roman" w:eastAsia="Times New Roman" w:hAnsi="Times New Roman" w:cs="Times New Roman"/>
          <w:noProof/>
          <w:color w:val="000000"/>
          <w:spacing w:val="-16"/>
          <w:sz w:val="24"/>
          <w:szCs w:val="24"/>
        </w:rPr>
        <w:t xml:space="preserve">  </w:t>
      </w:r>
      <w:r w:rsidRPr="001B6B4B">
        <w:rPr>
          <w:rFonts w:ascii="Times New Roman" w:eastAsia="Times New Roman" w:hAnsi="Times New Roman" w:cs="Times New Roman"/>
          <w:noProof/>
          <w:color w:val="000000"/>
          <w:spacing w:val="-1"/>
          <w:sz w:val="24"/>
          <w:szCs w:val="24"/>
        </w:rPr>
        <w:t>to</w:t>
      </w:r>
      <w:r w:rsidRPr="001B6B4B">
        <w:rPr>
          <w:rFonts w:ascii="Times New Roman" w:eastAsia="Times New Roman" w:hAnsi="Times New Roman" w:cs="Times New Roman"/>
          <w:noProof/>
          <w:color w:val="000000"/>
          <w:spacing w:val="-16"/>
          <w:sz w:val="24"/>
          <w:szCs w:val="24"/>
        </w:rPr>
        <w:t xml:space="preserve">  </w:t>
      </w:r>
      <w:r w:rsidRPr="001B6B4B">
        <w:rPr>
          <w:rFonts w:ascii="Times New Roman" w:eastAsia="Times New Roman" w:hAnsi="Times New Roman" w:cs="Times New Roman"/>
          <w:noProof/>
          <w:color w:val="000000"/>
          <w:spacing w:val="1"/>
          <w:sz w:val="24"/>
          <w:szCs w:val="24"/>
        </w:rPr>
        <w:t>valid,</w:t>
      </w:r>
      <w:r w:rsidRPr="001B6B4B">
        <w:rPr>
          <w:rFonts w:ascii="Times New Roman" w:eastAsia="Times New Roman" w:hAnsi="Times New Roman" w:cs="Times New Roman"/>
          <w:noProof/>
          <w:color w:val="000000"/>
          <w:spacing w:val="-16"/>
          <w:sz w:val="24"/>
          <w:szCs w:val="24"/>
        </w:rPr>
        <w:t xml:space="preserve">  </w:t>
      </w:r>
      <w:r w:rsidRPr="001B6B4B">
        <w:rPr>
          <w:rFonts w:ascii="Times New Roman" w:eastAsia="Times New Roman" w:hAnsi="Times New Roman" w:cs="Times New Roman"/>
          <w:noProof/>
          <w:color w:val="000000"/>
          <w:sz w:val="24"/>
          <w:szCs w:val="24"/>
        </w:rPr>
        <w:t>existing</w:t>
      </w:r>
      <w:r w:rsidRPr="001B6B4B">
        <w:rPr>
          <w:rFonts w:ascii="Times New Roman" w:eastAsia="Times New Roman" w:hAnsi="Times New Roman" w:cs="Times New Roman"/>
          <w:noProof/>
          <w:color w:val="000000"/>
          <w:spacing w:val="-17"/>
          <w:sz w:val="24"/>
          <w:szCs w:val="24"/>
        </w:rPr>
        <w:t xml:space="preserve">  </w:t>
      </w:r>
      <w:r w:rsidRPr="001B6B4B">
        <w:rPr>
          <w:rFonts w:ascii="Times New Roman" w:eastAsia="Times New Roman" w:hAnsi="Times New Roman" w:cs="Times New Roman"/>
          <w:noProof/>
          <w:color w:val="000000"/>
          <w:spacing w:val="-1"/>
          <w:sz w:val="24"/>
          <w:szCs w:val="24"/>
        </w:rPr>
        <w:t>rows</w:t>
      </w:r>
      <w:r w:rsidRPr="001B6B4B">
        <w:rPr>
          <w:rFonts w:ascii="Times New Roman" w:eastAsia="Times New Roman" w:hAnsi="Times New Roman" w:cs="Times New Roman"/>
          <w:noProof/>
          <w:color w:val="000000"/>
          <w:spacing w:val="-16"/>
          <w:sz w:val="24"/>
          <w:szCs w:val="24"/>
        </w:rPr>
        <w:t xml:space="preserve">  </w:t>
      </w:r>
      <w:r w:rsidRPr="001B6B4B">
        <w:rPr>
          <w:rFonts w:ascii="Times New Roman" w:eastAsia="Times New Roman" w:hAnsi="Times New Roman" w:cs="Times New Roman"/>
          <w:noProof/>
          <w:color w:val="000000"/>
          <w:spacing w:val="-1"/>
          <w:sz w:val="24"/>
          <w:szCs w:val="24"/>
        </w:rPr>
        <w:t>in</w:t>
      </w:r>
      <w:r w:rsidRPr="001B6B4B">
        <w:rPr>
          <w:rFonts w:ascii="Times New Roman" w:eastAsia="Times New Roman" w:hAnsi="Times New Roman" w:cs="Times New Roman"/>
          <w:noProof/>
          <w:color w:val="000000"/>
          <w:spacing w:val="31"/>
          <w:sz w:val="24"/>
          <w:szCs w:val="24"/>
        </w:rPr>
        <w:t xml:space="preserve"> </w:t>
      </w:r>
      <w:r w:rsidRPr="001B6B4B">
        <w:rPr>
          <w:rFonts w:ascii="Times New Roman" w:eastAsia="Times New Roman" w:hAnsi="Times New Roman" w:cs="Times New Roman"/>
          <w:noProof/>
          <w:color w:val="000000"/>
          <w:spacing w:val="1"/>
          <w:sz w:val="24"/>
          <w:szCs w:val="24"/>
        </w:rPr>
        <w:t>another</w:t>
      </w:r>
      <w:r w:rsidRPr="001B6B4B">
        <w:rPr>
          <w:rFonts w:ascii="Times New Roman" w:eastAsia="Times New Roman" w:hAnsi="Times New Roman" w:cs="Times New Roman"/>
          <w:noProof/>
          <w:color w:val="000000"/>
          <w:spacing w:val="-17"/>
          <w:sz w:val="24"/>
          <w:szCs w:val="24"/>
        </w:rPr>
        <w:t xml:space="preserve">  </w:t>
      </w:r>
      <w:r w:rsidRPr="001B6B4B">
        <w:rPr>
          <w:rFonts w:ascii="Times New Roman" w:eastAsia="Times New Roman" w:hAnsi="Times New Roman" w:cs="Times New Roman"/>
          <w:noProof/>
          <w:color w:val="000000"/>
          <w:spacing w:val="-1"/>
          <w:sz w:val="24"/>
          <w:szCs w:val="24"/>
        </w:rPr>
        <w:t>table,</w:t>
      </w:r>
      <w:r w:rsidRPr="001B6B4B">
        <w:rPr>
          <w:rFonts w:ascii="Times New Roman" w:eastAsia="Times New Roman" w:hAnsi="Times New Roman" w:cs="Times New Roman"/>
          <w:noProof/>
          <w:color w:val="000000"/>
          <w:spacing w:val="31"/>
          <w:sz w:val="24"/>
          <w:szCs w:val="24"/>
        </w:rPr>
        <w:t xml:space="preserve"> </w:t>
      </w:r>
      <w:r w:rsidRPr="001B6B4B">
        <w:rPr>
          <w:rFonts w:ascii="Times New Roman" w:eastAsia="Times New Roman" w:hAnsi="Times New Roman" w:cs="Times New Roman"/>
          <w:noProof/>
          <w:color w:val="000000"/>
          <w:spacing w:val="-1"/>
          <w:sz w:val="24"/>
          <w:szCs w:val="24"/>
        </w:rPr>
        <w:t>preventing</w:t>
      </w:r>
      <w:r w:rsidRPr="001B6B4B">
        <w:rPr>
          <w:rFonts w:ascii="Times New Roman" w:eastAsia="Times New Roman" w:hAnsi="Times New Roman" w:cs="Times New Roman"/>
          <w:noProof/>
          <w:color w:val="000000"/>
          <w:spacing w:val="-16"/>
          <w:sz w:val="24"/>
          <w:szCs w:val="24"/>
        </w:rPr>
        <w:t xml:space="preserve">  </w:t>
      </w:r>
      <w:r w:rsidRPr="001B6B4B">
        <w:rPr>
          <w:rFonts w:ascii="Times New Roman" w:eastAsia="Times New Roman" w:hAnsi="Times New Roman" w:cs="Times New Roman"/>
          <w:noProof/>
          <w:color w:val="000000"/>
          <w:spacing w:val="-1"/>
          <w:sz w:val="24"/>
          <w:szCs w:val="24"/>
        </w:rPr>
        <w:t xml:space="preserve">orphaned </w:t>
      </w:r>
      <w:r w:rsidRPr="001B6B4B">
        <w:rPr>
          <w:rFonts w:ascii="Times New Roman" w:eastAsia="Times New Roman" w:hAnsi="Times New Roman" w:cs="Times New Roman"/>
          <w:noProof/>
          <w:color w:val="000000"/>
          <w:sz w:val="24"/>
          <w:szCs w:val="24"/>
        </w:rPr>
        <w:t>records</w:t>
      </w:r>
      <w:r w:rsidRPr="001B6B4B">
        <w:rPr>
          <w:rFonts w:ascii="Times New Roman" w:eastAsia="Times New Roman" w:hAnsi="Times New Roman" w:cs="Times New Roman"/>
          <w:noProof/>
          <w:color w:val="000000"/>
          <w:spacing w:val="8"/>
          <w:sz w:val="24"/>
          <w:szCs w:val="24"/>
        </w:rPr>
        <w:t xml:space="preserve"> </w:t>
      </w:r>
      <w:r w:rsidRPr="001B6B4B">
        <w:rPr>
          <w:rFonts w:ascii="Times New Roman" w:eastAsia="Times New Roman" w:hAnsi="Times New Roman" w:cs="Times New Roman"/>
          <w:noProof/>
          <w:color w:val="000000"/>
          <w:spacing w:val="2"/>
          <w:sz w:val="24"/>
          <w:szCs w:val="24"/>
        </w:rPr>
        <w:t>and</w:t>
      </w:r>
      <w:r w:rsidRPr="001B6B4B">
        <w:rPr>
          <w:rFonts w:ascii="Times New Roman" w:eastAsia="Times New Roman" w:hAnsi="Times New Roman" w:cs="Times New Roman"/>
          <w:noProof/>
          <w:color w:val="000000"/>
          <w:spacing w:val="7"/>
          <w:sz w:val="24"/>
          <w:szCs w:val="24"/>
        </w:rPr>
        <w:t xml:space="preserve"> </w:t>
      </w:r>
      <w:r w:rsidRPr="001B6B4B">
        <w:rPr>
          <w:rFonts w:ascii="Times New Roman" w:eastAsia="Times New Roman" w:hAnsi="Times New Roman" w:cs="Times New Roman"/>
          <w:noProof/>
          <w:color w:val="000000"/>
          <w:spacing w:val="1"/>
          <w:sz w:val="24"/>
          <w:szCs w:val="24"/>
        </w:rPr>
        <w:t>maintaining</w:t>
      </w:r>
      <w:r w:rsidRPr="001B6B4B">
        <w:rPr>
          <w:rFonts w:ascii="Times New Roman" w:eastAsia="Times New Roman" w:hAnsi="Times New Roman" w:cs="Times New Roman"/>
          <w:noProof/>
          <w:color w:val="000000"/>
          <w:spacing w:val="7"/>
          <w:sz w:val="24"/>
          <w:szCs w:val="24"/>
        </w:rPr>
        <w:t xml:space="preserve"> </w:t>
      </w:r>
      <w:r w:rsidRPr="001B6B4B">
        <w:rPr>
          <w:rFonts w:ascii="Times New Roman" w:eastAsia="Times New Roman" w:hAnsi="Times New Roman" w:cs="Times New Roman"/>
          <w:noProof/>
          <w:color w:val="000000"/>
          <w:spacing w:val="1"/>
          <w:sz w:val="24"/>
          <w:szCs w:val="24"/>
        </w:rPr>
        <w:t>data</w:t>
      </w:r>
      <w:r w:rsidRPr="001B6B4B">
        <w:rPr>
          <w:rFonts w:ascii="Times New Roman" w:eastAsia="Times New Roman" w:hAnsi="Times New Roman" w:cs="Times New Roman"/>
          <w:noProof/>
          <w:color w:val="000000"/>
          <w:spacing w:val="7"/>
          <w:sz w:val="24"/>
          <w:szCs w:val="24"/>
        </w:rPr>
        <w:t xml:space="preserve"> </w:t>
      </w:r>
      <w:r w:rsidR="004960A8" w:rsidRPr="001B6B4B">
        <w:rPr>
          <w:rFonts w:ascii="Times New Roman" w:eastAsia="Times New Roman" w:hAnsi="Times New Roman" w:cs="Times New Roman"/>
          <w:noProof/>
          <w:color w:val="000000"/>
          <w:spacing w:val="-2"/>
          <w:sz w:val="24"/>
          <w:szCs w:val="24"/>
        </w:rPr>
        <w:t>consiste</w:t>
      </w:r>
    </w:p>
    <w:p w:rsidR="00330EB3" w:rsidRDefault="00330EB3" w:rsidP="00DE6008">
      <w:pPr>
        <w:spacing w:before="281" w:line="480" w:lineRule="auto"/>
        <w:jc w:val="both"/>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What</w:t>
      </w:r>
      <w:r>
        <w:rPr>
          <w:rFonts w:ascii="Times New Roman" w:eastAsia="Times New Roman" w:hAnsi="Times New Roman" w:cs="Times New Roman"/>
          <w:b/>
          <w:bCs/>
          <w:noProof/>
          <w:color w:val="000000"/>
          <w:spacing w:val="-3"/>
          <w:sz w:val="28"/>
          <w:szCs w:val="28"/>
        </w:rPr>
        <w:t xml:space="preserve"> </w:t>
      </w:r>
      <w:r>
        <w:rPr>
          <w:rFonts w:ascii="Times New Roman" w:eastAsia="Times New Roman" w:hAnsi="Times New Roman" w:cs="Times New Roman"/>
          <w:b/>
          <w:bCs/>
          <w:noProof/>
          <w:color w:val="000000"/>
          <w:spacing w:val="1"/>
          <w:sz w:val="28"/>
          <w:szCs w:val="28"/>
        </w:rPr>
        <w:t xml:space="preserve">is </w:t>
      </w:r>
      <w:r>
        <w:rPr>
          <w:rFonts w:ascii="Times New Roman" w:eastAsia="Times New Roman" w:hAnsi="Times New Roman" w:cs="Times New Roman"/>
          <w:b/>
          <w:bCs/>
          <w:noProof/>
          <w:color w:val="000000"/>
          <w:spacing w:val="-1"/>
          <w:sz w:val="28"/>
          <w:szCs w:val="28"/>
        </w:rPr>
        <w:t>SQL?</w:t>
      </w:r>
    </w:p>
    <w:p w:rsidR="00330EB3" w:rsidRDefault="00330EB3" w:rsidP="00DE6008">
      <w:pPr>
        <w:spacing w:before="178" w:line="480" w:lineRule="auto"/>
        <w:ind w:right="589"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SQL</w:t>
      </w:r>
      <w:r>
        <w:rPr>
          <w:rFonts w:ascii="Times New Roman" w:eastAsia="Times New Roman" w:hAnsi="Times New Roman" w:cs="Times New Roman"/>
          <w:noProof/>
          <w:color w:val="000000"/>
          <w:spacing w:val="48"/>
          <w:sz w:val="24"/>
          <w:szCs w:val="24"/>
        </w:rPr>
        <w:t xml:space="preserve"> </w:t>
      </w:r>
      <w:r>
        <w:rPr>
          <w:rFonts w:ascii="Times New Roman" w:eastAsia="Times New Roman" w:hAnsi="Times New Roman" w:cs="Times New Roman"/>
          <w:noProof/>
          <w:color w:val="000000"/>
          <w:spacing w:val="-1"/>
          <w:sz w:val="24"/>
          <w:szCs w:val="24"/>
        </w:rPr>
        <w:t>(Structured</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Query</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standard</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z w:val="24"/>
          <w:szCs w:val="24"/>
        </w:rPr>
        <w:t>for</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z w:val="24"/>
          <w:szCs w:val="24"/>
        </w:rPr>
        <w:t>managing</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 xml:space="preserve">and </w:t>
      </w:r>
      <w:r>
        <w:rPr>
          <w:rFonts w:ascii="Times New Roman" w:eastAsia="Times New Roman" w:hAnsi="Times New Roman" w:cs="Times New Roman"/>
          <w:noProof/>
          <w:color w:val="000000"/>
          <w:sz w:val="24"/>
          <w:szCs w:val="24"/>
        </w:rPr>
        <w:t>manipulating</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6"/>
          <w:sz w:val="24"/>
          <w:szCs w:val="24"/>
        </w:rPr>
        <w:t xml:space="preserve">a </w:t>
      </w:r>
      <w:r>
        <w:rPr>
          <w:rFonts w:ascii="Times New Roman" w:eastAsia="Times New Roman" w:hAnsi="Times New Roman" w:cs="Times New Roman"/>
          <w:noProof/>
          <w:color w:val="000000"/>
          <w:spacing w:val="1"/>
          <w:sz w:val="24"/>
          <w:szCs w:val="24"/>
        </w:rPr>
        <w:t>relational</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database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system</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(RDBMS).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provides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 xml:space="preserve">an </w:t>
      </w:r>
      <w:r>
        <w:rPr>
          <w:rFonts w:ascii="Times New Roman" w:eastAsia="Times New Roman" w:hAnsi="Times New Roman" w:cs="Times New Roman"/>
          <w:noProof/>
          <w:color w:val="000000"/>
          <w:spacing w:val="-1"/>
          <w:sz w:val="24"/>
          <w:szCs w:val="24"/>
        </w:rPr>
        <w:t>interface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accessing,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updating,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deleting,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managing</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structures</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data.</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 xml:space="preserve">SQL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the </w:t>
      </w:r>
      <w:r>
        <w:rPr>
          <w:rFonts w:ascii="Times New Roman" w:eastAsia="Times New Roman" w:hAnsi="Times New Roman" w:cs="Times New Roman"/>
          <w:noProof/>
          <w:color w:val="000000"/>
          <w:spacing w:val="-1"/>
          <w:sz w:val="24"/>
          <w:szCs w:val="24"/>
        </w:rPr>
        <w:t>foundation</w:t>
      </w:r>
      <w:r>
        <w:rPr>
          <w:rFonts w:ascii="Times New Roman" w:eastAsia="Times New Roman" w:hAnsi="Times New Roman" w:cs="Times New Roman"/>
          <w:noProof/>
          <w:color w:val="000000"/>
          <w:spacing w:val="1"/>
          <w:sz w:val="24"/>
          <w:szCs w:val="24"/>
        </w:rPr>
        <w:t xml:space="preserve"> of</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interacting with</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databases,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enabling</w:t>
      </w:r>
      <w:r>
        <w:rPr>
          <w:rFonts w:ascii="Times New Roman" w:eastAsia="Times New Roman" w:hAnsi="Times New Roman" w:cs="Times New Roman"/>
          <w:noProof/>
          <w:color w:val="000000"/>
          <w:spacing w:val="-1"/>
          <w:sz w:val="24"/>
          <w:szCs w:val="24"/>
        </w:rPr>
        <w:t xml:space="preserve"> users</w:t>
      </w:r>
      <w:r>
        <w:rPr>
          <w:rFonts w:ascii="Times New Roman" w:eastAsia="Times New Roman" w:hAnsi="Times New Roman" w:cs="Times New Roman"/>
          <w:noProof/>
          <w:color w:val="000000"/>
          <w:sz w:val="24"/>
          <w:szCs w:val="24"/>
        </w:rPr>
        <w:t xml:space="preserve"> to</w:t>
      </w:r>
      <w:r>
        <w:rPr>
          <w:rFonts w:ascii="Times New Roman" w:eastAsia="Times New Roman" w:hAnsi="Times New Roman" w:cs="Times New Roman"/>
          <w:noProof/>
          <w:color w:val="000000"/>
          <w:spacing w:val="1"/>
          <w:sz w:val="24"/>
          <w:szCs w:val="24"/>
        </w:rPr>
        <w:t xml:space="preserve"> perform a </w:t>
      </w:r>
      <w:r>
        <w:rPr>
          <w:rFonts w:ascii="Times New Roman" w:eastAsia="Times New Roman" w:hAnsi="Times New Roman" w:cs="Times New Roman"/>
          <w:noProof/>
          <w:color w:val="000000"/>
          <w:sz w:val="24"/>
          <w:szCs w:val="24"/>
        </w:rPr>
        <w:t xml:space="preserve">wide </w:t>
      </w:r>
      <w:r>
        <w:rPr>
          <w:rFonts w:ascii="Times New Roman" w:eastAsia="Times New Roman" w:hAnsi="Times New Roman" w:cs="Times New Roman"/>
          <w:noProof/>
          <w:color w:val="000000"/>
          <w:spacing w:val="-1"/>
          <w:sz w:val="24"/>
          <w:szCs w:val="24"/>
        </w:rPr>
        <w:t>range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of</w:t>
      </w:r>
    </w:p>
    <w:p w:rsidR="00330EB3" w:rsidRDefault="00330EB3" w:rsidP="00DE6008">
      <w:pPr>
        <w:spacing w:before="173" w:line="480" w:lineRule="auto"/>
        <w:ind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operations</w:t>
      </w:r>
      <w:r>
        <w:rPr>
          <w:rFonts w:ascii="Times New Roman" w:eastAsia="Times New Roman" w:hAnsi="Times New Roman" w:cs="Times New Roman"/>
          <w:noProof/>
          <w:color w:val="000000"/>
          <w:sz w:val="24"/>
          <w:szCs w:val="24"/>
        </w:rPr>
        <w:t xml:space="preserve"> on </w:t>
      </w:r>
      <w:r>
        <w:rPr>
          <w:rFonts w:ascii="Times New Roman" w:eastAsia="Times New Roman" w:hAnsi="Times New Roman" w:cs="Times New Roman"/>
          <w:noProof/>
          <w:color w:val="000000"/>
          <w:spacing w:val="-1"/>
          <w:sz w:val="24"/>
          <w:szCs w:val="24"/>
        </w:rPr>
        <w:t>the data</w:t>
      </w:r>
      <w:r>
        <w:rPr>
          <w:rFonts w:ascii="Times New Roman" w:eastAsia="Times New Roman" w:hAnsi="Times New Roman" w:cs="Times New Roman"/>
          <w:noProof/>
          <w:color w:val="000000"/>
          <w:sz w:val="24"/>
          <w:szCs w:val="24"/>
        </w:rPr>
        <w:t xml:space="preserve"> they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store.</w:t>
      </w:r>
    </w:p>
    <w:p w:rsidR="00330EB3" w:rsidRDefault="00330EB3" w:rsidP="00DE6008">
      <w:pPr>
        <w:spacing w:before="334" w:line="480" w:lineRule="auto"/>
        <w:ind w:firstLine="1"/>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pacing w:val="1"/>
          <w:sz w:val="24"/>
          <w:szCs w:val="24"/>
        </w:rPr>
        <w:t>SQL</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z w:val="24"/>
          <w:szCs w:val="24"/>
        </w:rPr>
        <w:t xml:space="preserve">is </w:t>
      </w:r>
      <w:r>
        <w:rPr>
          <w:rFonts w:ascii="Times New Roman" w:eastAsia="Times New Roman" w:hAnsi="Times New Roman" w:cs="Times New Roman"/>
          <w:noProof/>
          <w:color w:val="000000"/>
          <w:spacing w:val="-1"/>
          <w:sz w:val="24"/>
          <w:szCs w:val="24"/>
        </w:rPr>
        <w:t>divided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into</w:t>
      </w:r>
      <w:r>
        <w:rPr>
          <w:rFonts w:ascii="Times New Roman" w:eastAsia="Times New Roman" w:hAnsi="Times New Roman" w:cs="Times New Roman"/>
          <w:noProof/>
          <w:color w:val="000000"/>
          <w:sz w:val="24"/>
          <w:szCs w:val="24"/>
        </w:rPr>
        <w:t xml:space="preserve"> four</w:t>
      </w:r>
      <w:r>
        <w:rPr>
          <w:rFonts w:ascii="Times New Roman" w:eastAsia="Times New Roman" w:hAnsi="Times New Roman" w:cs="Times New Roman"/>
          <w:noProof/>
          <w:color w:val="000000"/>
          <w:spacing w:val="1"/>
          <w:sz w:val="24"/>
          <w:szCs w:val="24"/>
        </w:rPr>
        <w:t xml:space="preserve"> main</w:t>
      </w:r>
      <w:r>
        <w:rPr>
          <w:rFonts w:ascii="Times New Roman" w:eastAsia="Times New Roman" w:hAnsi="Times New Roman" w:cs="Times New Roman"/>
          <w:noProof/>
          <w:color w:val="000000"/>
          <w:sz w:val="24"/>
          <w:szCs w:val="24"/>
        </w:rPr>
        <w:t xml:space="preserve"> subsets:</w:t>
      </w:r>
    </w:p>
    <w:p w:rsidR="00330EB3" w:rsidRDefault="00330EB3" w:rsidP="00DE6008">
      <w:pPr>
        <w:tabs>
          <w:tab w:val="left" w:pos="2160"/>
        </w:tabs>
        <w:spacing w:before="334" w:line="480" w:lineRule="auto"/>
        <w:ind w:left="36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1.</w:t>
      </w:r>
      <w:r w:rsidR="00683DE1">
        <w:rPr>
          <w:rFonts w:ascii="Times New Roman" w:eastAsia="Times New Roman" w:hAnsi="Times New Roman" w:cs="Times New Roman"/>
          <w:b/>
          <w:bCs/>
          <w:noProof/>
          <w:color w:val="000000"/>
          <w:spacing w:val="-1"/>
          <w:sz w:val="24"/>
          <w:szCs w:val="24"/>
        </w:rPr>
        <w:t xml:space="preserve"> </w:t>
      </w:r>
      <w:r>
        <w:rPr>
          <w:rFonts w:ascii="Times New Roman" w:eastAsia="Times New Roman" w:hAnsi="Times New Roman" w:cs="Times New Roman"/>
          <w:b/>
          <w:bCs/>
          <w:noProof/>
          <w:color w:val="000000"/>
          <w:spacing w:val="-1"/>
          <w:sz w:val="24"/>
          <w:szCs w:val="24"/>
        </w:rPr>
        <w:t>DDL</w:t>
      </w:r>
      <w:r>
        <w:rPr>
          <w:rFonts w:ascii="Times New Roman" w:eastAsia="Times New Roman" w:hAnsi="Times New Roman" w:cs="Times New Roman"/>
          <w:b/>
          <w:bCs/>
          <w:noProof/>
          <w:color w:val="000000"/>
          <w:spacing w:val="-29"/>
          <w:sz w:val="24"/>
          <w:szCs w:val="24"/>
        </w:rPr>
        <w:t xml:space="preserve"> </w:t>
      </w:r>
      <w:r>
        <w:rPr>
          <w:rFonts w:ascii="Times New Roman" w:eastAsia="Times New Roman" w:hAnsi="Times New Roman" w:cs="Times New Roman"/>
          <w:b/>
          <w:bCs/>
          <w:noProof/>
          <w:color w:val="000000"/>
          <w:sz w:val="24"/>
          <w:szCs w:val="24"/>
        </w:rPr>
        <w:t>(Data</w:t>
      </w:r>
      <w:r>
        <w:rPr>
          <w:rFonts w:ascii="Times New Roman" w:eastAsia="Times New Roman" w:hAnsi="Times New Roman" w:cs="Times New Roman"/>
          <w:b/>
          <w:bCs/>
          <w:noProof/>
          <w:color w:val="000000"/>
          <w:spacing w:val="-16"/>
          <w:sz w:val="24"/>
          <w:szCs w:val="24"/>
        </w:rPr>
        <w:t xml:space="preserve"> </w:t>
      </w:r>
      <w:r>
        <w:rPr>
          <w:rFonts w:ascii="Times New Roman" w:eastAsia="Times New Roman" w:hAnsi="Times New Roman" w:cs="Times New Roman"/>
          <w:b/>
          <w:bCs/>
          <w:noProof/>
          <w:color w:val="000000"/>
          <w:sz w:val="24"/>
          <w:szCs w:val="24"/>
        </w:rPr>
        <w:t>Definition</w:t>
      </w:r>
      <w:r>
        <w:rPr>
          <w:rFonts w:ascii="Times New Roman" w:eastAsia="Times New Roman" w:hAnsi="Times New Roman" w:cs="Times New Roman"/>
          <w:b/>
          <w:bCs/>
          <w:noProof/>
          <w:color w:val="000000"/>
          <w:spacing w:val="-14"/>
          <w:sz w:val="24"/>
          <w:szCs w:val="24"/>
        </w:rPr>
        <w:t xml:space="preserve"> </w:t>
      </w:r>
      <w:r>
        <w:rPr>
          <w:rFonts w:ascii="Times New Roman" w:eastAsia="Times New Roman" w:hAnsi="Times New Roman" w:cs="Times New Roman"/>
          <w:b/>
          <w:bCs/>
          <w:noProof/>
          <w:color w:val="000000"/>
          <w:spacing w:val="-1"/>
          <w:sz w:val="24"/>
          <w:szCs w:val="24"/>
        </w:rPr>
        <w:t>Language):</w:t>
      </w:r>
      <w:r>
        <w:rPr>
          <w:rFonts w:ascii="Times New Roman" w:eastAsia="Times New Roman" w:hAnsi="Times New Roman" w:cs="Times New Roman"/>
          <w:b/>
          <w:bCs/>
          <w:noProof/>
          <w:color w:val="000000"/>
          <w:spacing w:val="-14"/>
          <w:sz w:val="24"/>
          <w:szCs w:val="24"/>
        </w:rPr>
        <w:t xml:space="preserve"> </w:t>
      </w:r>
      <w:r>
        <w:rPr>
          <w:rFonts w:ascii="Times New Roman" w:eastAsia="Times New Roman" w:hAnsi="Times New Roman" w:cs="Times New Roman"/>
          <w:noProof/>
          <w:color w:val="000000"/>
          <w:sz w:val="24"/>
          <w:szCs w:val="24"/>
        </w:rPr>
        <w:t>DDL</w:t>
      </w:r>
      <w:r>
        <w:rPr>
          <w:rFonts w:ascii="Times New Roman" w:eastAsia="Times New Roman" w:hAnsi="Times New Roman" w:cs="Times New Roman"/>
          <w:noProof/>
          <w:color w:val="000000"/>
          <w:spacing w:val="-25"/>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14"/>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pacing w:val="-1"/>
          <w:sz w:val="24"/>
          <w:szCs w:val="24"/>
        </w:rPr>
        <w:t>define</w:t>
      </w:r>
      <w:r>
        <w:rPr>
          <w:rFonts w:ascii="Times New Roman" w:eastAsia="Times New Roman" w:hAnsi="Times New Roman" w:cs="Times New Roman"/>
          <w:noProof/>
          <w:color w:val="000000"/>
          <w:spacing w:val="-14"/>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z w:val="24"/>
          <w:szCs w:val="24"/>
        </w:rPr>
        <w:t>manage</w:t>
      </w:r>
      <w:r>
        <w:rPr>
          <w:rFonts w:ascii="Times New Roman" w:eastAsia="Times New Roman" w:hAnsi="Times New Roman" w:cs="Times New Roman"/>
          <w:noProof/>
          <w:color w:val="000000"/>
          <w:spacing w:val="-14"/>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pacing w:val="-1"/>
          <w:sz w:val="24"/>
          <w:szCs w:val="24"/>
        </w:rPr>
        <w:t>structure</w:t>
      </w:r>
    </w:p>
    <w:p w:rsidR="00330EB3" w:rsidRDefault="00330EB3" w:rsidP="00DE6008">
      <w:pPr>
        <w:spacing w:before="8" w:line="480" w:lineRule="auto"/>
        <w:ind w:left="720" w:right="605"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z w:val="24"/>
          <w:szCs w:val="24"/>
        </w:rPr>
        <w:lastRenderedPageBreak/>
        <w:t>of</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2"/>
          <w:sz w:val="24"/>
          <w:szCs w:val="24"/>
        </w:rPr>
        <w:t xml:space="preserve">a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allows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creation,</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alteration,</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deletion</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of</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 xml:space="preserve">objects </w:t>
      </w:r>
      <w:r>
        <w:rPr>
          <w:rFonts w:ascii="Times New Roman" w:eastAsia="Times New Roman" w:hAnsi="Times New Roman" w:cs="Times New Roman"/>
          <w:noProof/>
          <w:color w:val="000000"/>
          <w:spacing w:val="1"/>
          <w:sz w:val="24"/>
          <w:szCs w:val="24"/>
        </w:rPr>
        <w:t>such</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tables,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views,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schemas.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Key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commands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include:</w:t>
      </w:r>
    </w:p>
    <w:p w:rsidR="00330EB3" w:rsidRPr="00683DE1" w:rsidRDefault="00330EB3" w:rsidP="00DE6008">
      <w:pPr>
        <w:pStyle w:val="ListParagraph"/>
        <w:numPr>
          <w:ilvl w:val="0"/>
          <w:numId w:val="49"/>
        </w:numPr>
        <w:tabs>
          <w:tab w:val="left" w:pos="2880"/>
        </w:tabs>
        <w:spacing w:before="336" w:line="480" w:lineRule="auto"/>
        <w:jc w:val="both"/>
        <w:rPr>
          <w:rFonts w:ascii="Times New Roman" w:eastAsia="Times New Roman" w:hAnsi="Times New Roman" w:cs="Times New Roman"/>
          <w:noProof/>
          <w:color w:val="000000"/>
          <w:spacing w:val="1"/>
          <w:sz w:val="24"/>
          <w:szCs w:val="24"/>
        </w:rPr>
      </w:pPr>
      <w:r w:rsidRPr="00683DE1">
        <w:rPr>
          <w:rFonts w:ascii="Times New Roman" w:eastAsia="Times New Roman" w:hAnsi="Times New Roman" w:cs="Times New Roman"/>
          <w:b/>
          <w:bCs/>
          <w:noProof/>
          <w:color w:val="000000"/>
          <w:spacing w:val="-3"/>
          <w:sz w:val="24"/>
          <w:szCs w:val="24"/>
        </w:rPr>
        <w:t>CREATE</w:t>
      </w:r>
      <w:r w:rsidRPr="00683DE1">
        <w:rPr>
          <w:rFonts w:ascii="Times New Roman" w:eastAsia="Times New Roman" w:hAnsi="Times New Roman" w:cs="Times New Roman"/>
          <w:noProof/>
          <w:color w:val="000000"/>
          <w:spacing w:val="-2"/>
          <w:sz w:val="24"/>
          <w:szCs w:val="24"/>
        </w:rPr>
        <w:t xml:space="preserve">: </w:t>
      </w:r>
      <w:r w:rsidRPr="00683DE1">
        <w:rPr>
          <w:rFonts w:ascii="Times New Roman" w:eastAsia="Times New Roman" w:hAnsi="Times New Roman" w:cs="Times New Roman"/>
          <w:noProof/>
          <w:color w:val="000000"/>
          <w:spacing w:val="-9"/>
          <w:sz w:val="24"/>
          <w:szCs w:val="24"/>
        </w:rPr>
        <w:t>To</w:t>
      </w:r>
      <w:r w:rsidRPr="00683DE1">
        <w:rPr>
          <w:rFonts w:ascii="Times New Roman" w:eastAsia="Times New Roman" w:hAnsi="Times New Roman" w:cs="Times New Roman"/>
          <w:noProof/>
          <w:color w:val="000000"/>
          <w:sz w:val="24"/>
          <w:szCs w:val="24"/>
        </w:rPr>
        <w:t xml:space="preserve"> </w:t>
      </w:r>
      <w:r w:rsidRPr="00683DE1">
        <w:rPr>
          <w:rFonts w:ascii="Times New Roman" w:eastAsia="Times New Roman" w:hAnsi="Times New Roman" w:cs="Times New Roman"/>
          <w:noProof/>
          <w:color w:val="000000"/>
          <w:spacing w:val="-1"/>
          <w:sz w:val="24"/>
          <w:szCs w:val="24"/>
        </w:rPr>
        <w:t>create</w:t>
      </w:r>
      <w:r w:rsidRPr="00683DE1">
        <w:rPr>
          <w:rFonts w:ascii="Times New Roman" w:eastAsia="Times New Roman" w:hAnsi="Times New Roman" w:cs="Times New Roman"/>
          <w:noProof/>
          <w:color w:val="000000"/>
          <w:sz w:val="24"/>
          <w:szCs w:val="24"/>
        </w:rPr>
        <w:t xml:space="preserve"> new</w:t>
      </w:r>
      <w:r w:rsidRPr="00683DE1">
        <w:rPr>
          <w:rFonts w:ascii="Times New Roman" w:eastAsia="Times New Roman" w:hAnsi="Times New Roman" w:cs="Times New Roman"/>
          <w:noProof/>
          <w:color w:val="000000"/>
          <w:spacing w:val="2"/>
          <w:sz w:val="24"/>
          <w:szCs w:val="24"/>
        </w:rPr>
        <w:t xml:space="preserve"> </w:t>
      </w:r>
      <w:r w:rsidRPr="00683DE1">
        <w:rPr>
          <w:rFonts w:ascii="Times New Roman" w:eastAsia="Times New Roman" w:hAnsi="Times New Roman" w:cs="Times New Roman"/>
          <w:noProof/>
          <w:color w:val="000000"/>
          <w:spacing w:val="-1"/>
          <w:sz w:val="24"/>
          <w:szCs w:val="24"/>
        </w:rPr>
        <w:t xml:space="preserve">database </w:t>
      </w:r>
      <w:r w:rsidRPr="00683DE1">
        <w:rPr>
          <w:rFonts w:ascii="Times New Roman" w:eastAsia="Times New Roman" w:hAnsi="Times New Roman" w:cs="Times New Roman"/>
          <w:noProof/>
          <w:color w:val="000000"/>
          <w:sz w:val="24"/>
          <w:szCs w:val="24"/>
        </w:rPr>
        <w:t>objects.</w:t>
      </w:r>
    </w:p>
    <w:p w:rsidR="00330EB3" w:rsidRPr="00683DE1" w:rsidRDefault="00330EB3" w:rsidP="00DE6008">
      <w:pPr>
        <w:pStyle w:val="ListParagraph"/>
        <w:numPr>
          <w:ilvl w:val="0"/>
          <w:numId w:val="49"/>
        </w:numPr>
        <w:tabs>
          <w:tab w:val="left" w:pos="2880"/>
        </w:tabs>
        <w:spacing w:before="334" w:line="480" w:lineRule="auto"/>
        <w:jc w:val="both"/>
        <w:rPr>
          <w:rFonts w:ascii="Times New Roman" w:eastAsia="Times New Roman" w:hAnsi="Times New Roman" w:cs="Times New Roman"/>
          <w:noProof/>
          <w:color w:val="000000"/>
          <w:spacing w:val="1"/>
          <w:sz w:val="24"/>
          <w:szCs w:val="24"/>
        </w:rPr>
      </w:pPr>
      <w:r w:rsidRPr="00683DE1">
        <w:rPr>
          <w:rFonts w:ascii="Times New Roman" w:eastAsia="Times New Roman" w:hAnsi="Times New Roman" w:cs="Times New Roman"/>
          <w:b/>
          <w:bCs/>
          <w:noProof/>
          <w:color w:val="000000"/>
          <w:spacing w:val="-4"/>
          <w:sz w:val="24"/>
          <w:szCs w:val="24"/>
        </w:rPr>
        <w:t>ALTER</w:t>
      </w:r>
      <w:r w:rsidRPr="00683DE1">
        <w:rPr>
          <w:rFonts w:ascii="Times New Roman" w:eastAsia="Times New Roman" w:hAnsi="Times New Roman" w:cs="Times New Roman"/>
          <w:noProof/>
          <w:color w:val="000000"/>
          <w:spacing w:val="-3"/>
          <w:sz w:val="24"/>
          <w:szCs w:val="24"/>
        </w:rPr>
        <w:t xml:space="preserve">: </w:t>
      </w:r>
      <w:r w:rsidRPr="00683DE1">
        <w:rPr>
          <w:rFonts w:ascii="Times New Roman" w:eastAsia="Times New Roman" w:hAnsi="Times New Roman" w:cs="Times New Roman"/>
          <w:noProof/>
          <w:color w:val="000000"/>
          <w:spacing w:val="-9"/>
          <w:sz w:val="24"/>
          <w:szCs w:val="24"/>
        </w:rPr>
        <w:t>To</w:t>
      </w:r>
      <w:r w:rsidRPr="00683DE1">
        <w:rPr>
          <w:rFonts w:ascii="Times New Roman" w:eastAsia="Times New Roman" w:hAnsi="Times New Roman" w:cs="Times New Roman"/>
          <w:noProof/>
          <w:color w:val="000000"/>
          <w:sz w:val="24"/>
          <w:szCs w:val="24"/>
        </w:rPr>
        <w:t xml:space="preserve"> </w:t>
      </w:r>
      <w:r w:rsidRPr="00683DE1">
        <w:rPr>
          <w:rFonts w:ascii="Times New Roman" w:eastAsia="Times New Roman" w:hAnsi="Times New Roman" w:cs="Times New Roman"/>
          <w:noProof/>
          <w:color w:val="000000"/>
          <w:spacing w:val="1"/>
          <w:sz w:val="24"/>
          <w:szCs w:val="24"/>
        </w:rPr>
        <w:t>modify</w:t>
      </w:r>
      <w:r w:rsidRPr="00683DE1">
        <w:rPr>
          <w:rFonts w:ascii="Times New Roman" w:eastAsia="Times New Roman" w:hAnsi="Times New Roman" w:cs="Times New Roman"/>
          <w:noProof/>
          <w:color w:val="000000"/>
          <w:spacing w:val="-6"/>
          <w:sz w:val="24"/>
          <w:szCs w:val="24"/>
        </w:rPr>
        <w:t xml:space="preserve"> </w:t>
      </w:r>
      <w:r w:rsidRPr="00683DE1">
        <w:rPr>
          <w:rFonts w:ascii="Times New Roman" w:eastAsia="Times New Roman" w:hAnsi="Times New Roman" w:cs="Times New Roman"/>
          <w:noProof/>
          <w:color w:val="000000"/>
          <w:spacing w:val="-1"/>
          <w:sz w:val="24"/>
          <w:szCs w:val="24"/>
        </w:rPr>
        <w:t>existing</w:t>
      </w:r>
      <w:r w:rsidRPr="00683DE1">
        <w:rPr>
          <w:rFonts w:ascii="Times New Roman" w:eastAsia="Times New Roman" w:hAnsi="Times New Roman" w:cs="Times New Roman"/>
          <w:noProof/>
          <w:color w:val="000000"/>
          <w:spacing w:val="-2"/>
          <w:sz w:val="24"/>
          <w:szCs w:val="24"/>
        </w:rPr>
        <w:t xml:space="preserve"> </w:t>
      </w:r>
      <w:r w:rsidRPr="00683DE1">
        <w:rPr>
          <w:rFonts w:ascii="Times New Roman" w:eastAsia="Times New Roman" w:hAnsi="Times New Roman" w:cs="Times New Roman"/>
          <w:noProof/>
          <w:color w:val="000000"/>
          <w:spacing w:val="-1"/>
          <w:sz w:val="24"/>
          <w:szCs w:val="24"/>
        </w:rPr>
        <w:t xml:space="preserve">database </w:t>
      </w:r>
      <w:r w:rsidRPr="00683DE1">
        <w:rPr>
          <w:rFonts w:ascii="Times New Roman" w:eastAsia="Times New Roman" w:hAnsi="Times New Roman" w:cs="Times New Roman"/>
          <w:noProof/>
          <w:color w:val="000000"/>
          <w:sz w:val="24"/>
          <w:szCs w:val="24"/>
        </w:rPr>
        <w:t>objects.</w:t>
      </w:r>
    </w:p>
    <w:p w:rsidR="00330EB3" w:rsidRPr="00683DE1" w:rsidRDefault="00330EB3" w:rsidP="00DE6008">
      <w:pPr>
        <w:pStyle w:val="ListParagraph"/>
        <w:numPr>
          <w:ilvl w:val="0"/>
          <w:numId w:val="49"/>
        </w:numPr>
        <w:tabs>
          <w:tab w:val="left" w:pos="2880"/>
        </w:tabs>
        <w:spacing w:before="334" w:line="480" w:lineRule="auto"/>
        <w:jc w:val="both"/>
        <w:rPr>
          <w:rFonts w:ascii="Times New Roman" w:eastAsia="Times New Roman" w:hAnsi="Times New Roman" w:cs="Times New Roman"/>
          <w:noProof/>
          <w:color w:val="000000"/>
          <w:spacing w:val="-2"/>
          <w:sz w:val="24"/>
          <w:szCs w:val="24"/>
        </w:rPr>
      </w:pPr>
      <w:r w:rsidRPr="00683DE1">
        <w:rPr>
          <w:rFonts w:ascii="Times New Roman" w:eastAsia="Times New Roman" w:hAnsi="Times New Roman" w:cs="Times New Roman"/>
          <w:b/>
          <w:bCs/>
          <w:noProof/>
          <w:color w:val="000000"/>
          <w:spacing w:val="-1"/>
          <w:sz w:val="24"/>
          <w:szCs w:val="24"/>
        </w:rPr>
        <w:t>DROP</w:t>
      </w:r>
      <w:r w:rsidRPr="00683DE1">
        <w:rPr>
          <w:rFonts w:ascii="Times New Roman" w:eastAsia="Times New Roman" w:hAnsi="Times New Roman" w:cs="Times New Roman"/>
          <w:noProof/>
          <w:color w:val="000000"/>
          <w:spacing w:val="-3"/>
          <w:sz w:val="24"/>
          <w:szCs w:val="24"/>
        </w:rPr>
        <w:t xml:space="preserve">: </w:t>
      </w:r>
      <w:r w:rsidRPr="00683DE1">
        <w:rPr>
          <w:rFonts w:ascii="Times New Roman" w:eastAsia="Times New Roman" w:hAnsi="Times New Roman" w:cs="Times New Roman"/>
          <w:noProof/>
          <w:color w:val="000000"/>
          <w:spacing w:val="-9"/>
          <w:sz w:val="24"/>
          <w:szCs w:val="24"/>
        </w:rPr>
        <w:t>To</w:t>
      </w:r>
      <w:r w:rsidRPr="00683DE1">
        <w:rPr>
          <w:rFonts w:ascii="Times New Roman" w:eastAsia="Times New Roman" w:hAnsi="Times New Roman" w:cs="Times New Roman"/>
          <w:noProof/>
          <w:color w:val="000000"/>
          <w:sz w:val="24"/>
          <w:szCs w:val="24"/>
        </w:rPr>
        <w:t xml:space="preserve"> </w:t>
      </w:r>
      <w:r w:rsidRPr="00683DE1">
        <w:rPr>
          <w:rFonts w:ascii="Times New Roman" w:eastAsia="Times New Roman" w:hAnsi="Times New Roman" w:cs="Times New Roman"/>
          <w:noProof/>
          <w:color w:val="000000"/>
          <w:spacing w:val="-1"/>
          <w:sz w:val="24"/>
          <w:szCs w:val="24"/>
        </w:rPr>
        <w:t xml:space="preserve">delete </w:t>
      </w:r>
      <w:r w:rsidRPr="00683DE1">
        <w:rPr>
          <w:rFonts w:ascii="Times New Roman" w:eastAsia="Times New Roman" w:hAnsi="Times New Roman" w:cs="Times New Roman"/>
          <w:noProof/>
          <w:color w:val="000000"/>
          <w:sz w:val="24"/>
          <w:szCs w:val="24"/>
        </w:rPr>
        <w:t>database</w:t>
      </w:r>
      <w:r w:rsidRPr="00683DE1">
        <w:rPr>
          <w:rFonts w:ascii="Times New Roman" w:eastAsia="Times New Roman" w:hAnsi="Times New Roman" w:cs="Times New Roman"/>
          <w:noProof/>
          <w:color w:val="000000"/>
          <w:spacing w:val="-1"/>
          <w:sz w:val="24"/>
          <w:szCs w:val="24"/>
        </w:rPr>
        <w:t xml:space="preserve"> objects.</w:t>
      </w:r>
    </w:p>
    <w:p w:rsidR="00330EB3" w:rsidRDefault="00330EB3" w:rsidP="00DE6008">
      <w:pPr>
        <w:spacing w:before="157" w:line="480" w:lineRule="auto"/>
        <w:ind w:left="720" w:right="602" w:hanging="360"/>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2.</w:t>
      </w:r>
      <w:r>
        <w:rPr>
          <w:rFonts w:ascii="Times New Roman" w:eastAsia="Times New Roman" w:hAnsi="Times New Roman" w:cs="Times New Roman"/>
          <w:noProof/>
          <w:color w:val="000000"/>
          <w:spacing w:val="120"/>
          <w:sz w:val="24"/>
          <w:szCs w:val="24"/>
        </w:rPr>
        <w:t xml:space="preserve"> </w:t>
      </w:r>
      <w:r>
        <w:rPr>
          <w:rFonts w:ascii="Times New Roman" w:eastAsia="Times New Roman" w:hAnsi="Times New Roman" w:cs="Times New Roman"/>
          <w:b/>
          <w:bCs/>
          <w:noProof/>
          <w:color w:val="000000"/>
          <w:spacing w:val="-1"/>
          <w:sz w:val="24"/>
          <w:szCs w:val="24"/>
        </w:rPr>
        <w:t>DML</w:t>
      </w:r>
      <w:r>
        <w:rPr>
          <w:rFonts w:ascii="Times New Roman" w:eastAsia="Times New Roman" w:hAnsi="Times New Roman" w:cs="Times New Roman"/>
          <w:b/>
          <w:bCs/>
          <w:noProof/>
          <w:color w:val="000000"/>
          <w:spacing w:val="-6"/>
          <w:sz w:val="24"/>
          <w:szCs w:val="24"/>
        </w:rPr>
        <w:t xml:space="preserve"> </w:t>
      </w:r>
      <w:r>
        <w:rPr>
          <w:rFonts w:ascii="Times New Roman" w:eastAsia="Times New Roman" w:hAnsi="Times New Roman" w:cs="Times New Roman"/>
          <w:b/>
          <w:bCs/>
          <w:noProof/>
          <w:color w:val="000000"/>
          <w:spacing w:val="-1"/>
          <w:sz w:val="24"/>
          <w:szCs w:val="24"/>
        </w:rPr>
        <w:t>(Data</w:t>
      </w:r>
      <w:r>
        <w:rPr>
          <w:rFonts w:ascii="Times New Roman" w:eastAsia="Times New Roman" w:hAnsi="Times New Roman" w:cs="Times New Roman"/>
          <w:b/>
          <w:bCs/>
          <w:noProof/>
          <w:color w:val="000000"/>
          <w:spacing w:val="1"/>
          <w:sz w:val="24"/>
          <w:szCs w:val="24"/>
        </w:rPr>
        <w:t xml:space="preserve"> </w:t>
      </w:r>
      <w:r>
        <w:rPr>
          <w:rFonts w:ascii="Times New Roman" w:eastAsia="Times New Roman" w:hAnsi="Times New Roman" w:cs="Times New Roman"/>
          <w:b/>
          <w:bCs/>
          <w:noProof/>
          <w:color w:val="000000"/>
          <w:sz w:val="24"/>
          <w:szCs w:val="24"/>
        </w:rPr>
        <w:t>Manipulation</w:t>
      </w:r>
      <w:r>
        <w:rPr>
          <w:rFonts w:ascii="Times New Roman" w:eastAsia="Times New Roman" w:hAnsi="Times New Roman" w:cs="Times New Roman"/>
          <w:b/>
          <w:bCs/>
          <w:noProof/>
          <w:color w:val="000000"/>
          <w:spacing w:val="1"/>
          <w:sz w:val="24"/>
          <w:szCs w:val="24"/>
        </w:rPr>
        <w:t xml:space="preserve"> </w:t>
      </w:r>
      <w:r>
        <w:rPr>
          <w:rFonts w:ascii="Times New Roman" w:eastAsia="Times New Roman" w:hAnsi="Times New Roman" w:cs="Times New Roman"/>
          <w:b/>
          <w:bCs/>
          <w:noProof/>
          <w:color w:val="000000"/>
          <w:sz w:val="24"/>
          <w:szCs w:val="24"/>
        </w:rPr>
        <w:t>Language):</w:t>
      </w:r>
      <w:r>
        <w:rPr>
          <w:rFonts w:ascii="Times New Roman" w:eastAsia="Times New Roman" w:hAnsi="Times New Roman" w:cs="Times New Roman"/>
          <w:b/>
          <w:bCs/>
          <w:noProof/>
          <w:color w:val="000000"/>
          <w:spacing w:val="2"/>
          <w:sz w:val="24"/>
          <w:szCs w:val="24"/>
        </w:rPr>
        <w:t xml:space="preserve"> </w:t>
      </w:r>
      <w:r>
        <w:rPr>
          <w:rFonts w:ascii="Times New Roman" w:eastAsia="Times New Roman" w:hAnsi="Times New Roman" w:cs="Times New Roman"/>
          <w:noProof/>
          <w:color w:val="000000"/>
          <w:spacing w:val="2"/>
          <w:sz w:val="24"/>
          <w:szCs w:val="24"/>
        </w:rPr>
        <w:t>DML</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deals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with</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the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manipulation</w:t>
      </w:r>
      <w:r>
        <w:rPr>
          <w:rFonts w:ascii="Times New Roman" w:eastAsia="Times New Roman" w:hAnsi="Times New Roman" w:cs="Times New Roman"/>
          <w:noProof/>
          <w:color w:val="000000"/>
          <w:spacing w:val="1"/>
          <w:sz w:val="24"/>
          <w:szCs w:val="24"/>
        </w:rPr>
        <w:t xml:space="preserve"> of </w:t>
      </w:r>
      <w:r>
        <w:rPr>
          <w:rFonts w:ascii="Times New Roman" w:eastAsia="Times New Roman" w:hAnsi="Times New Roman" w:cs="Times New Roman"/>
          <w:noProof/>
          <w:color w:val="000000"/>
          <w:spacing w:val="-1"/>
          <w:sz w:val="24"/>
          <w:szCs w:val="24"/>
        </w:rPr>
        <w:t xml:space="preserve">data </w:t>
      </w:r>
      <w:r>
        <w:rPr>
          <w:rFonts w:ascii="Times New Roman" w:eastAsia="Times New Roman" w:hAnsi="Times New Roman" w:cs="Times New Roman"/>
          <w:noProof/>
          <w:color w:val="000000"/>
          <w:sz w:val="24"/>
          <w:szCs w:val="24"/>
        </w:rPr>
        <w:t>within</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3"/>
          <w:sz w:val="24"/>
          <w:szCs w:val="24"/>
        </w:rPr>
        <w:t>It</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allows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for</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adding,</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updating,</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deleting,</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querying</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 xml:space="preserve">data. </w:t>
      </w:r>
      <w:r>
        <w:rPr>
          <w:rFonts w:ascii="Times New Roman" w:eastAsia="Times New Roman" w:hAnsi="Times New Roman" w:cs="Times New Roman"/>
          <w:noProof/>
          <w:color w:val="000000"/>
          <w:spacing w:val="3"/>
          <w:sz w:val="24"/>
          <w:szCs w:val="24"/>
        </w:rPr>
        <w:t>Common</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4"/>
          <w:sz w:val="24"/>
          <w:szCs w:val="24"/>
        </w:rPr>
        <w:t>DML</w:t>
      </w:r>
      <w:r>
        <w:rPr>
          <w:rFonts w:ascii="Times New Roman" w:eastAsia="Times New Roman" w:hAnsi="Times New Roman" w:cs="Times New Roman"/>
          <w:noProof/>
          <w:color w:val="000000"/>
          <w:spacing w:val="1"/>
          <w:sz w:val="24"/>
          <w:szCs w:val="24"/>
        </w:rPr>
        <w:t xml:space="preserve"> commands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include:</w:t>
      </w:r>
    </w:p>
    <w:p w:rsidR="00330EB3" w:rsidRPr="00683DE1" w:rsidRDefault="00330EB3" w:rsidP="00DE6008">
      <w:pPr>
        <w:pStyle w:val="ListParagraph"/>
        <w:numPr>
          <w:ilvl w:val="0"/>
          <w:numId w:val="50"/>
        </w:numPr>
        <w:tabs>
          <w:tab w:val="left" w:pos="2880"/>
        </w:tabs>
        <w:spacing w:before="334" w:line="480" w:lineRule="auto"/>
        <w:jc w:val="both"/>
        <w:rPr>
          <w:rFonts w:ascii="Times New Roman" w:eastAsia="Times New Roman" w:hAnsi="Times New Roman" w:cs="Times New Roman"/>
          <w:noProof/>
          <w:color w:val="000000"/>
          <w:sz w:val="24"/>
          <w:szCs w:val="24"/>
        </w:rPr>
      </w:pPr>
      <w:r w:rsidRPr="00683DE1">
        <w:rPr>
          <w:rFonts w:ascii="Times New Roman" w:eastAsia="Times New Roman" w:hAnsi="Times New Roman" w:cs="Times New Roman"/>
          <w:b/>
          <w:bCs/>
          <w:noProof/>
          <w:color w:val="000000"/>
          <w:sz w:val="24"/>
          <w:szCs w:val="24"/>
        </w:rPr>
        <w:t>SELECT</w:t>
      </w:r>
      <w:r w:rsidRPr="00683DE1">
        <w:rPr>
          <w:rFonts w:ascii="Times New Roman" w:eastAsia="Times New Roman" w:hAnsi="Times New Roman" w:cs="Times New Roman"/>
          <w:noProof/>
          <w:color w:val="000000"/>
          <w:spacing w:val="-3"/>
          <w:sz w:val="24"/>
          <w:szCs w:val="24"/>
        </w:rPr>
        <w:t xml:space="preserve">: </w:t>
      </w:r>
      <w:r w:rsidRPr="00683DE1">
        <w:rPr>
          <w:rFonts w:ascii="Times New Roman" w:eastAsia="Times New Roman" w:hAnsi="Times New Roman" w:cs="Times New Roman"/>
          <w:noProof/>
          <w:color w:val="000000"/>
          <w:spacing w:val="-9"/>
          <w:sz w:val="24"/>
          <w:szCs w:val="24"/>
        </w:rPr>
        <w:t>To</w:t>
      </w:r>
      <w:r w:rsidRPr="00683DE1">
        <w:rPr>
          <w:rFonts w:ascii="Times New Roman" w:eastAsia="Times New Roman" w:hAnsi="Times New Roman" w:cs="Times New Roman"/>
          <w:noProof/>
          <w:color w:val="000000"/>
          <w:sz w:val="24"/>
          <w:szCs w:val="24"/>
        </w:rPr>
        <w:t xml:space="preserve"> </w:t>
      </w:r>
      <w:r w:rsidRPr="00683DE1">
        <w:rPr>
          <w:rFonts w:ascii="Times New Roman" w:eastAsia="Times New Roman" w:hAnsi="Times New Roman" w:cs="Times New Roman"/>
          <w:noProof/>
          <w:color w:val="000000"/>
          <w:spacing w:val="-1"/>
          <w:sz w:val="24"/>
          <w:szCs w:val="24"/>
        </w:rPr>
        <w:t xml:space="preserve">retrieve </w:t>
      </w:r>
      <w:r w:rsidRPr="00683DE1">
        <w:rPr>
          <w:rFonts w:ascii="Times New Roman" w:eastAsia="Times New Roman" w:hAnsi="Times New Roman" w:cs="Times New Roman"/>
          <w:noProof/>
          <w:color w:val="000000"/>
          <w:sz w:val="24"/>
          <w:szCs w:val="24"/>
        </w:rPr>
        <w:t xml:space="preserve">data </w:t>
      </w:r>
      <w:r w:rsidRPr="00683DE1">
        <w:rPr>
          <w:rFonts w:ascii="Times New Roman" w:eastAsia="Times New Roman" w:hAnsi="Times New Roman" w:cs="Times New Roman"/>
          <w:noProof/>
          <w:color w:val="000000"/>
          <w:spacing w:val="1"/>
          <w:sz w:val="24"/>
          <w:szCs w:val="24"/>
        </w:rPr>
        <w:t>from</w:t>
      </w:r>
      <w:r w:rsidRPr="00683DE1">
        <w:rPr>
          <w:rFonts w:ascii="Times New Roman" w:eastAsia="Times New Roman" w:hAnsi="Times New Roman" w:cs="Times New Roman"/>
          <w:noProof/>
          <w:color w:val="000000"/>
          <w:sz w:val="24"/>
          <w:szCs w:val="24"/>
        </w:rPr>
        <w:t xml:space="preserve"> </w:t>
      </w:r>
      <w:r w:rsidRPr="00683DE1">
        <w:rPr>
          <w:rFonts w:ascii="Times New Roman" w:eastAsia="Times New Roman" w:hAnsi="Times New Roman" w:cs="Times New Roman"/>
          <w:noProof/>
          <w:color w:val="000000"/>
          <w:spacing w:val="-1"/>
          <w:sz w:val="24"/>
          <w:szCs w:val="24"/>
        </w:rPr>
        <w:t>one</w:t>
      </w:r>
      <w:r w:rsidRPr="00683DE1">
        <w:rPr>
          <w:rFonts w:ascii="Times New Roman" w:eastAsia="Times New Roman" w:hAnsi="Times New Roman" w:cs="Times New Roman"/>
          <w:noProof/>
          <w:color w:val="000000"/>
          <w:spacing w:val="-2"/>
          <w:sz w:val="24"/>
          <w:szCs w:val="24"/>
        </w:rPr>
        <w:t xml:space="preserve"> </w:t>
      </w:r>
      <w:r w:rsidRPr="00683DE1">
        <w:rPr>
          <w:rFonts w:ascii="Times New Roman" w:eastAsia="Times New Roman" w:hAnsi="Times New Roman" w:cs="Times New Roman"/>
          <w:noProof/>
          <w:color w:val="000000"/>
          <w:spacing w:val="-1"/>
          <w:sz w:val="24"/>
          <w:szCs w:val="24"/>
        </w:rPr>
        <w:t>or</w:t>
      </w:r>
      <w:r w:rsidRPr="00683DE1">
        <w:rPr>
          <w:rFonts w:ascii="Times New Roman" w:eastAsia="Times New Roman" w:hAnsi="Times New Roman" w:cs="Times New Roman"/>
          <w:noProof/>
          <w:color w:val="000000"/>
          <w:sz w:val="24"/>
          <w:szCs w:val="24"/>
        </w:rPr>
        <w:t xml:space="preserve"> </w:t>
      </w:r>
      <w:r w:rsidRPr="00683DE1">
        <w:rPr>
          <w:rFonts w:ascii="Times New Roman" w:eastAsia="Times New Roman" w:hAnsi="Times New Roman" w:cs="Times New Roman"/>
          <w:noProof/>
          <w:color w:val="000000"/>
          <w:spacing w:val="1"/>
          <w:sz w:val="24"/>
          <w:szCs w:val="24"/>
        </w:rPr>
        <w:t>more</w:t>
      </w:r>
      <w:r w:rsidRPr="00683DE1">
        <w:rPr>
          <w:rFonts w:ascii="Times New Roman" w:eastAsia="Times New Roman" w:hAnsi="Times New Roman" w:cs="Times New Roman"/>
          <w:noProof/>
          <w:color w:val="000000"/>
          <w:spacing w:val="-1"/>
          <w:sz w:val="24"/>
          <w:szCs w:val="24"/>
        </w:rPr>
        <w:t xml:space="preserve"> </w:t>
      </w:r>
      <w:r w:rsidRPr="00683DE1">
        <w:rPr>
          <w:rFonts w:ascii="Times New Roman" w:eastAsia="Times New Roman" w:hAnsi="Times New Roman" w:cs="Times New Roman"/>
          <w:noProof/>
          <w:color w:val="000000"/>
          <w:sz w:val="24"/>
          <w:szCs w:val="24"/>
        </w:rPr>
        <w:t>tables.</w:t>
      </w:r>
    </w:p>
    <w:p w:rsidR="00330EB3" w:rsidRPr="00683DE1" w:rsidRDefault="00330EB3" w:rsidP="00DE6008">
      <w:pPr>
        <w:pStyle w:val="ListParagraph"/>
        <w:numPr>
          <w:ilvl w:val="0"/>
          <w:numId w:val="50"/>
        </w:numPr>
        <w:tabs>
          <w:tab w:val="left" w:pos="2880"/>
        </w:tabs>
        <w:spacing w:before="334" w:line="480" w:lineRule="auto"/>
        <w:jc w:val="both"/>
        <w:rPr>
          <w:rFonts w:ascii="Times New Roman" w:eastAsia="Times New Roman" w:hAnsi="Times New Roman" w:cs="Times New Roman"/>
          <w:noProof/>
          <w:color w:val="000000"/>
          <w:spacing w:val="-3"/>
          <w:sz w:val="24"/>
          <w:szCs w:val="24"/>
        </w:rPr>
      </w:pPr>
      <w:r w:rsidRPr="00683DE1">
        <w:rPr>
          <w:rFonts w:ascii="Times New Roman" w:eastAsia="Times New Roman" w:hAnsi="Times New Roman" w:cs="Times New Roman"/>
          <w:b/>
          <w:bCs/>
          <w:noProof/>
          <w:color w:val="000000"/>
          <w:spacing w:val="-2"/>
          <w:sz w:val="24"/>
          <w:szCs w:val="24"/>
        </w:rPr>
        <w:t>INSERT</w:t>
      </w:r>
      <w:r w:rsidRPr="00683DE1">
        <w:rPr>
          <w:rFonts w:ascii="Times New Roman" w:eastAsia="Times New Roman" w:hAnsi="Times New Roman" w:cs="Times New Roman"/>
          <w:noProof/>
          <w:color w:val="000000"/>
          <w:spacing w:val="-2"/>
          <w:sz w:val="24"/>
          <w:szCs w:val="24"/>
        </w:rPr>
        <w:t xml:space="preserve">: </w:t>
      </w:r>
      <w:r w:rsidRPr="00683DE1">
        <w:rPr>
          <w:rFonts w:ascii="Times New Roman" w:eastAsia="Times New Roman" w:hAnsi="Times New Roman" w:cs="Times New Roman"/>
          <w:noProof/>
          <w:color w:val="000000"/>
          <w:spacing w:val="-9"/>
          <w:sz w:val="24"/>
          <w:szCs w:val="24"/>
        </w:rPr>
        <w:t>To</w:t>
      </w:r>
      <w:r w:rsidRPr="00683DE1">
        <w:rPr>
          <w:rFonts w:ascii="Times New Roman" w:eastAsia="Times New Roman" w:hAnsi="Times New Roman" w:cs="Times New Roman"/>
          <w:noProof/>
          <w:color w:val="000000"/>
          <w:sz w:val="24"/>
          <w:szCs w:val="24"/>
        </w:rPr>
        <w:t xml:space="preserve"> </w:t>
      </w:r>
      <w:r w:rsidRPr="00683DE1">
        <w:rPr>
          <w:rFonts w:ascii="Times New Roman" w:eastAsia="Times New Roman" w:hAnsi="Times New Roman" w:cs="Times New Roman"/>
          <w:noProof/>
          <w:color w:val="000000"/>
          <w:spacing w:val="-1"/>
          <w:sz w:val="24"/>
          <w:szCs w:val="24"/>
        </w:rPr>
        <w:t>add</w:t>
      </w:r>
      <w:r w:rsidRPr="00683DE1">
        <w:rPr>
          <w:rFonts w:ascii="Times New Roman" w:eastAsia="Times New Roman" w:hAnsi="Times New Roman" w:cs="Times New Roman"/>
          <w:noProof/>
          <w:color w:val="000000"/>
          <w:sz w:val="24"/>
          <w:szCs w:val="24"/>
        </w:rPr>
        <w:t xml:space="preserve"> </w:t>
      </w:r>
      <w:r w:rsidRPr="00683DE1">
        <w:rPr>
          <w:rFonts w:ascii="Times New Roman" w:eastAsia="Times New Roman" w:hAnsi="Times New Roman" w:cs="Times New Roman"/>
          <w:noProof/>
          <w:color w:val="000000"/>
          <w:spacing w:val="-1"/>
          <w:sz w:val="24"/>
          <w:szCs w:val="24"/>
        </w:rPr>
        <w:t>new</w:t>
      </w:r>
      <w:r w:rsidRPr="00683DE1">
        <w:rPr>
          <w:rFonts w:ascii="Times New Roman" w:eastAsia="Times New Roman" w:hAnsi="Times New Roman" w:cs="Times New Roman"/>
          <w:noProof/>
          <w:color w:val="000000"/>
          <w:sz w:val="24"/>
          <w:szCs w:val="24"/>
        </w:rPr>
        <w:t xml:space="preserve"> </w:t>
      </w:r>
      <w:r w:rsidRPr="00683DE1">
        <w:rPr>
          <w:rFonts w:ascii="Times New Roman" w:eastAsia="Times New Roman" w:hAnsi="Times New Roman" w:cs="Times New Roman"/>
          <w:noProof/>
          <w:color w:val="000000"/>
          <w:spacing w:val="-1"/>
          <w:sz w:val="24"/>
          <w:szCs w:val="24"/>
        </w:rPr>
        <w:t>data</w:t>
      </w:r>
      <w:r w:rsidRPr="00683DE1">
        <w:rPr>
          <w:rFonts w:ascii="Times New Roman" w:eastAsia="Times New Roman" w:hAnsi="Times New Roman" w:cs="Times New Roman"/>
          <w:noProof/>
          <w:color w:val="000000"/>
          <w:sz w:val="24"/>
          <w:szCs w:val="24"/>
        </w:rPr>
        <w:t xml:space="preserve"> </w:t>
      </w:r>
      <w:r w:rsidRPr="00683DE1">
        <w:rPr>
          <w:rFonts w:ascii="Times New Roman" w:eastAsia="Times New Roman" w:hAnsi="Times New Roman" w:cs="Times New Roman"/>
          <w:noProof/>
          <w:color w:val="000000"/>
          <w:spacing w:val="-1"/>
          <w:sz w:val="24"/>
          <w:szCs w:val="24"/>
        </w:rPr>
        <w:t>into</w:t>
      </w:r>
      <w:r w:rsidRPr="00683DE1">
        <w:rPr>
          <w:rFonts w:ascii="Times New Roman" w:eastAsia="Times New Roman" w:hAnsi="Times New Roman" w:cs="Times New Roman"/>
          <w:noProof/>
          <w:color w:val="000000"/>
          <w:sz w:val="24"/>
          <w:szCs w:val="24"/>
        </w:rPr>
        <w:t xml:space="preserve"> </w:t>
      </w:r>
      <w:r w:rsidRPr="00683DE1">
        <w:rPr>
          <w:rFonts w:ascii="Times New Roman" w:eastAsia="Times New Roman" w:hAnsi="Times New Roman" w:cs="Times New Roman"/>
          <w:noProof/>
          <w:color w:val="000000"/>
          <w:spacing w:val="-1"/>
          <w:sz w:val="24"/>
          <w:szCs w:val="24"/>
        </w:rPr>
        <w:t>a table.</w:t>
      </w:r>
    </w:p>
    <w:p w:rsidR="00330EB3" w:rsidRPr="00683DE1" w:rsidRDefault="00330EB3" w:rsidP="00DE6008">
      <w:pPr>
        <w:pStyle w:val="ListParagraph"/>
        <w:numPr>
          <w:ilvl w:val="0"/>
          <w:numId w:val="50"/>
        </w:numPr>
        <w:tabs>
          <w:tab w:val="left" w:pos="2880"/>
        </w:tabs>
        <w:spacing w:before="334" w:line="480" w:lineRule="auto"/>
        <w:jc w:val="both"/>
        <w:rPr>
          <w:rFonts w:ascii="Times New Roman" w:eastAsia="Times New Roman" w:hAnsi="Times New Roman" w:cs="Times New Roman"/>
          <w:noProof/>
          <w:color w:val="000000"/>
          <w:spacing w:val="-3"/>
          <w:sz w:val="24"/>
          <w:szCs w:val="24"/>
        </w:rPr>
      </w:pPr>
      <w:r w:rsidRPr="00683DE1">
        <w:rPr>
          <w:rFonts w:ascii="Times New Roman" w:eastAsia="Times New Roman" w:hAnsi="Times New Roman" w:cs="Times New Roman"/>
          <w:b/>
          <w:bCs/>
          <w:noProof/>
          <w:color w:val="000000"/>
          <w:spacing w:val="-3"/>
          <w:sz w:val="24"/>
          <w:szCs w:val="24"/>
        </w:rPr>
        <w:t>UPDATE</w:t>
      </w:r>
      <w:r w:rsidRPr="00683DE1">
        <w:rPr>
          <w:rFonts w:ascii="Times New Roman" w:eastAsia="Times New Roman" w:hAnsi="Times New Roman" w:cs="Times New Roman"/>
          <w:noProof/>
          <w:color w:val="000000"/>
          <w:spacing w:val="-2"/>
          <w:sz w:val="24"/>
          <w:szCs w:val="24"/>
        </w:rPr>
        <w:t xml:space="preserve">: </w:t>
      </w:r>
      <w:r w:rsidRPr="00683DE1">
        <w:rPr>
          <w:rFonts w:ascii="Times New Roman" w:eastAsia="Times New Roman" w:hAnsi="Times New Roman" w:cs="Times New Roman"/>
          <w:noProof/>
          <w:color w:val="000000"/>
          <w:spacing w:val="-9"/>
          <w:sz w:val="24"/>
          <w:szCs w:val="24"/>
        </w:rPr>
        <w:t>To</w:t>
      </w:r>
      <w:r w:rsidRPr="00683DE1">
        <w:rPr>
          <w:rFonts w:ascii="Times New Roman" w:eastAsia="Times New Roman" w:hAnsi="Times New Roman" w:cs="Times New Roman"/>
          <w:noProof/>
          <w:color w:val="000000"/>
          <w:sz w:val="24"/>
          <w:szCs w:val="24"/>
        </w:rPr>
        <w:t xml:space="preserve"> </w:t>
      </w:r>
      <w:r w:rsidRPr="00683DE1">
        <w:rPr>
          <w:rFonts w:ascii="Times New Roman" w:eastAsia="Times New Roman" w:hAnsi="Times New Roman" w:cs="Times New Roman"/>
          <w:noProof/>
          <w:color w:val="000000"/>
          <w:spacing w:val="1"/>
          <w:sz w:val="24"/>
          <w:szCs w:val="24"/>
        </w:rPr>
        <w:t>modify</w:t>
      </w:r>
      <w:r w:rsidRPr="00683DE1">
        <w:rPr>
          <w:rFonts w:ascii="Times New Roman" w:eastAsia="Times New Roman" w:hAnsi="Times New Roman" w:cs="Times New Roman"/>
          <w:noProof/>
          <w:color w:val="000000"/>
          <w:spacing w:val="-5"/>
          <w:sz w:val="24"/>
          <w:szCs w:val="24"/>
        </w:rPr>
        <w:t xml:space="preserve"> </w:t>
      </w:r>
      <w:r w:rsidRPr="00683DE1">
        <w:rPr>
          <w:rFonts w:ascii="Times New Roman" w:eastAsia="Times New Roman" w:hAnsi="Times New Roman" w:cs="Times New Roman"/>
          <w:noProof/>
          <w:color w:val="000000"/>
          <w:sz w:val="24"/>
          <w:szCs w:val="24"/>
        </w:rPr>
        <w:t>existing</w:t>
      </w:r>
      <w:r w:rsidRPr="00683DE1">
        <w:rPr>
          <w:rFonts w:ascii="Times New Roman" w:eastAsia="Times New Roman" w:hAnsi="Times New Roman" w:cs="Times New Roman"/>
          <w:noProof/>
          <w:color w:val="000000"/>
          <w:spacing w:val="-2"/>
          <w:sz w:val="24"/>
          <w:szCs w:val="24"/>
        </w:rPr>
        <w:t xml:space="preserve"> </w:t>
      </w:r>
      <w:r w:rsidRPr="00683DE1">
        <w:rPr>
          <w:rFonts w:ascii="Times New Roman" w:eastAsia="Times New Roman" w:hAnsi="Times New Roman" w:cs="Times New Roman"/>
          <w:noProof/>
          <w:color w:val="000000"/>
          <w:spacing w:val="-1"/>
          <w:sz w:val="24"/>
          <w:szCs w:val="24"/>
        </w:rPr>
        <w:t>data.</w:t>
      </w:r>
    </w:p>
    <w:p w:rsidR="00330EB3" w:rsidRPr="00683DE1" w:rsidRDefault="00330EB3" w:rsidP="00DE6008">
      <w:pPr>
        <w:pStyle w:val="ListParagraph"/>
        <w:numPr>
          <w:ilvl w:val="0"/>
          <w:numId w:val="50"/>
        </w:numPr>
        <w:tabs>
          <w:tab w:val="left" w:pos="2880"/>
        </w:tabs>
        <w:spacing w:before="336" w:line="480" w:lineRule="auto"/>
        <w:jc w:val="both"/>
        <w:rPr>
          <w:rFonts w:ascii="Times New Roman" w:eastAsia="Times New Roman" w:hAnsi="Times New Roman" w:cs="Times New Roman"/>
          <w:noProof/>
          <w:color w:val="000000"/>
          <w:spacing w:val="-3"/>
          <w:sz w:val="24"/>
          <w:szCs w:val="24"/>
        </w:rPr>
      </w:pPr>
      <w:r w:rsidRPr="00683DE1">
        <w:rPr>
          <w:rFonts w:ascii="Times New Roman" w:eastAsia="Times New Roman" w:hAnsi="Times New Roman" w:cs="Times New Roman"/>
          <w:b/>
          <w:bCs/>
          <w:noProof/>
          <w:color w:val="000000"/>
          <w:spacing w:val="1"/>
          <w:sz w:val="24"/>
          <w:szCs w:val="24"/>
        </w:rPr>
        <w:t>DELETE</w:t>
      </w:r>
      <w:r w:rsidRPr="00683DE1">
        <w:rPr>
          <w:rFonts w:ascii="Times New Roman" w:eastAsia="Times New Roman" w:hAnsi="Times New Roman" w:cs="Times New Roman"/>
          <w:noProof/>
          <w:color w:val="000000"/>
          <w:spacing w:val="-2"/>
          <w:sz w:val="24"/>
          <w:szCs w:val="24"/>
        </w:rPr>
        <w:t xml:space="preserve">: </w:t>
      </w:r>
      <w:r w:rsidRPr="00683DE1">
        <w:rPr>
          <w:rFonts w:ascii="Times New Roman" w:eastAsia="Times New Roman" w:hAnsi="Times New Roman" w:cs="Times New Roman"/>
          <w:noProof/>
          <w:color w:val="000000"/>
          <w:spacing w:val="-9"/>
          <w:sz w:val="24"/>
          <w:szCs w:val="24"/>
        </w:rPr>
        <w:t>To</w:t>
      </w:r>
      <w:r w:rsidRPr="00683DE1">
        <w:rPr>
          <w:rFonts w:ascii="Times New Roman" w:eastAsia="Times New Roman" w:hAnsi="Times New Roman" w:cs="Times New Roman"/>
          <w:noProof/>
          <w:color w:val="000000"/>
          <w:sz w:val="24"/>
          <w:szCs w:val="24"/>
        </w:rPr>
        <w:t xml:space="preserve"> remove </w:t>
      </w:r>
      <w:r w:rsidRPr="00683DE1">
        <w:rPr>
          <w:rFonts w:ascii="Times New Roman" w:eastAsia="Times New Roman" w:hAnsi="Times New Roman" w:cs="Times New Roman"/>
          <w:noProof/>
          <w:color w:val="000000"/>
          <w:spacing w:val="-1"/>
          <w:sz w:val="24"/>
          <w:szCs w:val="24"/>
        </w:rPr>
        <w:t>data</w:t>
      </w:r>
      <w:r w:rsidRPr="00683DE1">
        <w:rPr>
          <w:rFonts w:ascii="Times New Roman" w:eastAsia="Times New Roman" w:hAnsi="Times New Roman" w:cs="Times New Roman"/>
          <w:noProof/>
          <w:color w:val="000000"/>
          <w:sz w:val="24"/>
          <w:szCs w:val="24"/>
        </w:rPr>
        <w:t xml:space="preserve"> </w:t>
      </w:r>
      <w:r w:rsidRPr="00683DE1">
        <w:rPr>
          <w:rFonts w:ascii="Times New Roman" w:eastAsia="Times New Roman" w:hAnsi="Times New Roman" w:cs="Times New Roman"/>
          <w:noProof/>
          <w:color w:val="000000"/>
          <w:spacing w:val="1"/>
          <w:sz w:val="24"/>
          <w:szCs w:val="24"/>
        </w:rPr>
        <w:t>from</w:t>
      </w:r>
      <w:r w:rsidRPr="00683DE1">
        <w:rPr>
          <w:rFonts w:ascii="Times New Roman" w:eastAsia="Times New Roman" w:hAnsi="Times New Roman" w:cs="Times New Roman"/>
          <w:noProof/>
          <w:color w:val="000000"/>
          <w:sz w:val="24"/>
          <w:szCs w:val="24"/>
        </w:rPr>
        <w:t xml:space="preserve"> </w:t>
      </w:r>
      <w:r w:rsidRPr="00683DE1">
        <w:rPr>
          <w:rFonts w:ascii="Times New Roman" w:eastAsia="Times New Roman" w:hAnsi="Times New Roman" w:cs="Times New Roman"/>
          <w:noProof/>
          <w:color w:val="000000"/>
          <w:spacing w:val="-1"/>
          <w:sz w:val="24"/>
          <w:szCs w:val="24"/>
        </w:rPr>
        <w:t>a table.</w:t>
      </w:r>
      <w:bookmarkStart w:id="18" w:name="16"/>
      <w:bookmarkEnd w:id="18"/>
      <w:r>
        <w:rPr>
          <w:noProof/>
          <w:lang w:eastAsia="en-IN"/>
        </w:rPr>
        <mc:AlternateContent>
          <mc:Choice Requires="wps">
            <w:drawing>
              <wp:anchor distT="0" distB="0" distL="114300" distR="114300" simplePos="0" relativeHeight="251581952"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25" name="Freeform 2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AAF65E" id="Freeform 25" o:spid="_x0000_s1026" style="position:absolute;margin-left:0;margin-top:0;width:50pt;height:50pt;z-index:251581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" path="m,5r11263,e">
                <v:stroke joinstyle="miter"/>
                <v:path o:connecttype="custom" o:connectlocs="0,30797500;635000,30797500" o:connectangles="0,0"/>
                <o:lock v:ext="edit" selection="t"/>
              </v:shape>
            </w:pict>
          </mc:Fallback>
        </mc:AlternateContent>
      </w:r>
      <w:r>
        <w:rPr>
          <w:noProof/>
          <w:lang w:eastAsia="en-IN"/>
        </w:rPr>
        <mc:AlternateContent>
          <mc:Choice Requires="wps">
            <w:drawing>
              <wp:anchor distT="0" distB="0" distL="114300" distR="114300" simplePos="0" relativeHeight="251595264"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23" name="Freeform 2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DA8D00" id="Freeform 23" o:spid="_x0000_s1026" style="position:absolute;margin-left:0;margin-top:0;width:50pt;height:50pt;z-index:251595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" path="m5,14863l5,e">
                <v:stroke joinstyle="miter"/>
                <v:path o:connecttype="custom" o:connectlocs="317500,655935;317500,20935" o:connectangles="0,0"/>
                <o:lock v:ext="edit" selection="t"/>
              </v:shape>
            </w:pict>
          </mc:Fallback>
        </mc:AlternateContent>
      </w:r>
      <w:r>
        <w:rPr>
          <w:noProof/>
          <w:lang w:eastAsia="en-IN"/>
        </w:rPr>
        <mc:AlternateContent>
          <mc:Choice Requires="wps">
            <w:drawing>
              <wp:anchor distT="0" distB="0" distL="114300" distR="114300" simplePos="0" relativeHeight="251636224"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21" name="Freeform 2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30322E" id="Freeform 21" o:spid="_x0000_s1026" style="position:absolute;margin-left:0;margin-top:0;width:50pt;height:50pt;z-index:251636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" path="m5,14863l5,e">
                <v:stroke joinstyle="miter"/>
                <v:path o:connecttype="custom" o:connectlocs="317500,655935;317500,20935" o:connectangles="0,0"/>
                <o:lock v:ext="edit" selection="t"/>
              </v:shape>
            </w:pict>
          </mc:Fallback>
        </mc:AlternateContent>
      </w:r>
      <w:r>
        <w:rPr>
          <w:noProof/>
          <w:lang w:eastAsia="en-IN"/>
        </w:rPr>
        <mc:AlternateContent>
          <mc:Choice Requires="wps">
            <w:drawing>
              <wp:anchor distT="0" distB="0" distL="114300" distR="114300" simplePos="0" relativeHeight="251642368"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19" name="Freeform 1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287C06" id="Freeform 19" o:spid="_x0000_s1026" style="position:absolute;margin-left:0;margin-top:0;width:50pt;height:50pt;z-index:251642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" path="m,5r11263,e">
                <v:stroke joinstyle="miter"/>
                <v:path o:connecttype="custom" o:connectlocs="0,975233000;635000,975233000" o:connectangles="0,0"/>
                <o:lock v:ext="edit" selection="t"/>
              </v:shape>
            </w:pict>
          </mc:Fallback>
        </mc:AlternateContent>
      </w:r>
    </w:p>
    <w:p w:rsidR="00330EB3" w:rsidRDefault="00330EB3" w:rsidP="00DE6008">
      <w:pPr>
        <w:spacing w:before="63" w:line="480" w:lineRule="auto"/>
        <w:ind w:left="720" w:right="599" w:hanging="360"/>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3.</w:t>
      </w:r>
      <w:r>
        <w:rPr>
          <w:rFonts w:ascii="Times New Roman" w:eastAsia="Times New Roman" w:hAnsi="Times New Roman" w:cs="Times New Roman"/>
          <w:noProof/>
          <w:color w:val="000000"/>
          <w:spacing w:val="120"/>
          <w:sz w:val="24"/>
          <w:szCs w:val="24"/>
        </w:rPr>
        <w:t xml:space="preserve"> </w:t>
      </w:r>
      <w:r>
        <w:rPr>
          <w:rFonts w:ascii="Times New Roman" w:eastAsia="Times New Roman" w:hAnsi="Times New Roman" w:cs="Times New Roman"/>
          <w:b/>
          <w:bCs/>
          <w:noProof/>
          <w:color w:val="000000"/>
          <w:spacing w:val="-1"/>
          <w:sz w:val="24"/>
          <w:szCs w:val="24"/>
        </w:rPr>
        <w:t>DCL</w:t>
      </w:r>
      <w:r>
        <w:rPr>
          <w:rFonts w:ascii="Times New Roman" w:eastAsia="Times New Roman" w:hAnsi="Times New Roman" w:cs="Times New Roman"/>
          <w:b/>
          <w:bCs/>
          <w:noProof/>
          <w:color w:val="000000"/>
          <w:spacing w:val="-5"/>
          <w:sz w:val="24"/>
          <w:szCs w:val="24"/>
        </w:rPr>
        <w:t xml:space="preserve"> </w:t>
      </w:r>
      <w:r>
        <w:rPr>
          <w:rFonts w:ascii="Times New Roman" w:eastAsia="Times New Roman" w:hAnsi="Times New Roman" w:cs="Times New Roman"/>
          <w:b/>
          <w:bCs/>
          <w:noProof/>
          <w:color w:val="000000"/>
          <w:spacing w:val="-2"/>
          <w:sz w:val="24"/>
          <w:szCs w:val="24"/>
        </w:rPr>
        <w:t>(Data</w:t>
      </w:r>
      <w:r>
        <w:rPr>
          <w:rFonts w:ascii="Times New Roman" w:eastAsia="Times New Roman" w:hAnsi="Times New Roman" w:cs="Times New Roman"/>
          <w:b/>
          <w:bCs/>
          <w:noProof/>
          <w:color w:val="000000"/>
          <w:spacing w:val="3"/>
          <w:sz w:val="24"/>
          <w:szCs w:val="24"/>
        </w:rPr>
        <w:t xml:space="preserve"> </w:t>
      </w:r>
      <w:r>
        <w:rPr>
          <w:rFonts w:ascii="Times New Roman" w:eastAsia="Times New Roman" w:hAnsi="Times New Roman" w:cs="Times New Roman"/>
          <w:b/>
          <w:bCs/>
          <w:noProof/>
          <w:color w:val="000000"/>
          <w:spacing w:val="-1"/>
          <w:sz w:val="24"/>
          <w:szCs w:val="24"/>
        </w:rPr>
        <w:t>Control</w:t>
      </w:r>
      <w:r>
        <w:rPr>
          <w:rFonts w:ascii="Times New Roman" w:eastAsia="Times New Roman" w:hAnsi="Times New Roman" w:cs="Times New Roman"/>
          <w:b/>
          <w:bCs/>
          <w:noProof/>
          <w:color w:val="000000"/>
          <w:spacing w:val="3"/>
          <w:sz w:val="24"/>
          <w:szCs w:val="24"/>
        </w:rPr>
        <w:t xml:space="preserve"> </w:t>
      </w:r>
      <w:r>
        <w:rPr>
          <w:rFonts w:ascii="Times New Roman" w:eastAsia="Times New Roman" w:hAnsi="Times New Roman" w:cs="Times New Roman"/>
          <w:b/>
          <w:bCs/>
          <w:noProof/>
          <w:color w:val="000000"/>
          <w:spacing w:val="1"/>
          <w:sz w:val="24"/>
          <w:szCs w:val="24"/>
        </w:rPr>
        <w:t>Language):</w:t>
      </w:r>
      <w:r>
        <w:rPr>
          <w:rFonts w:ascii="Times New Roman" w:eastAsia="Times New Roman" w:hAnsi="Times New Roman" w:cs="Times New Roman"/>
          <w:b/>
          <w:bCs/>
          <w:noProof/>
          <w:color w:val="000000"/>
          <w:spacing w:val="3"/>
          <w:sz w:val="24"/>
          <w:szCs w:val="24"/>
        </w:rPr>
        <w:t xml:space="preserve"> </w:t>
      </w:r>
      <w:r>
        <w:rPr>
          <w:rFonts w:ascii="Times New Roman" w:eastAsia="Times New Roman" w:hAnsi="Times New Roman" w:cs="Times New Roman"/>
          <w:noProof/>
          <w:color w:val="000000"/>
          <w:spacing w:val="2"/>
          <w:sz w:val="24"/>
          <w:szCs w:val="24"/>
        </w:rPr>
        <w:t>DCL</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used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control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access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data</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within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 xml:space="preserve">the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helps</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manage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user</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permissions,</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allowing</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z w:val="24"/>
          <w:szCs w:val="24"/>
        </w:rPr>
        <w:t>for</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secure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access</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and</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 xml:space="preserve">data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Main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DCL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commands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include:</w:t>
      </w:r>
    </w:p>
    <w:p w:rsidR="00330EB3" w:rsidRPr="00F05179" w:rsidRDefault="00330EB3" w:rsidP="00DE6008">
      <w:pPr>
        <w:pStyle w:val="ListParagraph"/>
        <w:numPr>
          <w:ilvl w:val="0"/>
          <w:numId w:val="52"/>
        </w:numPr>
        <w:tabs>
          <w:tab w:val="left" w:pos="2880"/>
        </w:tabs>
        <w:spacing w:before="334" w:line="480" w:lineRule="auto"/>
        <w:jc w:val="both"/>
        <w:rPr>
          <w:rFonts w:ascii="Times New Roman" w:eastAsia="Times New Roman" w:hAnsi="Times New Roman" w:cs="Times New Roman"/>
          <w:noProof/>
          <w:color w:val="000000"/>
          <w:spacing w:val="1"/>
          <w:sz w:val="24"/>
          <w:szCs w:val="24"/>
        </w:rPr>
      </w:pPr>
      <w:r w:rsidRPr="00F05179">
        <w:rPr>
          <w:rFonts w:ascii="Times New Roman" w:eastAsia="Times New Roman" w:hAnsi="Times New Roman" w:cs="Times New Roman"/>
          <w:b/>
          <w:bCs/>
          <w:noProof/>
          <w:color w:val="000000"/>
          <w:spacing w:val="-1"/>
          <w:sz w:val="24"/>
          <w:szCs w:val="24"/>
        </w:rPr>
        <w:t>GRANT</w:t>
      </w:r>
      <w:r w:rsidRPr="00F05179">
        <w:rPr>
          <w:rFonts w:ascii="Times New Roman" w:eastAsia="Times New Roman" w:hAnsi="Times New Roman" w:cs="Times New Roman"/>
          <w:noProof/>
          <w:color w:val="000000"/>
          <w:spacing w:val="-3"/>
          <w:sz w:val="24"/>
          <w:szCs w:val="24"/>
        </w:rPr>
        <w:t xml:space="preserve">: </w:t>
      </w:r>
      <w:r w:rsidRPr="00F05179">
        <w:rPr>
          <w:rFonts w:ascii="Times New Roman" w:eastAsia="Times New Roman" w:hAnsi="Times New Roman" w:cs="Times New Roman"/>
          <w:noProof/>
          <w:color w:val="000000"/>
          <w:spacing w:val="-9"/>
          <w:sz w:val="24"/>
          <w:szCs w:val="24"/>
        </w:rPr>
        <w:t>To</w:t>
      </w:r>
      <w:r w:rsidRPr="00F05179">
        <w:rPr>
          <w:rFonts w:ascii="Times New Roman" w:eastAsia="Times New Roman" w:hAnsi="Times New Roman" w:cs="Times New Roman"/>
          <w:noProof/>
          <w:color w:val="000000"/>
          <w:spacing w:val="2"/>
          <w:sz w:val="24"/>
          <w:szCs w:val="24"/>
        </w:rPr>
        <w:t xml:space="preserve"> </w:t>
      </w:r>
      <w:r w:rsidRPr="00F05179">
        <w:rPr>
          <w:rFonts w:ascii="Times New Roman" w:eastAsia="Times New Roman" w:hAnsi="Times New Roman" w:cs="Times New Roman"/>
          <w:noProof/>
          <w:color w:val="000000"/>
          <w:spacing w:val="-1"/>
          <w:sz w:val="24"/>
          <w:szCs w:val="24"/>
        </w:rPr>
        <w:t>give</w:t>
      </w:r>
      <w:r w:rsidRPr="00F05179">
        <w:rPr>
          <w:rFonts w:ascii="Times New Roman" w:eastAsia="Times New Roman" w:hAnsi="Times New Roman" w:cs="Times New Roman"/>
          <w:noProof/>
          <w:color w:val="000000"/>
          <w:spacing w:val="2"/>
          <w:sz w:val="24"/>
          <w:szCs w:val="24"/>
        </w:rPr>
        <w:t xml:space="preserve"> </w:t>
      </w:r>
      <w:r w:rsidRPr="00F05179">
        <w:rPr>
          <w:rFonts w:ascii="Times New Roman" w:eastAsia="Times New Roman" w:hAnsi="Times New Roman" w:cs="Times New Roman"/>
          <w:noProof/>
          <w:color w:val="000000"/>
          <w:spacing w:val="-1"/>
          <w:sz w:val="24"/>
          <w:szCs w:val="24"/>
        </w:rPr>
        <w:t>a user</w:t>
      </w:r>
      <w:r w:rsidRPr="00F05179">
        <w:rPr>
          <w:rFonts w:ascii="Times New Roman" w:eastAsia="Times New Roman" w:hAnsi="Times New Roman" w:cs="Times New Roman"/>
          <w:noProof/>
          <w:color w:val="000000"/>
          <w:spacing w:val="1"/>
          <w:sz w:val="24"/>
          <w:szCs w:val="24"/>
        </w:rPr>
        <w:t xml:space="preserve"> </w:t>
      </w:r>
      <w:r w:rsidRPr="00F05179">
        <w:rPr>
          <w:rFonts w:ascii="Times New Roman" w:eastAsia="Times New Roman" w:hAnsi="Times New Roman" w:cs="Times New Roman"/>
          <w:noProof/>
          <w:color w:val="000000"/>
          <w:spacing w:val="-1"/>
          <w:sz w:val="24"/>
          <w:szCs w:val="24"/>
        </w:rPr>
        <w:t>specific access rights</w:t>
      </w:r>
      <w:r w:rsidRPr="00F05179">
        <w:rPr>
          <w:rFonts w:ascii="Times New Roman" w:eastAsia="Times New Roman" w:hAnsi="Times New Roman" w:cs="Times New Roman"/>
          <w:noProof/>
          <w:color w:val="000000"/>
          <w:sz w:val="24"/>
          <w:szCs w:val="24"/>
        </w:rPr>
        <w:t xml:space="preserve"> to </w:t>
      </w:r>
      <w:r w:rsidRPr="00F05179">
        <w:rPr>
          <w:rFonts w:ascii="Times New Roman" w:eastAsia="Times New Roman" w:hAnsi="Times New Roman" w:cs="Times New Roman"/>
          <w:noProof/>
          <w:color w:val="000000"/>
          <w:spacing w:val="-1"/>
          <w:sz w:val="24"/>
          <w:szCs w:val="24"/>
        </w:rPr>
        <w:t xml:space="preserve">database </w:t>
      </w:r>
      <w:r w:rsidRPr="00F05179">
        <w:rPr>
          <w:rFonts w:ascii="Times New Roman" w:eastAsia="Times New Roman" w:hAnsi="Times New Roman" w:cs="Times New Roman"/>
          <w:noProof/>
          <w:color w:val="000000"/>
          <w:sz w:val="24"/>
          <w:szCs w:val="24"/>
        </w:rPr>
        <w:t>objects.</w:t>
      </w:r>
    </w:p>
    <w:p w:rsidR="00330EB3" w:rsidRPr="00F05179" w:rsidRDefault="00330EB3" w:rsidP="00DE6008">
      <w:pPr>
        <w:pStyle w:val="ListParagraph"/>
        <w:numPr>
          <w:ilvl w:val="0"/>
          <w:numId w:val="52"/>
        </w:numPr>
        <w:tabs>
          <w:tab w:val="left" w:pos="2880"/>
        </w:tabs>
        <w:spacing w:before="334" w:line="480" w:lineRule="auto"/>
        <w:jc w:val="both"/>
        <w:rPr>
          <w:rFonts w:ascii="Times New Roman" w:eastAsia="Times New Roman" w:hAnsi="Times New Roman" w:cs="Times New Roman"/>
          <w:noProof/>
          <w:color w:val="000000"/>
          <w:spacing w:val="4"/>
          <w:sz w:val="24"/>
          <w:szCs w:val="24"/>
        </w:rPr>
      </w:pPr>
      <w:r w:rsidRPr="00F05179">
        <w:rPr>
          <w:rFonts w:ascii="Times New Roman" w:eastAsia="Times New Roman" w:hAnsi="Times New Roman" w:cs="Times New Roman"/>
          <w:b/>
          <w:bCs/>
          <w:noProof/>
          <w:color w:val="000000"/>
          <w:spacing w:val="-1"/>
          <w:sz w:val="24"/>
          <w:szCs w:val="24"/>
        </w:rPr>
        <w:t>REVOKE</w:t>
      </w:r>
      <w:r w:rsidRPr="00F05179">
        <w:rPr>
          <w:rFonts w:ascii="Times New Roman" w:eastAsia="Times New Roman" w:hAnsi="Times New Roman" w:cs="Times New Roman"/>
          <w:noProof/>
          <w:color w:val="000000"/>
          <w:spacing w:val="-2"/>
          <w:sz w:val="24"/>
          <w:szCs w:val="24"/>
        </w:rPr>
        <w:t xml:space="preserve">: </w:t>
      </w:r>
      <w:r w:rsidRPr="00F05179">
        <w:rPr>
          <w:rFonts w:ascii="Times New Roman" w:eastAsia="Times New Roman" w:hAnsi="Times New Roman" w:cs="Times New Roman"/>
          <w:noProof/>
          <w:color w:val="000000"/>
          <w:spacing w:val="-9"/>
          <w:sz w:val="24"/>
          <w:szCs w:val="24"/>
        </w:rPr>
        <w:t>To</w:t>
      </w:r>
      <w:r w:rsidRPr="00F05179">
        <w:rPr>
          <w:rFonts w:ascii="Times New Roman" w:eastAsia="Times New Roman" w:hAnsi="Times New Roman" w:cs="Times New Roman"/>
          <w:noProof/>
          <w:color w:val="000000"/>
          <w:sz w:val="24"/>
          <w:szCs w:val="24"/>
        </w:rPr>
        <w:t xml:space="preserve"> remove previously</w:t>
      </w:r>
      <w:r w:rsidRPr="00F05179">
        <w:rPr>
          <w:rFonts w:ascii="Times New Roman" w:eastAsia="Times New Roman" w:hAnsi="Times New Roman" w:cs="Times New Roman"/>
          <w:noProof/>
          <w:color w:val="000000"/>
          <w:spacing w:val="-3"/>
          <w:sz w:val="24"/>
          <w:szCs w:val="24"/>
        </w:rPr>
        <w:t xml:space="preserve"> </w:t>
      </w:r>
      <w:r w:rsidRPr="00F05179">
        <w:rPr>
          <w:rFonts w:ascii="Times New Roman" w:eastAsia="Times New Roman" w:hAnsi="Times New Roman" w:cs="Times New Roman"/>
          <w:noProof/>
          <w:color w:val="000000"/>
          <w:spacing w:val="-1"/>
          <w:sz w:val="24"/>
          <w:szCs w:val="24"/>
        </w:rPr>
        <w:t>granted</w:t>
      </w:r>
      <w:r w:rsidRPr="00F05179">
        <w:rPr>
          <w:rFonts w:ascii="Times New Roman" w:eastAsia="Times New Roman" w:hAnsi="Times New Roman" w:cs="Times New Roman"/>
          <w:noProof/>
          <w:color w:val="000000"/>
          <w:sz w:val="24"/>
          <w:szCs w:val="24"/>
        </w:rPr>
        <w:t xml:space="preserve"> permissions.</w:t>
      </w:r>
    </w:p>
    <w:p w:rsidR="00330EB3" w:rsidRDefault="00330EB3" w:rsidP="00DE6008">
      <w:pPr>
        <w:spacing w:before="157" w:line="480" w:lineRule="auto"/>
        <w:ind w:left="720" w:right="583" w:hanging="360"/>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z w:val="24"/>
          <w:szCs w:val="24"/>
        </w:rPr>
        <w:t>4.</w:t>
      </w:r>
      <w:r>
        <w:rPr>
          <w:rFonts w:ascii="Times New Roman" w:eastAsia="Times New Roman" w:hAnsi="Times New Roman" w:cs="Times New Roman"/>
          <w:noProof/>
          <w:color w:val="000000"/>
          <w:spacing w:val="120"/>
          <w:sz w:val="24"/>
          <w:szCs w:val="24"/>
        </w:rPr>
        <w:t xml:space="preserve"> </w:t>
      </w:r>
      <w:r>
        <w:rPr>
          <w:rFonts w:ascii="Times New Roman" w:eastAsia="Times New Roman" w:hAnsi="Times New Roman" w:cs="Times New Roman"/>
          <w:b/>
          <w:bCs/>
          <w:noProof/>
          <w:color w:val="000000"/>
          <w:sz w:val="24"/>
          <w:szCs w:val="24"/>
        </w:rPr>
        <w:t>TCL</w:t>
      </w:r>
      <w:r>
        <w:rPr>
          <w:rFonts w:ascii="Times New Roman" w:eastAsia="Times New Roman" w:hAnsi="Times New Roman" w:cs="Times New Roman"/>
          <w:b/>
          <w:bCs/>
          <w:noProof/>
          <w:color w:val="000000"/>
          <w:spacing w:val="-3"/>
          <w:sz w:val="24"/>
          <w:szCs w:val="24"/>
        </w:rPr>
        <w:t xml:space="preserve"> </w:t>
      </w:r>
      <w:r>
        <w:rPr>
          <w:rFonts w:ascii="Times New Roman" w:eastAsia="Times New Roman" w:hAnsi="Times New Roman" w:cs="Times New Roman"/>
          <w:b/>
          <w:bCs/>
          <w:noProof/>
          <w:color w:val="000000"/>
          <w:spacing w:val="-2"/>
          <w:sz w:val="24"/>
          <w:szCs w:val="24"/>
        </w:rPr>
        <w:t>(Transaction</w:t>
      </w:r>
      <w:r>
        <w:rPr>
          <w:rFonts w:ascii="Times New Roman" w:eastAsia="Times New Roman" w:hAnsi="Times New Roman" w:cs="Times New Roman"/>
          <w:b/>
          <w:bCs/>
          <w:noProof/>
          <w:color w:val="000000"/>
          <w:spacing w:val="5"/>
          <w:sz w:val="24"/>
          <w:szCs w:val="24"/>
        </w:rPr>
        <w:t xml:space="preserve"> </w:t>
      </w:r>
      <w:r>
        <w:rPr>
          <w:rFonts w:ascii="Times New Roman" w:eastAsia="Times New Roman" w:hAnsi="Times New Roman" w:cs="Times New Roman"/>
          <w:b/>
          <w:bCs/>
          <w:noProof/>
          <w:color w:val="000000"/>
          <w:spacing w:val="-1"/>
          <w:sz w:val="24"/>
          <w:szCs w:val="24"/>
        </w:rPr>
        <w:t>Control</w:t>
      </w:r>
      <w:r>
        <w:rPr>
          <w:rFonts w:ascii="Times New Roman" w:eastAsia="Times New Roman" w:hAnsi="Times New Roman" w:cs="Times New Roman"/>
          <w:b/>
          <w:bCs/>
          <w:noProof/>
          <w:color w:val="000000"/>
          <w:spacing w:val="5"/>
          <w:sz w:val="24"/>
          <w:szCs w:val="24"/>
        </w:rPr>
        <w:t xml:space="preserve"> </w:t>
      </w:r>
      <w:r>
        <w:rPr>
          <w:rFonts w:ascii="Times New Roman" w:eastAsia="Times New Roman" w:hAnsi="Times New Roman" w:cs="Times New Roman"/>
          <w:b/>
          <w:bCs/>
          <w:noProof/>
          <w:color w:val="000000"/>
          <w:spacing w:val="1"/>
          <w:sz w:val="24"/>
          <w:szCs w:val="24"/>
        </w:rPr>
        <w:t>Language):</w:t>
      </w:r>
      <w:r>
        <w:rPr>
          <w:rFonts w:ascii="Times New Roman" w:eastAsia="Times New Roman" w:hAnsi="Times New Roman" w:cs="Times New Roman"/>
          <w:b/>
          <w:bCs/>
          <w:noProof/>
          <w:color w:val="000000"/>
          <w:spacing w:val="2"/>
          <w:sz w:val="24"/>
          <w:szCs w:val="24"/>
        </w:rPr>
        <w:t xml:space="preserve"> </w:t>
      </w:r>
      <w:r>
        <w:rPr>
          <w:rFonts w:ascii="Times New Roman" w:eastAsia="Times New Roman" w:hAnsi="Times New Roman" w:cs="Times New Roman"/>
          <w:noProof/>
          <w:color w:val="000000"/>
          <w:spacing w:val="1"/>
          <w:sz w:val="24"/>
          <w:szCs w:val="24"/>
        </w:rPr>
        <w:t>TCL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manage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transactions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in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 xml:space="preserve">a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8"/>
          <w:sz w:val="24"/>
          <w:szCs w:val="24"/>
        </w:rPr>
        <w:t xml:space="preserve"> A </w:t>
      </w:r>
      <w:r>
        <w:rPr>
          <w:rFonts w:ascii="Times New Roman" w:eastAsia="Times New Roman" w:hAnsi="Times New Roman" w:cs="Times New Roman"/>
          <w:noProof/>
          <w:color w:val="000000"/>
          <w:spacing w:val="-1"/>
          <w:sz w:val="24"/>
          <w:szCs w:val="24"/>
        </w:rPr>
        <w:t>transaction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is </w:t>
      </w:r>
      <w:r>
        <w:rPr>
          <w:rFonts w:ascii="Times New Roman" w:eastAsia="Times New Roman" w:hAnsi="Times New Roman" w:cs="Times New Roman"/>
          <w:noProof/>
          <w:color w:val="000000"/>
          <w:spacing w:val="-2"/>
          <w:sz w:val="24"/>
          <w:szCs w:val="24"/>
        </w:rPr>
        <w:t xml:space="preserve">a </w:t>
      </w:r>
      <w:r>
        <w:rPr>
          <w:rFonts w:ascii="Times New Roman" w:eastAsia="Times New Roman" w:hAnsi="Times New Roman" w:cs="Times New Roman"/>
          <w:noProof/>
          <w:color w:val="000000"/>
          <w:spacing w:val="-1"/>
          <w:sz w:val="24"/>
          <w:szCs w:val="24"/>
        </w:rPr>
        <w:t>sequence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operations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performed</w:t>
      </w:r>
      <w:r>
        <w:rPr>
          <w:rFonts w:ascii="Times New Roman" w:eastAsia="Times New Roman" w:hAnsi="Times New Roman" w:cs="Times New Roman"/>
          <w:noProof/>
          <w:color w:val="000000"/>
          <w:spacing w:val="-2"/>
          <w:sz w:val="24"/>
          <w:szCs w:val="24"/>
        </w:rPr>
        <w:t xml:space="preserve"> as a </w:t>
      </w:r>
      <w:r>
        <w:rPr>
          <w:rFonts w:ascii="Times New Roman" w:eastAsia="Times New Roman" w:hAnsi="Times New Roman" w:cs="Times New Roman"/>
          <w:noProof/>
          <w:color w:val="000000"/>
          <w:spacing w:val="-1"/>
          <w:sz w:val="24"/>
          <w:szCs w:val="24"/>
        </w:rPr>
        <w:t>single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unit.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TCL ensures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transactions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handled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properly,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preserving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integrity.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Key</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TCL </w:t>
      </w:r>
      <w:r>
        <w:rPr>
          <w:rFonts w:ascii="Times New Roman" w:eastAsia="Times New Roman" w:hAnsi="Times New Roman" w:cs="Times New Roman"/>
          <w:noProof/>
          <w:color w:val="000000"/>
          <w:spacing w:val="2"/>
          <w:sz w:val="24"/>
          <w:szCs w:val="24"/>
        </w:rPr>
        <w:t>commands</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include:</w:t>
      </w:r>
    </w:p>
    <w:p w:rsidR="00330EB3" w:rsidRPr="00AB5741" w:rsidRDefault="00330EB3" w:rsidP="00DE6008">
      <w:pPr>
        <w:pStyle w:val="ListParagraph"/>
        <w:numPr>
          <w:ilvl w:val="2"/>
          <w:numId w:val="54"/>
        </w:numPr>
        <w:tabs>
          <w:tab w:val="left" w:pos="2880"/>
        </w:tabs>
        <w:spacing w:before="334" w:line="480" w:lineRule="auto"/>
        <w:jc w:val="both"/>
        <w:rPr>
          <w:rFonts w:ascii="Times New Roman" w:eastAsia="Times New Roman" w:hAnsi="Times New Roman" w:cs="Times New Roman"/>
          <w:noProof/>
          <w:color w:val="000000"/>
          <w:spacing w:val="-5"/>
          <w:sz w:val="24"/>
          <w:szCs w:val="24"/>
        </w:rPr>
      </w:pPr>
      <w:r w:rsidRPr="00AB5741">
        <w:rPr>
          <w:rFonts w:ascii="Times New Roman" w:eastAsia="Times New Roman" w:hAnsi="Times New Roman" w:cs="Times New Roman"/>
          <w:b/>
          <w:bCs/>
          <w:noProof/>
          <w:color w:val="000000"/>
          <w:spacing w:val="-1"/>
          <w:sz w:val="24"/>
          <w:szCs w:val="24"/>
        </w:rPr>
        <w:t>COMMIT</w:t>
      </w:r>
      <w:r w:rsidRPr="00AB5741">
        <w:rPr>
          <w:rFonts w:ascii="Times New Roman" w:eastAsia="Times New Roman" w:hAnsi="Times New Roman" w:cs="Times New Roman"/>
          <w:noProof/>
          <w:color w:val="000000"/>
          <w:spacing w:val="-2"/>
          <w:sz w:val="24"/>
          <w:szCs w:val="24"/>
        </w:rPr>
        <w:t xml:space="preserve">: </w:t>
      </w:r>
      <w:r w:rsidRPr="00AB5741">
        <w:rPr>
          <w:rFonts w:ascii="Times New Roman" w:eastAsia="Times New Roman" w:hAnsi="Times New Roman" w:cs="Times New Roman"/>
          <w:noProof/>
          <w:color w:val="000000"/>
          <w:spacing w:val="-9"/>
          <w:sz w:val="24"/>
          <w:szCs w:val="24"/>
        </w:rPr>
        <w:t>To</w:t>
      </w:r>
      <w:r w:rsidRPr="00AB5741">
        <w:rPr>
          <w:rFonts w:ascii="Times New Roman" w:eastAsia="Times New Roman" w:hAnsi="Times New Roman" w:cs="Times New Roman"/>
          <w:noProof/>
          <w:color w:val="000000"/>
          <w:sz w:val="24"/>
          <w:szCs w:val="24"/>
        </w:rPr>
        <w:t xml:space="preserve"> </w:t>
      </w:r>
      <w:r w:rsidRPr="00AB5741">
        <w:rPr>
          <w:rFonts w:ascii="Times New Roman" w:eastAsia="Times New Roman" w:hAnsi="Times New Roman" w:cs="Times New Roman"/>
          <w:noProof/>
          <w:color w:val="000000"/>
          <w:spacing w:val="-1"/>
          <w:sz w:val="24"/>
          <w:szCs w:val="24"/>
        </w:rPr>
        <w:t>save</w:t>
      </w:r>
      <w:r w:rsidRPr="00AB5741">
        <w:rPr>
          <w:rFonts w:ascii="Times New Roman" w:eastAsia="Times New Roman" w:hAnsi="Times New Roman" w:cs="Times New Roman"/>
          <w:noProof/>
          <w:color w:val="000000"/>
          <w:spacing w:val="1"/>
          <w:sz w:val="24"/>
          <w:szCs w:val="24"/>
        </w:rPr>
        <w:t xml:space="preserve"> </w:t>
      </w:r>
      <w:r w:rsidRPr="00AB5741">
        <w:rPr>
          <w:rFonts w:ascii="Times New Roman" w:eastAsia="Times New Roman" w:hAnsi="Times New Roman" w:cs="Times New Roman"/>
          <w:noProof/>
          <w:color w:val="000000"/>
          <w:spacing w:val="-1"/>
          <w:sz w:val="24"/>
          <w:szCs w:val="24"/>
        </w:rPr>
        <w:t>all</w:t>
      </w:r>
      <w:r w:rsidRPr="00AB5741">
        <w:rPr>
          <w:rFonts w:ascii="Times New Roman" w:eastAsia="Times New Roman" w:hAnsi="Times New Roman" w:cs="Times New Roman"/>
          <w:noProof/>
          <w:color w:val="000000"/>
          <w:spacing w:val="1"/>
          <w:sz w:val="24"/>
          <w:szCs w:val="24"/>
        </w:rPr>
        <w:t xml:space="preserve"> </w:t>
      </w:r>
      <w:r w:rsidRPr="00AB5741">
        <w:rPr>
          <w:rFonts w:ascii="Times New Roman" w:eastAsia="Times New Roman" w:hAnsi="Times New Roman" w:cs="Times New Roman"/>
          <w:noProof/>
          <w:color w:val="000000"/>
          <w:spacing w:val="-1"/>
          <w:sz w:val="24"/>
          <w:szCs w:val="24"/>
        </w:rPr>
        <w:t>changes</w:t>
      </w:r>
      <w:r w:rsidRPr="00AB5741">
        <w:rPr>
          <w:rFonts w:ascii="Times New Roman" w:eastAsia="Times New Roman" w:hAnsi="Times New Roman" w:cs="Times New Roman"/>
          <w:noProof/>
          <w:color w:val="000000"/>
          <w:sz w:val="24"/>
          <w:szCs w:val="24"/>
        </w:rPr>
        <w:t xml:space="preserve"> made</w:t>
      </w:r>
      <w:r w:rsidRPr="00AB5741">
        <w:rPr>
          <w:rFonts w:ascii="Times New Roman" w:eastAsia="Times New Roman" w:hAnsi="Times New Roman" w:cs="Times New Roman"/>
          <w:noProof/>
          <w:color w:val="000000"/>
          <w:spacing w:val="-2"/>
          <w:sz w:val="24"/>
          <w:szCs w:val="24"/>
        </w:rPr>
        <w:t xml:space="preserve"> </w:t>
      </w:r>
      <w:r w:rsidRPr="00AB5741">
        <w:rPr>
          <w:rFonts w:ascii="Times New Roman" w:eastAsia="Times New Roman" w:hAnsi="Times New Roman" w:cs="Times New Roman"/>
          <w:noProof/>
          <w:color w:val="000000"/>
          <w:sz w:val="24"/>
          <w:szCs w:val="24"/>
        </w:rPr>
        <w:t>during</w:t>
      </w:r>
      <w:r w:rsidRPr="00AB5741">
        <w:rPr>
          <w:rFonts w:ascii="Times New Roman" w:eastAsia="Times New Roman" w:hAnsi="Times New Roman" w:cs="Times New Roman"/>
          <w:noProof/>
          <w:color w:val="000000"/>
          <w:spacing w:val="-3"/>
          <w:sz w:val="24"/>
          <w:szCs w:val="24"/>
        </w:rPr>
        <w:t xml:space="preserve"> </w:t>
      </w:r>
      <w:r w:rsidRPr="00AB5741">
        <w:rPr>
          <w:rFonts w:ascii="Times New Roman" w:eastAsia="Times New Roman" w:hAnsi="Times New Roman" w:cs="Times New Roman"/>
          <w:noProof/>
          <w:color w:val="000000"/>
          <w:spacing w:val="1"/>
          <w:sz w:val="24"/>
          <w:szCs w:val="24"/>
        </w:rPr>
        <w:t>the</w:t>
      </w:r>
      <w:r w:rsidRPr="00AB5741">
        <w:rPr>
          <w:rFonts w:ascii="Times New Roman" w:eastAsia="Times New Roman" w:hAnsi="Times New Roman" w:cs="Times New Roman"/>
          <w:noProof/>
          <w:color w:val="000000"/>
          <w:spacing w:val="-1"/>
          <w:sz w:val="24"/>
          <w:szCs w:val="24"/>
        </w:rPr>
        <w:t xml:space="preserve"> transaction.</w:t>
      </w:r>
    </w:p>
    <w:p w:rsidR="00330EB3" w:rsidRPr="00AB5741" w:rsidRDefault="00330EB3" w:rsidP="00DE6008">
      <w:pPr>
        <w:pStyle w:val="ListParagraph"/>
        <w:numPr>
          <w:ilvl w:val="2"/>
          <w:numId w:val="54"/>
        </w:numPr>
        <w:tabs>
          <w:tab w:val="left" w:pos="2880"/>
          <w:tab w:val="left" w:pos="4750"/>
          <w:tab w:val="left" w:pos="5323"/>
          <w:tab w:val="left" w:pos="6187"/>
          <w:tab w:val="left" w:pos="6799"/>
          <w:tab w:val="left" w:pos="7518"/>
          <w:tab w:val="left" w:pos="7907"/>
          <w:tab w:val="left" w:pos="9051"/>
          <w:tab w:val="left" w:pos="9291"/>
          <w:tab w:val="left" w:pos="9610"/>
        </w:tabs>
        <w:spacing w:before="334" w:line="480" w:lineRule="auto"/>
        <w:jc w:val="both"/>
        <w:rPr>
          <w:rFonts w:ascii="Times New Roman" w:eastAsia="Times New Roman" w:hAnsi="Times New Roman" w:cs="Times New Roman"/>
          <w:noProof/>
          <w:color w:val="000000"/>
          <w:spacing w:val="-1"/>
          <w:sz w:val="24"/>
          <w:szCs w:val="24"/>
        </w:rPr>
      </w:pPr>
      <w:r w:rsidRPr="00AB5741">
        <w:rPr>
          <w:rFonts w:ascii="Times New Roman" w:eastAsia="Times New Roman" w:hAnsi="Times New Roman" w:cs="Times New Roman"/>
          <w:b/>
          <w:bCs/>
          <w:noProof/>
          <w:color w:val="000000"/>
          <w:sz w:val="24"/>
          <w:szCs w:val="24"/>
        </w:rPr>
        <w:lastRenderedPageBreak/>
        <w:t>ROLLBACK</w:t>
      </w:r>
      <w:r w:rsidRPr="00AB5741">
        <w:rPr>
          <w:rFonts w:ascii="Times New Roman" w:eastAsia="Times New Roman" w:hAnsi="Times New Roman" w:cs="Times New Roman"/>
          <w:noProof/>
          <w:color w:val="000000"/>
          <w:spacing w:val="13"/>
          <w:sz w:val="24"/>
          <w:szCs w:val="24"/>
        </w:rPr>
        <w:t xml:space="preserve">: </w:t>
      </w:r>
      <w:r w:rsidRPr="00AB5741">
        <w:rPr>
          <w:rFonts w:ascii="Times New Roman" w:eastAsia="Times New Roman" w:hAnsi="Times New Roman" w:cs="Times New Roman"/>
          <w:noProof/>
          <w:color w:val="000000"/>
          <w:spacing w:val="-9"/>
          <w:sz w:val="24"/>
          <w:szCs w:val="24"/>
        </w:rPr>
        <w:t>To</w:t>
      </w:r>
      <w:r w:rsidR="003B0BF5" w:rsidRPr="00AB5741">
        <w:rPr>
          <w:rFonts w:ascii="Times New Roman" w:eastAsia="Times New Roman" w:hAnsi="Times New Roman" w:cs="Times New Roman"/>
          <w:noProof/>
          <w:color w:val="000000"/>
          <w:spacing w:val="-18"/>
          <w:sz w:val="24"/>
          <w:szCs w:val="24"/>
        </w:rPr>
        <w:t xml:space="preserve"> </w:t>
      </w:r>
      <w:r w:rsidR="003B0BF5" w:rsidRPr="00AB5741">
        <w:rPr>
          <w:rFonts w:ascii="Times New Roman" w:eastAsia="Times New Roman" w:hAnsi="Times New Roman" w:cs="Times New Roman"/>
          <w:noProof/>
          <w:color w:val="000000"/>
          <w:sz w:val="24"/>
          <w:szCs w:val="24"/>
        </w:rPr>
        <w:t xml:space="preserve">undo </w:t>
      </w:r>
      <w:r w:rsidRPr="00AB5741">
        <w:rPr>
          <w:rFonts w:ascii="Times New Roman" w:eastAsia="Times New Roman" w:hAnsi="Times New Roman" w:cs="Times New Roman"/>
          <w:noProof/>
          <w:color w:val="000000"/>
          <w:spacing w:val="-1"/>
          <w:sz w:val="24"/>
          <w:szCs w:val="24"/>
        </w:rPr>
        <w:t>changes</w:t>
      </w:r>
      <w:r w:rsidR="003B0BF5" w:rsidRPr="00AB5741">
        <w:rPr>
          <w:rFonts w:ascii="Times New Roman" w:eastAsia="Times New Roman" w:hAnsi="Times New Roman" w:cs="Times New Roman"/>
          <w:noProof/>
          <w:color w:val="000000"/>
          <w:spacing w:val="-5"/>
          <w:sz w:val="24"/>
          <w:szCs w:val="24"/>
        </w:rPr>
        <w:t xml:space="preserve"> </w:t>
      </w:r>
      <w:r w:rsidRPr="00AB5741">
        <w:rPr>
          <w:rFonts w:ascii="Times New Roman" w:eastAsia="Times New Roman" w:hAnsi="Times New Roman" w:cs="Times New Roman"/>
          <w:noProof/>
          <w:color w:val="000000"/>
          <w:sz w:val="24"/>
          <w:szCs w:val="24"/>
        </w:rPr>
        <w:t>made</w:t>
      </w:r>
      <w:r w:rsidR="003B0BF5" w:rsidRPr="00AB5741">
        <w:rPr>
          <w:rFonts w:ascii="Times New Roman" w:eastAsia="Times New Roman" w:hAnsi="Times New Roman" w:cs="Times New Roman"/>
          <w:noProof/>
          <w:color w:val="000000"/>
          <w:spacing w:val="2"/>
          <w:sz w:val="24"/>
          <w:szCs w:val="24"/>
        </w:rPr>
        <w:t xml:space="preserve"> </w:t>
      </w:r>
      <w:r w:rsidRPr="00AB5741">
        <w:rPr>
          <w:rFonts w:ascii="Times New Roman" w:eastAsia="Times New Roman" w:hAnsi="Times New Roman" w:cs="Times New Roman"/>
          <w:noProof/>
          <w:color w:val="000000"/>
          <w:sz w:val="24"/>
          <w:szCs w:val="24"/>
        </w:rPr>
        <w:t>during</w:t>
      </w:r>
      <w:r w:rsidR="006333E3" w:rsidRPr="00AB5741">
        <w:rPr>
          <w:rFonts w:ascii="Times New Roman" w:eastAsia="Times New Roman" w:hAnsi="Times New Roman" w:cs="Times New Roman"/>
          <w:noProof/>
          <w:color w:val="000000"/>
          <w:spacing w:val="2"/>
          <w:sz w:val="24"/>
          <w:szCs w:val="24"/>
        </w:rPr>
        <w:t xml:space="preserve"> </w:t>
      </w:r>
      <w:r w:rsidRPr="00AB5741">
        <w:rPr>
          <w:rFonts w:ascii="Times New Roman" w:eastAsia="Times New Roman" w:hAnsi="Times New Roman" w:cs="Times New Roman"/>
          <w:noProof/>
          <w:color w:val="000000"/>
          <w:spacing w:val="1"/>
          <w:sz w:val="24"/>
          <w:szCs w:val="24"/>
        </w:rPr>
        <w:t>the</w:t>
      </w:r>
      <w:r w:rsidR="006333E3" w:rsidRPr="00AB5741">
        <w:rPr>
          <w:rFonts w:ascii="Times New Roman" w:eastAsia="Times New Roman" w:hAnsi="Times New Roman" w:cs="Times New Roman"/>
          <w:noProof/>
          <w:color w:val="000000"/>
          <w:spacing w:val="2"/>
          <w:sz w:val="24"/>
          <w:szCs w:val="24"/>
        </w:rPr>
        <w:t xml:space="preserve"> </w:t>
      </w:r>
      <w:r w:rsidRPr="00AB5741">
        <w:rPr>
          <w:rFonts w:ascii="Times New Roman" w:eastAsia="Times New Roman" w:hAnsi="Times New Roman" w:cs="Times New Roman"/>
          <w:noProof/>
          <w:color w:val="000000"/>
          <w:spacing w:val="-1"/>
          <w:sz w:val="24"/>
          <w:szCs w:val="24"/>
        </w:rPr>
        <w:t>transaction</w:t>
      </w:r>
      <w:r w:rsidR="006333E3" w:rsidRPr="00AB5741">
        <w:rPr>
          <w:rFonts w:ascii="Times New Roman" w:eastAsia="Times New Roman" w:hAnsi="Times New Roman" w:cs="Times New Roman"/>
          <w:noProof/>
          <w:color w:val="000000"/>
          <w:spacing w:val="-5"/>
          <w:sz w:val="24"/>
          <w:szCs w:val="24"/>
        </w:rPr>
        <w:t xml:space="preserve"> </w:t>
      </w:r>
      <w:r w:rsidRPr="00AB5741">
        <w:rPr>
          <w:rFonts w:ascii="Times New Roman" w:eastAsia="Times New Roman" w:hAnsi="Times New Roman" w:cs="Times New Roman"/>
          <w:noProof/>
          <w:color w:val="000000"/>
          <w:spacing w:val="-1"/>
          <w:sz w:val="24"/>
          <w:szCs w:val="24"/>
        </w:rPr>
        <w:t>an</w:t>
      </w:r>
      <w:r w:rsidR="00063C5D" w:rsidRPr="00AB5741">
        <w:rPr>
          <w:rFonts w:ascii="Times New Roman" w:eastAsia="Times New Roman" w:hAnsi="Times New Roman" w:cs="Times New Roman"/>
          <w:noProof/>
          <w:color w:val="000000"/>
          <w:spacing w:val="-2"/>
          <w:sz w:val="24"/>
          <w:szCs w:val="24"/>
        </w:rPr>
        <w:t xml:space="preserve"> </w:t>
      </w:r>
      <w:r w:rsidRPr="00AB5741">
        <w:rPr>
          <w:rFonts w:ascii="Times New Roman" w:eastAsia="Times New Roman" w:hAnsi="Times New Roman" w:cs="Times New Roman"/>
          <w:noProof/>
          <w:color w:val="000000"/>
          <w:spacing w:val="-1"/>
          <w:sz w:val="24"/>
          <w:szCs w:val="24"/>
        </w:rPr>
        <w:t>error</w:t>
      </w:r>
      <w:r w:rsidR="00063C5D" w:rsidRPr="00AB5741">
        <w:rPr>
          <w:rFonts w:ascii="Times New Roman" w:eastAsia="Times New Roman" w:hAnsi="Times New Roman" w:cs="Times New Roman"/>
          <w:noProof/>
          <w:color w:val="000000"/>
          <w:spacing w:val="-1"/>
          <w:sz w:val="24"/>
          <w:szCs w:val="24"/>
        </w:rPr>
        <w:t xml:space="preserve"> </w:t>
      </w:r>
      <w:r w:rsidRPr="00AB5741">
        <w:rPr>
          <w:rFonts w:ascii="Times New Roman" w:eastAsia="Times New Roman" w:hAnsi="Times New Roman" w:cs="Times New Roman"/>
          <w:noProof/>
          <w:color w:val="000000"/>
          <w:spacing w:val="-1"/>
          <w:sz w:val="24"/>
          <w:szCs w:val="24"/>
        </w:rPr>
        <w:t>occurs.</w:t>
      </w:r>
    </w:p>
    <w:p w:rsidR="00330EB3" w:rsidRPr="00AB5741" w:rsidRDefault="00330EB3" w:rsidP="00DE6008">
      <w:pPr>
        <w:pStyle w:val="ListParagraph"/>
        <w:numPr>
          <w:ilvl w:val="1"/>
          <w:numId w:val="53"/>
        </w:numPr>
        <w:spacing w:before="166" w:line="480" w:lineRule="auto"/>
        <w:ind w:right="603"/>
        <w:jc w:val="both"/>
        <w:rPr>
          <w:rFonts w:ascii="Times New Roman" w:eastAsia="Times New Roman" w:hAnsi="Times New Roman" w:cs="Times New Roman"/>
          <w:noProof/>
          <w:color w:val="000000"/>
          <w:spacing w:val="-1"/>
          <w:sz w:val="24"/>
          <w:szCs w:val="24"/>
        </w:rPr>
      </w:pPr>
      <w:r w:rsidRPr="00AB5741">
        <w:rPr>
          <w:rFonts w:ascii="Times New Roman" w:eastAsia="Times New Roman" w:hAnsi="Times New Roman" w:cs="Times New Roman"/>
          <w:b/>
          <w:bCs/>
          <w:noProof/>
          <w:color w:val="000000"/>
          <w:spacing w:val="-4"/>
          <w:sz w:val="24"/>
          <w:szCs w:val="24"/>
        </w:rPr>
        <w:t>SAVEPOINT</w:t>
      </w:r>
      <w:r w:rsidRPr="00AB5741">
        <w:rPr>
          <w:rFonts w:ascii="Times New Roman" w:eastAsia="Times New Roman" w:hAnsi="Times New Roman" w:cs="Times New Roman"/>
          <w:noProof/>
          <w:color w:val="000000"/>
          <w:spacing w:val="-12"/>
          <w:sz w:val="24"/>
          <w:szCs w:val="24"/>
        </w:rPr>
        <w:t xml:space="preserve">:  </w:t>
      </w:r>
      <w:r w:rsidRPr="00AB5741">
        <w:rPr>
          <w:rFonts w:ascii="Times New Roman" w:eastAsia="Times New Roman" w:hAnsi="Times New Roman" w:cs="Times New Roman"/>
          <w:noProof/>
          <w:color w:val="000000"/>
          <w:spacing w:val="-9"/>
          <w:sz w:val="24"/>
          <w:szCs w:val="24"/>
        </w:rPr>
        <w:t>To</w:t>
      </w:r>
      <w:r w:rsidRPr="00AB5741">
        <w:rPr>
          <w:rFonts w:ascii="Times New Roman" w:eastAsia="Times New Roman" w:hAnsi="Times New Roman" w:cs="Times New Roman"/>
          <w:noProof/>
          <w:color w:val="000000"/>
          <w:spacing w:val="31"/>
          <w:sz w:val="24"/>
          <w:szCs w:val="24"/>
        </w:rPr>
        <w:t xml:space="preserve"> </w:t>
      </w:r>
      <w:r w:rsidRPr="00AB5741">
        <w:rPr>
          <w:rFonts w:ascii="Times New Roman" w:eastAsia="Times New Roman" w:hAnsi="Times New Roman" w:cs="Times New Roman"/>
          <w:noProof/>
          <w:color w:val="000000"/>
          <w:spacing w:val="-1"/>
          <w:sz w:val="24"/>
          <w:szCs w:val="24"/>
        </w:rPr>
        <w:t>set</w:t>
      </w:r>
      <w:r w:rsidRPr="00AB5741">
        <w:rPr>
          <w:rFonts w:ascii="Times New Roman" w:eastAsia="Times New Roman" w:hAnsi="Times New Roman" w:cs="Times New Roman"/>
          <w:noProof/>
          <w:color w:val="000000"/>
          <w:spacing w:val="31"/>
          <w:sz w:val="24"/>
          <w:szCs w:val="24"/>
        </w:rPr>
        <w:t xml:space="preserve"> </w:t>
      </w:r>
      <w:r w:rsidRPr="00AB5741">
        <w:rPr>
          <w:rFonts w:ascii="Times New Roman" w:eastAsia="Times New Roman" w:hAnsi="Times New Roman" w:cs="Times New Roman"/>
          <w:noProof/>
          <w:color w:val="000000"/>
          <w:spacing w:val="15"/>
          <w:sz w:val="24"/>
          <w:szCs w:val="24"/>
        </w:rPr>
        <w:t xml:space="preserve">a </w:t>
      </w:r>
      <w:r w:rsidRPr="00AB5741">
        <w:rPr>
          <w:rFonts w:ascii="Times New Roman" w:eastAsia="Times New Roman" w:hAnsi="Times New Roman" w:cs="Times New Roman"/>
          <w:noProof/>
          <w:color w:val="000000"/>
          <w:spacing w:val="-1"/>
          <w:sz w:val="24"/>
          <w:szCs w:val="24"/>
        </w:rPr>
        <w:t>point</w:t>
      </w:r>
      <w:r w:rsidRPr="00AB5741">
        <w:rPr>
          <w:rFonts w:ascii="Times New Roman" w:eastAsia="Times New Roman" w:hAnsi="Times New Roman" w:cs="Times New Roman"/>
          <w:noProof/>
          <w:color w:val="000000"/>
          <w:spacing w:val="32"/>
          <w:sz w:val="24"/>
          <w:szCs w:val="24"/>
        </w:rPr>
        <w:t xml:space="preserve"> </w:t>
      </w:r>
      <w:r w:rsidRPr="00AB5741">
        <w:rPr>
          <w:rFonts w:ascii="Times New Roman" w:eastAsia="Times New Roman" w:hAnsi="Times New Roman" w:cs="Times New Roman"/>
          <w:noProof/>
          <w:color w:val="000000"/>
          <w:sz w:val="24"/>
          <w:szCs w:val="24"/>
        </w:rPr>
        <w:t>within</w:t>
      </w:r>
      <w:r w:rsidRPr="00AB5741">
        <w:rPr>
          <w:rFonts w:ascii="Times New Roman" w:eastAsia="Times New Roman" w:hAnsi="Times New Roman" w:cs="Times New Roman"/>
          <w:noProof/>
          <w:color w:val="000000"/>
          <w:spacing w:val="-16"/>
          <w:sz w:val="24"/>
          <w:szCs w:val="24"/>
        </w:rPr>
        <w:t xml:space="preserve">  </w:t>
      </w:r>
      <w:r w:rsidRPr="00AB5741">
        <w:rPr>
          <w:rFonts w:ascii="Times New Roman" w:eastAsia="Times New Roman" w:hAnsi="Times New Roman" w:cs="Times New Roman"/>
          <w:noProof/>
          <w:color w:val="000000"/>
          <w:spacing w:val="-11"/>
          <w:sz w:val="24"/>
          <w:szCs w:val="24"/>
        </w:rPr>
        <w:t xml:space="preserve">a  </w:t>
      </w:r>
      <w:r w:rsidRPr="00AB5741">
        <w:rPr>
          <w:rFonts w:ascii="Times New Roman" w:eastAsia="Times New Roman" w:hAnsi="Times New Roman" w:cs="Times New Roman"/>
          <w:noProof/>
          <w:color w:val="000000"/>
          <w:spacing w:val="-1"/>
          <w:sz w:val="24"/>
          <w:szCs w:val="24"/>
        </w:rPr>
        <w:t>transaction</w:t>
      </w:r>
      <w:r w:rsidRPr="00AB5741">
        <w:rPr>
          <w:rFonts w:ascii="Times New Roman" w:eastAsia="Times New Roman" w:hAnsi="Times New Roman" w:cs="Times New Roman"/>
          <w:noProof/>
          <w:color w:val="000000"/>
          <w:spacing w:val="31"/>
          <w:sz w:val="24"/>
          <w:szCs w:val="24"/>
        </w:rPr>
        <w:t xml:space="preserve"> </w:t>
      </w:r>
      <w:r w:rsidRPr="00AB5741">
        <w:rPr>
          <w:rFonts w:ascii="Times New Roman" w:eastAsia="Times New Roman" w:hAnsi="Times New Roman" w:cs="Times New Roman"/>
          <w:noProof/>
          <w:color w:val="000000"/>
          <w:spacing w:val="-1"/>
          <w:sz w:val="24"/>
          <w:szCs w:val="24"/>
        </w:rPr>
        <w:t>to</w:t>
      </w:r>
      <w:r w:rsidRPr="00AB5741">
        <w:rPr>
          <w:rFonts w:ascii="Times New Roman" w:eastAsia="Times New Roman" w:hAnsi="Times New Roman" w:cs="Times New Roman"/>
          <w:noProof/>
          <w:color w:val="000000"/>
          <w:spacing w:val="31"/>
          <w:sz w:val="24"/>
          <w:szCs w:val="24"/>
        </w:rPr>
        <w:t xml:space="preserve"> </w:t>
      </w:r>
      <w:r w:rsidRPr="00AB5741">
        <w:rPr>
          <w:rFonts w:ascii="Times New Roman" w:eastAsia="Times New Roman" w:hAnsi="Times New Roman" w:cs="Times New Roman"/>
          <w:noProof/>
          <w:color w:val="000000"/>
          <w:spacing w:val="-1"/>
          <w:sz w:val="24"/>
          <w:szCs w:val="24"/>
        </w:rPr>
        <w:t>which</w:t>
      </w:r>
      <w:r w:rsidRPr="00AB5741">
        <w:rPr>
          <w:rFonts w:ascii="Times New Roman" w:eastAsia="Times New Roman" w:hAnsi="Times New Roman" w:cs="Times New Roman"/>
          <w:noProof/>
          <w:color w:val="000000"/>
          <w:spacing w:val="33"/>
          <w:sz w:val="24"/>
          <w:szCs w:val="24"/>
        </w:rPr>
        <w:t xml:space="preserve"> </w:t>
      </w:r>
      <w:r w:rsidRPr="00AB5741">
        <w:rPr>
          <w:rFonts w:ascii="Times New Roman" w:eastAsia="Times New Roman" w:hAnsi="Times New Roman" w:cs="Times New Roman"/>
          <w:noProof/>
          <w:color w:val="000000"/>
          <w:spacing w:val="-4"/>
          <w:sz w:val="24"/>
          <w:szCs w:val="24"/>
        </w:rPr>
        <w:t>you</w:t>
      </w:r>
      <w:r w:rsidRPr="00AB5741">
        <w:rPr>
          <w:rFonts w:ascii="Times New Roman" w:eastAsia="Times New Roman" w:hAnsi="Times New Roman" w:cs="Times New Roman"/>
          <w:noProof/>
          <w:color w:val="000000"/>
          <w:spacing w:val="31"/>
          <w:sz w:val="24"/>
          <w:szCs w:val="24"/>
        </w:rPr>
        <w:t xml:space="preserve"> </w:t>
      </w:r>
      <w:r w:rsidRPr="00AB5741">
        <w:rPr>
          <w:rFonts w:ascii="Times New Roman" w:eastAsia="Times New Roman" w:hAnsi="Times New Roman" w:cs="Times New Roman"/>
          <w:noProof/>
          <w:color w:val="000000"/>
          <w:spacing w:val="-1"/>
          <w:sz w:val="24"/>
          <w:szCs w:val="24"/>
        </w:rPr>
        <w:t>can</w:t>
      </w:r>
      <w:r w:rsidRPr="00AB5741">
        <w:rPr>
          <w:rFonts w:ascii="Times New Roman" w:eastAsia="Times New Roman" w:hAnsi="Times New Roman" w:cs="Times New Roman"/>
          <w:noProof/>
          <w:color w:val="000000"/>
          <w:spacing w:val="31"/>
          <w:sz w:val="24"/>
          <w:szCs w:val="24"/>
        </w:rPr>
        <w:t xml:space="preserve"> </w:t>
      </w:r>
      <w:r w:rsidRPr="00AB5741">
        <w:rPr>
          <w:rFonts w:ascii="Times New Roman" w:eastAsia="Times New Roman" w:hAnsi="Times New Roman" w:cs="Times New Roman"/>
          <w:noProof/>
          <w:color w:val="000000"/>
          <w:spacing w:val="-1"/>
          <w:sz w:val="24"/>
          <w:szCs w:val="24"/>
        </w:rPr>
        <w:t xml:space="preserve">roll </w:t>
      </w:r>
      <w:r w:rsidRPr="00AB5741">
        <w:rPr>
          <w:rFonts w:ascii="Times New Roman" w:eastAsia="Times New Roman" w:hAnsi="Times New Roman" w:cs="Times New Roman"/>
          <w:noProof/>
          <w:color w:val="000000"/>
          <w:spacing w:val="2"/>
          <w:sz w:val="24"/>
          <w:szCs w:val="24"/>
        </w:rPr>
        <w:t>back.</w:t>
      </w:r>
    </w:p>
    <w:p w:rsidR="00330EB3" w:rsidRPr="004A542B" w:rsidRDefault="00330EB3" w:rsidP="00DE6008">
      <w:pPr>
        <w:pStyle w:val="ListParagraph"/>
        <w:numPr>
          <w:ilvl w:val="1"/>
          <w:numId w:val="53"/>
        </w:numPr>
        <w:tabs>
          <w:tab w:val="left" w:pos="2880"/>
        </w:tabs>
        <w:spacing w:before="334" w:line="480" w:lineRule="auto"/>
        <w:jc w:val="both"/>
        <w:rPr>
          <w:rFonts w:ascii="Times New Roman" w:eastAsia="Times New Roman" w:hAnsi="Times New Roman" w:cs="Times New Roman"/>
          <w:b/>
          <w:bCs/>
          <w:noProof/>
          <w:color w:val="000000"/>
          <w:spacing w:val="2"/>
          <w:sz w:val="28"/>
          <w:szCs w:val="28"/>
        </w:rPr>
      </w:pPr>
      <w:r w:rsidRPr="004A542B">
        <w:rPr>
          <w:rFonts w:ascii="Times New Roman" w:eastAsia="Times New Roman" w:hAnsi="Times New Roman" w:cs="Times New Roman"/>
          <w:b/>
          <w:bCs/>
          <w:noProof/>
          <w:color w:val="000000"/>
          <w:spacing w:val="1"/>
          <w:sz w:val="24"/>
          <w:szCs w:val="24"/>
        </w:rPr>
        <w:t>SET</w:t>
      </w:r>
      <w:r w:rsidRPr="004A542B">
        <w:rPr>
          <w:rFonts w:ascii="Times New Roman" w:eastAsia="Times New Roman" w:hAnsi="Times New Roman" w:cs="Times New Roman"/>
          <w:b/>
          <w:bCs/>
          <w:noProof/>
          <w:color w:val="000000"/>
          <w:spacing w:val="-9"/>
          <w:sz w:val="24"/>
          <w:szCs w:val="24"/>
        </w:rPr>
        <w:t xml:space="preserve"> </w:t>
      </w:r>
      <w:r w:rsidRPr="004A542B">
        <w:rPr>
          <w:rFonts w:ascii="Times New Roman" w:eastAsia="Times New Roman" w:hAnsi="Times New Roman" w:cs="Times New Roman"/>
          <w:b/>
          <w:bCs/>
          <w:noProof/>
          <w:color w:val="000000"/>
          <w:sz w:val="24"/>
          <w:szCs w:val="24"/>
        </w:rPr>
        <w:t>TRANSACTION</w:t>
      </w:r>
      <w:r w:rsidRPr="004A542B">
        <w:rPr>
          <w:rFonts w:ascii="Times New Roman" w:eastAsia="Times New Roman" w:hAnsi="Times New Roman" w:cs="Times New Roman"/>
          <w:noProof/>
          <w:color w:val="000000"/>
          <w:spacing w:val="-4"/>
          <w:sz w:val="24"/>
          <w:szCs w:val="24"/>
        </w:rPr>
        <w:t xml:space="preserve">: </w:t>
      </w:r>
      <w:r w:rsidRPr="004A542B">
        <w:rPr>
          <w:rFonts w:ascii="Times New Roman" w:eastAsia="Times New Roman" w:hAnsi="Times New Roman" w:cs="Times New Roman"/>
          <w:noProof/>
          <w:color w:val="000000"/>
          <w:spacing w:val="-9"/>
          <w:sz w:val="24"/>
          <w:szCs w:val="24"/>
        </w:rPr>
        <w:t>To</w:t>
      </w:r>
      <w:r w:rsidRPr="004A542B">
        <w:rPr>
          <w:rFonts w:ascii="Times New Roman" w:eastAsia="Times New Roman" w:hAnsi="Times New Roman" w:cs="Times New Roman"/>
          <w:noProof/>
          <w:color w:val="000000"/>
          <w:sz w:val="24"/>
          <w:szCs w:val="24"/>
        </w:rPr>
        <w:t xml:space="preserve"> </w:t>
      </w:r>
      <w:r w:rsidRPr="004A542B">
        <w:rPr>
          <w:rFonts w:ascii="Times New Roman" w:eastAsia="Times New Roman" w:hAnsi="Times New Roman" w:cs="Times New Roman"/>
          <w:noProof/>
          <w:color w:val="000000"/>
          <w:spacing w:val="-1"/>
          <w:sz w:val="24"/>
          <w:szCs w:val="24"/>
        </w:rPr>
        <w:t>configure</w:t>
      </w:r>
      <w:r w:rsidRPr="004A542B">
        <w:rPr>
          <w:rFonts w:ascii="Times New Roman" w:eastAsia="Times New Roman" w:hAnsi="Times New Roman" w:cs="Times New Roman"/>
          <w:noProof/>
          <w:color w:val="000000"/>
          <w:spacing w:val="-2"/>
          <w:sz w:val="24"/>
          <w:szCs w:val="24"/>
        </w:rPr>
        <w:t xml:space="preserve"> </w:t>
      </w:r>
      <w:r w:rsidRPr="004A542B">
        <w:rPr>
          <w:rFonts w:ascii="Times New Roman" w:eastAsia="Times New Roman" w:hAnsi="Times New Roman" w:cs="Times New Roman"/>
          <w:noProof/>
          <w:color w:val="000000"/>
          <w:spacing w:val="-1"/>
          <w:sz w:val="24"/>
          <w:szCs w:val="24"/>
        </w:rPr>
        <w:t>transaction</w:t>
      </w:r>
      <w:r w:rsidRPr="004A542B">
        <w:rPr>
          <w:rFonts w:ascii="Times New Roman" w:eastAsia="Times New Roman" w:hAnsi="Times New Roman" w:cs="Times New Roman"/>
          <w:noProof/>
          <w:color w:val="000000"/>
          <w:spacing w:val="2"/>
          <w:sz w:val="24"/>
          <w:szCs w:val="24"/>
        </w:rPr>
        <w:t xml:space="preserve"> </w:t>
      </w:r>
      <w:r w:rsidR="00A138D9" w:rsidRPr="004A542B">
        <w:rPr>
          <w:rFonts w:ascii="Times New Roman" w:eastAsia="Times New Roman" w:hAnsi="Times New Roman" w:cs="Times New Roman"/>
          <w:noProof/>
          <w:color w:val="000000"/>
          <w:spacing w:val="-1"/>
          <w:sz w:val="24"/>
          <w:szCs w:val="24"/>
        </w:rPr>
        <w:t>properties</w:t>
      </w:r>
    </w:p>
    <w:p w:rsidR="00330EB3" w:rsidRDefault="00330EB3" w:rsidP="00DE6008">
      <w:pPr>
        <w:spacing w:before="281" w:line="480" w:lineRule="auto"/>
        <w:ind w:firstLine="720"/>
        <w:jc w:val="both"/>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MySQL</w:t>
      </w:r>
    </w:p>
    <w:p w:rsidR="00330EB3" w:rsidRDefault="00330EB3" w:rsidP="00DE6008">
      <w:pPr>
        <w:spacing w:before="175" w:line="480" w:lineRule="auto"/>
        <w:ind w:left="1440" w:right="600"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MySQL</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6"/>
          <w:sz w:val="24"/>
          <w:szCs w:val="24"/>
        </w:rPr>
        <w:t>is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6"/>
          <w:sz w:val="24"/>
          <w:szCs w:val="24"/>
        </w:rPr>
        <w:t xml:space="preserve">a </w:t>
      </w:r>
      <w:r>
        <w:rPr>
          <w:rFonts w:ascii="Times New Roman" w:eastAsia="Times New Roman" w:hAnsi="Times New Roman" w:cs="Times New Roman"/>
          <w:noProof/>
          <w:color w:val="000000"/>
          <w:spacing w:val="-2"/>
          <w:sz w:val="24"/>
          <w:szCs w:val="24"/>
        </w:rPr>
        <w:t>widely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used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relational</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database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system</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(RDBMS)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developed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 xml:space="preserve">and </w:t>
      </w:r>
      <w:r>
        <w:rPr>
          <w:rFonts w:ascii="Times New Roman" w:eastAsia="Times New Roman" w:hAnsi="Times New Roman" w:cs="Times New Roman"/>
          <w:noProof/>
          <w:color w:val="000000"/>
          <w:spacing w:val="-1"/>
          <w:sz w:val="24"/>
          <w:szCs w:val="24"/>
        </w:rPr>
        <w:t>maintained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by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MySQL</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AB,</w:t>
      </w:r>
      <w:r>
        <w:rPr>
          <w:rFonts w:ascii="Times New Roman" w:eastAsia="Times New Roman" w:hAnsi="Times New Roman" w:cs="Times New Roman"/>
          <w:noProof/>
          <w:color w:val="000000"/>
          <w:spacing w:val="7"/>
          <w:sz w:val="24"/>
          <w:szCs w:val="24"/>
        </w:rPr>
        <w:t xml:space="preserve"> a </w:t>
      </w:r>
      <w:r>
        <w:rPr>
          <w:rFonts w:ascii="Times New Roman" w:eastAsia="Times New Roman" w:hAnsi="Times New Roman" w:cs="Times New Roman"/>
          <w:noProof/>
          <w:color w:val="000000"/>
          <w:spacing w:val="1"/>
          <w:sz w:val="24"/>
          <w:szCs w:val="24"/>
        </w:rPr>
        <w:t>Swedish</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company.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5"/>
          <w:sz w:val="24"/>
          <w:szCs w:val="24"/>
        </w:rPr>
        <w:t>is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known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being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fast,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reliable,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 xml:space="preserve">and </w:t>
      </w:r>
      <w:r>
        <w:rPr>
          <w:rFonts w:ascii="Times New Roman" w:eastAsia="Times New Roman" w:hAnsi="Times New Roman" w:cs="Times New Roman"/>
          <w:noProof/>
          <w:color w:val="000000"/>
          <w:sz w:val="24"/>
          <w:szCs w:val="24"/>
        </w:rPr>
        <w:t>easy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4"/>
          <w:sz w:val="24"/>
          <w:szCs w:val="24"/>
        </w:rPr>
        <w:t>to</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use,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making</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3"/>
          <w:sz w:val="24"/>
          <w:szCs w:val="24"/>
        </w:rPr>
        <w:t xml:space="preserve">a  </w:t>
      </w:r>
      <w:r>
        <w:rPr>
          <w:rFonts w:ascii="Times New Roman" w:eastAsia="Times New Roman" w:hAnsi="Times New Roman" w:cs="Times New Roman"/>
          <w:noProof/>
          <w:color w:val="000000"/>
          <w:spacing w:val="-1"/>
          <w:sz w:val="24"/>
          <w:szCs w:val="24"/>
        </w:rPr>
        <w:t>popular</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choice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for</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both</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small</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businesses</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2"/>
          <w:sz w:val="24"/>
          <w:szCs w:val="24"/>
        </w:rPr>
        <w:t>large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 xml:space="preserve">enterprises. </w:t>
      </w:r>
      <w:r>
        <w:rPr>
          <w:rFonts w:ascii="Times New Roman" w:eastAsia="Times New Roman" w:hAnsi="Times New Roman" w:cs="Times New Roman"/>
          <w:noProof/>
          <w:color w:val="000000"/>
          <w:sz w:val="24"/>
          <w:szCs w:val="24"/>
        </w:rPr>
        <w:t>MySQL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has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several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advantages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contribute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its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growing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popularity:</w:t>
      </w:r>
    </w:p>
    <w:p w:rsidR="00F66512" w:rsidRPr="004564D4" w:rsidRDefault="00330EB3" w:rsidP="00DE6008">
      <w:pPr>
        <w:pStyle w:val="ListParagraph"/>
        <w:numPr>
          <w:ilvl w:val="1"/>
          <w:numId w:val="60"/>
        </w:numPr>
        <w:spacing w:before="334" w:line="480" w:lineRule="auto"/>
        <w:ind w:right="606"/>
        <w:jc w:val="both"/>
        <w:rPr>
          <w:rFonts w:ascii="Times New Roman" w:eastAsia="Times New Roman" w:hAnsi="Times New Roman" w:cs="Times New Roman"/>
          <w:noProof/>
          <w:color w:val="000000"/>
          <w:spacing w:val="-1"/>
          <w:sz w:val="24"/>
          <w:szCs w:val="24"/>
        </w:rPr>
      </w:pPr>
      <w:r w:rsidRPr="004564D4">
        <w:rPr>
          <w:rFonts w:ascii="Times New Roman" w:eastAsia="Times New Roman" w:hAnsi="Times New Roman" w:cs="Times New Roman"/>
          <w:b/>
          <w:bCs/>
          <w:noProof/>
          <w:color w:val="000000"/>
          <w:sz w:val="24"/>
          <w:szCs w:val="24"/>
        </w:rPr>
        <w:t>Open</w:t>
      </w:r>
      <w:r w:rsidRPr="004564D4">
        <w:rPr>
          <w:rFonts w:ascii="Times New Roman" w:eastAsia="Times New Roman" w:hAnsi="Times New Roman" w:cs="Times New Roman"/>
          <w:b/>
          <w:bCs/>
          <w:noProof/>
          <w:color w:val="000000"/>
          <w:spacing w:val="-1"/>
          <w:sz w:val="24"/>
          <w:szCs w:val="24"/>
        </w:rPr>
        <w:t xml:space="preserve"> </w:t>
      </w:r>
      <w:r w:rsidRPr="004564D4">
        <w:rPr>
          <w:rFonts w:ascii="Times New Roman" w:eastAsia="Times New Roman" w:hAnsi="Times New Roman" w:cs="Times New Roman"/>
          <w:b/>
          <w:bCs/>
          <w:noProof/>
          <w:color w:val="000000"/>
          <w:spacing w:val="-2"/>
          <w:sz w:val="24"/>
          <w:szCs w:val="24"/>
        </w:rPr>
        <w:t>Source:</w:t>
      </w:r>
      <w:r w:rsidRPr="004564D4">
        <w:rPr>
          <w:rFonts w:ascii="Times New Roman" w:eastAsia="Times New Roman" w:hAnsi="Times New Roman" w:cs="Times New Roman"/>
          <w:b/>
          <w:bCs/>
          <w:noProof/>
          <w:color w:val="000000"/>
          <w:spacing w:val="-1"/>
          <w:sz w:val="24"/>
          <w:szCs w:val="24"/>
        </w:rPr>
        <w:t xml:space="preserve"> </w:t>
      </w:r>
      <w:r w:rsidRPr="004564D4">
        <w:rPr>
          <w:rFonts w:ascii="Times New Roman" w:eastAsia="Times New Roman" w:hAnsi="Times New Roman" w:cs="Times New Roman"/>
          <w:noProof/>
          <w:color w:val="000000"/>
          <w:spacing w:val="-1"/>
          <w:sz w:val="24"/>
          <w:szCs w:val="24"/>
        </w:rPr>
        <w:t>MySQL</w:t>
      </w:r>
      <w:r w:rsidRPr="004564D4">
        <w:rPr>
          <w:rFonts w:ascii="Times New Roman" w:eastAsia="Times New Roman" w:hAnsi="Times New Roman" w:cs="Times New Roman"/>
          <w:noProof/>
          <w:color w:val="000000"/>
          <w:spacing w:val="-8"/>
          <w:sz w:val="24"/>
          <w:szCs w:val="24"/>
        </w:rPr>
        <w:t xml:space="preserve"> </w:t>
      </w:r>
      <w:r w:rsidRPr="004564D4">
        <w:rPr>
          <w:rFonts w:ascii="Times New Roman" w:eastAsia="Times New Roman" w:hAnsi="Times New Roman" w:cs="Times New Roman"/>
          <w:noProof/>
          <w:color w:val="000000"/>
          <w:spacing w:val="-4"/>
          <w:sz w:val="24"/>
          <w:szCs w:val="24"/>
        </w:rPr>
        <w:t>is</w:t>
      </w:r>
      <w:r w:rsidRPr="004564D4">
        <w:rPr>
          <w:rFonts w:ascii="Times New Roman" w:eastAsia="Times New Roman" w:hAnsi="Times New Roman" w:cs="Times New Roman"/>
          <w:noProof/>
          <w:color w:val="000000"/>
          <w:sz w:val="24"/>
          <w:szCs w:val="24"/>
        </w:rPr>
        <w:t xml:space="preserve"> </w:t>
      </w:r>
      <w:r w:rsidRPr="004564D4">
        <w:rPr>
          <w:rFonts w:ascii="Times New Roman" w:eastAsia="Times New Roman" w:hAnsi="Times New Roman" w:cs="Times New Roman"/>
          <w:noProof/>
          <w:color w:val="000000"/>
          <w:spacing w:val="-1"/>
          <w:sz w:val="24"/>
          <w:szCs w:val="24"/>
        </w:rPr>
        <w:t>released</w:t>
      </w:r>
      <w:r w:rsidRPr="004564D4">
        <w:rPr>
          <w:rFonts w:ascii="Times New Roman" w:eastAsia="Times New Roman" w:hAnsi="Times New Roman" w:cs="Times New Roman"/>
          <w:noProof/>
          <w:color w:val="000000"/>
          <w:spacing w:val="-2"/>
          <w:sz w:val="24"/>
          <w:szCs w:val="24"/>
        </w:rPr>
        <w:t xml:space="preserve"> </w:t>
      </w:r>
      <w:r w:rsidRPr="004564D4">
        <w:rPr>
          <w:rFonts w:ascii="Times New Roman" w:eastAsia="Times New Roman" w:hAnsi="Times New Roman" w:cs="Times New Roman"/>
          <w:noProof/>
          <w:color w:val="000000"/>
          <w:spacing w:val="-1"/>
          <w:sz w:val="24"/>
          <w:szCs w:val="24"/>
        </w:rPr>
        <w:t>under</w:t>
      </w:r>
      <w:r w:rsidRPr="004564D4">
        <w:rPr>
          <w:rFonts w:ascii="Times New Roman" w:eastAsia="Times New Roman" w:hAnsi="Times New Roman" w:cs="Times New Roman"/>
          <w:noProof/>
          <w:color w:val="000000"/>
          <w:spacing w:val="-2"/>
          <w:sz w:val="24"/>
          <w:szCs w:val="24"/>
        </w:rPr>
        <w:t xml:space="preserve"> an </w:t>
      </w:r>
      <w:r w:rsidRPr="004564D4">
        <w:rPr>
          <w:rFonts w:ascii="Times New Roman" w:eastAsia="Times New Roman" w:hAnsi="Times New Roman" w:cs="Times New Roman"/>
          <w:noProof/>
          <w:color w:val="000000"/>
          <w:sz w:val="24"/>
          <w:szCs w:val="24"/>
        </w:rPr>
        <w:t>open-source</w:t>
      </w:r>
      <w:r w:rsidRPr="004564D4">
        <w:rPr>
          <w:rFonts w:ascii="Times New Roman" w:eastAsia="Times New Roman" w:hAnsi="Times New Roman" w:cs="Times New Roman"/>
          <w:noProof/>
          <w:color w:val="000000"/>
          <w:spacing w:val="-2"/>
          <w:sz w:val="24"/>
          <w:szCs w:val="24"/>
        </w:rPr>
        <w:t xml:space="preserve"> </w:t>
      </w:r>
      <w:r w:rsidRPr="004564D4">
        <w:rPr>
          <w:rFonts w:ascii="Times New Roman" w:eastAsia="Times New Roman" w:hAnsi="Times New Roman" w:cs="Times New Roman"/>
          <w:noProof/>
          <w:color w:val="000000"/>
          <w:spacing w:val="-1"/>
          <w:sz w:val="24"/>
          <w:szCs w:val="24"/>
        </w:rPr>
        <w:t>license,</w:t>
      </w:r>
      <w:r w:rsidRPr="004564D4">
        <w:rPr>
          <w:rFonts w:ascii="Times New Roman" w:eastAsia="Times New Roman" w:hAnsi="Times New Roman" w:cs="Times New Roman"/>
          <w:noProof/>
          <w:color w:val="000000"/>
          <w:spacing w:val="-2"/>
          <w:sz w:val="24"/>
          <w:szCs w:val="24"/>
        </w:rPr>
        <w:t xml:space="preserve"> </w:t>
      </w:r>
      <w:r w:rsidRPr="004564D4">
        <w:rPr>
          <w:rFonts w:ascii="Times New Roman" w:eastAsia="Times New Roman" w:hAnsi="Times New Roman" w:cs="Times New Roman"/>
          <w:noProof/>
          <w:color w:val="000000"/>
          <w:sz w:val="24"/>
          <w:szCs w:val="24"/>
        </w:rPr>
        <w:t>meaning</w:t>
      </w:r>
      <w:r w:rsidRPr="004564D4">
        <w:rPr>
          <w:rFonts w:ascii="Times New Roman" w:eastAsia="Times New Roman" w:hAnsi="Times New Roman" w:cs="Times New Roman"/>
          <w:noProof/>
          <w:color w:val="000000"/>
          <w:spacing w:val="-3"/>
          <w:sz w:val="24"/>
          <w:szCs w:val="24"/>
        </w:rPr>
        <w:t xml:space="preserve"> </w:t>
      </w:r>
      <w:r w:rsidRPr="004564D4">
        <w:rPr>
          <w:rFonts w:ascii="Times New Roman" w:eastAsia="Times New Roman" w:hAnsi="Times New Roman" w:cs="Times New Roman"/>
          <w:noProof/>
          <w:color w:val="000000"/>
          <w:spacing w:val="-2"/>
          <w:sz w:val="24"/>
          <w:szCs w:val="24"/>
        </w:rPr>
        <w:t>it</w:t>
      </w:r>
      <w:r w:rsidRPr="004564D4">
        <w:rPr>
          <w:rFonts w:ascii="Times New Roman" w:eastAsia="Times New Roman" w:hAnsi="Times New Roman" w:cs="Times New Roman"/>
          <w:noProof/>
          <w:color w:val="000000"/>
          <w:spacing w:val="-1"/>
          <w:sz w:val="24"/>
          <w:szCs w:val="24"/>
        </w:rPr>
        <w:t xml:space="preserve"> is free </w:t>
      </w:r>
      <w:r w:rsidRPr="004564D4">
        <w:rPr>
          <w:rFonts w:ascii="Times New Roman" w:eastAsia="Times New Roman" w:hAnsi="Times New Roman" w:cs="Times New Roman"/>
          <w:noProof/>
          <w:color w:val="000000"/>
          <w:spacing w:val="4"/>
          <w:sz w:val="24"/>
          <w:szCs w:val="24"/>
        </w:rPr>
        <w:t>to</w:t>
      </w:r>
      <w:r w:rsidRPr="004564D4">
        <w:rPr>
          <w:rFonts w:ascii="Times New Roman" w:eastAsia="Times New Roman" w:hAnsi="Times New Roman" w:cs="Times New Roman"/>
          <w:noProof/>
          <w:color w:val="000000"/>
          <w:spacing w:val="9"/>
          <w:sz w:val="24"/>
          <w:szCs w:val="24"/>
        </w:rPr>
        <w:t xml:space="preserve"> </w:t>
      </w:r>
      <w:r w:rsidRPr="004564D4">
        <w:rPr>
          <w:rFonts w:ascii="Times New Roman" w:eastAsia="Times New Roman" w:hAnsi="Times New Roman" w:cs="Times New Roman"/>
          <w:noProof/>
          <w:color w:val="000000"/>
          <w:spacing w:val="3"/>
          <w:sz w:val="24"/>
          <w:szCs w:val="24"/>
        </w:rPr>
        <w:t>use</w:t>
      </w:r>
      <w:r w:rsidRPr="004564D4">
        <w:rPr>
          <w:rFonts w:ascii="Times New Roman" w:eastAsia="Times New Roman" w:hAnsi="Times New Roman" w:cs="Times New Roman"/>
          <w:noProof/>
          <w:color w:val="000000"/>
          <w:spacing w:val="9"/>
          <w:sz w:val="24"/>
          <w:szCs w:val="24"/>
        </w:rPr>
        <w:t xml:space="preserve"> </w:t>
      </w:r>
      <w:r w:rsidRPr="004564D4">
        <w:rPr>
          <w:rFonts w:ascii="Times New Roman" w:eastAsia="Times New Roman" w:hAnsi="Times New Roman" w:cs="Times New Roman"/>
          <w:noProof/>
          <w:color w:val="000000"/>
          <w:spacing w:val="2"/>
          <w:sz w:val="24"/>
          <w:szCs w:val="24"/>
        </w:rPr>
        <w:t>and</w:t>
      </w:r>
      <w:r w:rsidRPr="004564D4">
        <w:rPr>
          <w:rFonts w:ascii="Times New Roman" w:eastAsia="Times New Roman" w:hAnsi="Times New Roman" w:cs="Times New Roman"/>
          <w:noProof/>
          <w:color w:val="000000"/>
          <w:spacing w:val="9"/>
          <w:sz w:val="24"/>
          <w:szCs w:val="24"/>
        </w:rPr>
        <w:t xml:space="preserve"> </w:t>
      </w:r>
      <w:r w:rsidRPr="004564D4">
        <w:rPr>
          <w:rFonts w:ascii="Times New Roman" w:eastAsia="Times New Roman" w:hAnsi="Times New Roman" w:cs="Times New Roman"/>
          <w:noProof/>
          <w:color w:val="000000"/>
          <w:spacing w:val="-2"/>
          <w:sz w:val="24"/>
          <w:szCs w:val="24"/>
        </w:rPr>
        <w:t>modify.</w:t>
      </w:r>
    </w:p>
    <w:p w:rsidR="00330EB3" w:rsidRPr="004564D4" w:rsidRDefault="00330EB3" w:rsidP="00DE6008">
      <w:pPr>
        <w:pStyle w:val="ListParagraph"/>
        <w:numPr>
          <w:ilvl w:val="2"/>
          <w:numId w:val="60"/>
        </w:numPr>
        <w:spacing w:before="334" w:line="480" w:lineRule="auto"/>
        <w:ind w:right="606"/>
        <w:jc w:val="both"/>
        <w:rPr>
          <w:rFonts w:ascii="Times New Roman" w:eastAsia="Times New Roman" w:hAnsi="Times New Roman" w:cs="Times New Roman"/>
          <w:noProof/>
          <w:color w:val="000000"/>
          <w:spacing w:val="-1"/>
          <w:sz w:val="24"/>
          <w:szCs w:val="24"/>
        </w:rPr>
      </w:pPr>
      <w:r w:rsidRPr="004564D4">
        <w:rPr>
          <w:rFonts w:ascii="Times New Roman" w:eastAsia="Times New Roman" w:hAnsi="Times New Roman" w:cs="Times New Roman"/>
          <w:b/>
          <w:bCs/>
          <w:noProof/>
          <w:color w:val="000000"/>
          <w:sz w:val="24"/>
          <w:szCs w:val="24"/>
        </w:rPr>
        <w:t>Powerful:</w:t>
      </w:r>
      <w:r w:rsidRPr="004564D4">
        <w:rPr>
          <w:rFonts w:ascii="Times New Roman" w:eastAsia="Times New Roman" w:hAnsi="Times New Roman" w:cs="Times New Roman"/>
          <w:b/>
          <w:bCs/>
          <w:noProof/>
          <w:color w:val="000000"/>
          <w:spacing w:val="-2"/>
          <w:sz w:val="24"/>
          <w:szCs w:val="24"/>
        </w:rPr>
        <w:t xml:space="preserve"> </w:t>
      </w:r>
      <w:r w:rsidRPr="004564D4">
        <w:rPr>
          <w:rFonts w:ascii="Times New Roman" w:eastAsia="Times New Roman" w:hAnsi="Times New Roman" w:cs="Times New Roman"/>
          <w:noProof/>
          <w:color w:val="000000"/>
          <w:spacing w:val="-1"/>
          <w:sz w:val="24"/>
          <w:szCs w:val="24"/>
        </w:rPr>
        <w:t>Despite</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z w:val="24"/>
          <w:szCs w:val="24"/>
        </w:rPr>
        <w:t xml:space="preserve">being </w:t>
      </w:r>
      <w:r w:rsidRPr="004564D4">
        <w:rPr>
          <w:rFonts w:ascii="Times New Roman" w:eastAsia="Times New Roman" w:hAnsi="Times New Roman" w:cs="Times New Roman"/>
          <w:noProof/>
          <w:color w:val="000000"/>
          <w:spacing w:val="-1"/>
          <w:sz w:val="24"/>
          <w:szCs w:val="24"/>
        </w:rPr>
        <w:t xml:space="preserve">free, </w:t>
      </w:r>
      <w:r w:rsidRPr="004564D4">
        <w:rPr>
          <w:rFonts w:ascii="Times New Roman" w:eastAsia="Times New Roman" w:hAnsi="Times New Roman" w:cs="Times New Roman"/>
          <w:noProof/>
          <w:color w:val="000000"/>
          <w:sz w:val="24"/>
          <w:szCs w:val="24"/>
        </w:rPr>
        <w:t>MySQL</w:t>
      </w:r>
      <w:r w:rsidRPr="004564D4">
        <w:rPr>
          <w:rFonts w:ascii="Times New Roman" w:eastAsia="Times New Roman" w:hAnsi="Times New Roman" w:cs="Times New Roman"/>
          <w:noProof/>
          <w:color w:val="000000"/>
          <w:spacing w:val="-15"/>
          <w:sz w:val="24"/>
          <w:szCs w:val="24"/>
        </w:rPr>
        <w:t xml:space="preserve"> </w:t>
      </w:r>
      <w:r w:rsidRPr="004564D4">
        <w:rPr>
          <w:rFonts w:ascii="Times New Roman" w:eastAsia="Times New Roman" w:hAnsi="Times New Roman" w:cs="Times New Roman"/>
          <w:noProof/>
          <w:color w:val="000000"/>
          <w:sz w:val="24"/>
          <w:szCs w:val="24"/>
        </w:rPr>
        <w:t>provides</w:t>
      </w:r>
      <w:r w:rsidRPr="004564D4">
        <w:rPr>
          <w:rFonts w:ascii="Times New Roman" w:eastAsia="Times New Roman" w:hAnsi="Times New Roman" w:cs="Times New Roman"/>
          <w:noProof/>
          <w:color w:val="000000"/>
          <w:spacing w:val="-3"/>
          <w:sz w:val="24"/>
          <w:szCs w:val="24"/>
        </w:rPr>
        <w:t xml:space="preserve"> </w:t>
      </w:r>
      <w:r w:rsidRPr="004564D4">
        <w:rPr>
          <w:rFonts w:ascii="Times New Roman" w:eastAsia="Times New Roman" w:hAnsi="Times New Roman" w:cs="Times New Roman"/>
          <w:noProof/>
          <w:color w:val="000000"/>
          <w:spacing w:val="-1"/>
          <w:sz w:val="24"/>
          <w:szCs w:val="24"/>
        </w:rPr>
        <w:t>a range</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2"/>
          <w:sz w:val="24"/>
          <w:szCs w:val="24"/>
        </w:rPr>
        <w:t>of</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features</w:t>
      </w:r>
      <w:r w:rsidRPr="004564D4">
        <w:rPr>
          <w:rFonts w:ascii="Times New Roman" w:eastAsia="Times New Roman" w:hAnsi="Times New Roman" w:cs="Times New Roman"/>
          <w:noProof/>
          <w:color w:val="000000"/>
          <w:sz w:val="24"/>
          <w:szCs w:val="24"/>
        </w:rPr>
        <w:t xml:space="preserve"> </w:t>
      </w:r>
      <w:r w:rsidRPr="004564D4">
        <w:rPr>
          <w:rFonts w:ascii="Times New Roman" w:eastAsia="Times New Roman" w:hAnsi="Times New Roman" w:cs="Times New Roman"/>
          <w:noProof/>
          <w:color w:val="000000"/>
          <w:spacing w:val="-1"/>
          <w:sz w:val="24"/>
          <w:szCs w:val="24"/>
        </w:rPr>
        <w:t>that</w:t>
      </w:r>
      <w:r w:rsidRPr="004564D4">
        <w:rPr>
          <w:rFonts w:ascii="Times New Roman" w:eastAsia="Times New Roman" w:hAnsi="Times New Roman" w:cs="Times New Roman"/>
          <w:noProof/>
          <w:color w:val="000000"/>
          <w:spacing w:val="-3"/>
          <w:sz w:val="24"/>
          <w:szCs w:val="24"/>
        </w:rPr>
        <w:t xml:space="preserve"> </w:t>
      </w:r>
      <w:r w:rsidRPr="004564D4">
        <w:rPr>
          <w:rFonts w:ascii="Times New Roman" w:eastAsia="Times New Roman" w:hAnsi="Times New Roman" w:cs="Times New Roman"/>
          <w:noProof/>
          <w:color w:val="000000"/>
          <w:spacing w:val="-1"/>
          <w:sz w:val="24"/>
          <w:szCs w:val="24"/>
        </w:rPr>
        <w:t>rival</w:t>
      </w:r>
      <w:r w:rsidRPr="004564D4">
        <w:rPr>
          <w:rFonts w:ascii="Times New Roman" w:eastAsia="Times New Roman" w:hAnsi="Times New Roman" w:cs="Times New Roman"/>
          <w:noProof/>
          <w:color w:val="000000"/>
          <w:spacing w:val="-2"/>
          <w:sz w:val="24"/>
          <w:szCs w:val="24"/>
        </w:rPr>
        <w:t xml:space="preserve"> </w:t>
      </w:r>
      <w:r w:rsidRPr="004564D4">
        <w:rPr>
          <w:rFonts w:ascii="Times New Roman" w:eastAsia="Times New Roman" w:hAnsi="Times New Roman" w:cs="Times New Roman"/>
          <w:noProof/>
          <w:color w:val="000000"/>
          <w:spacing w:val="1"/>
          <w:sz w:val="24"/>
          <w:szCs w:val="24"/>
        </w:rPr>
        <w:t>some</w:t>
      </w:r>
      <w:r w:rsidRPr="004564D4">
        <w:rPr>
          <w:rFonts w:ascii="Times New Roman" w:eastAsia="Times New Roman" w:hAnsi="Times New Roman" w:cs="Times New Roman"/>
          <w:noProof/>
          <w:color w:val="000000"/>
          <w:sz w:val="24"/>
          <w:szCs w:val="24"/>
        </w:rPr>
        <w:t>of</w:t>
      </w:r>
      <w:r w:rsidRPr="004564D4">
        <w:rPr>
          <w:rFonts w:ascii="Times New Roman" w:eastAsia="Times New Roman" w:hAnsi="Times New Roman" w:cs="Times New Roman"/>
          <w:noProof/>
          <w:color w:val="000000"/>
          <w:spacing w:val="-18"/>
          <w:sz w:val="24"/>
          <w:szCs w:val="24"/>
        </w:rPr>
        <w:t xml:space="preserve">  </w:t>
      </w:r>
      <w:r w:rsidRPr="004564D4">
        <w:rPr>
          <w:rFonts w:ascii="Times New Roman" w:eastAsia="Times New Roman" w:hAnsi="Times New Roman" w:cs="Times New Roman"/>
          <w:noProof/>
          <w:color w:val="000000"/>
          <w:spacing w:val="-1"/>
          <w:sz w:val="24"/>
          <w:szCs w:val="24"/>
        </w:rPr>
        <w:t>the</w:t>
      </w:r>
      <w:r w:rsidRPr="004564D4">
        <w:rPr>
          <w:rFonts w:ascii="Times New Roman" w:eastAsia="Times New Roman" w:hAnsi="Times New Roman" w:cs="Times New Roman"/>
          <w:noProof/>
          <w:color w:val="000000"/>
          <w:spacing w:val="-18"/>
          <w:sz w:val="24"/>
          <w:szCs w:val="24"/>
        </w:rPr>
        <w:t xml:space="preserve">  </w:t>
      </w:r>
      <w:r w:rsidRPr="004564D4">
        <w:rPr>
          <w:rFonts w:ascii="Times New Roman" w:eastAsia="Times New Roman" w:hAnsi="Times New Roman" w:cs="Times New Roman"/>
          <w:noProof/>
          <w:color w:val="000000"/>
          <w:spacing w:val="1"/>
          <w:sz w:val="24"/>
          <w:szCs w:val="24"/>
        </w:rPr>
        <w:t>most</w:t>
      </w:r>
      <w:r w:rsidRPr="004564D4">
        <w:rPr>
          <w:rFonts w:ascii="Times New Roman" w:eastAsia="Times New Roman" w:hAnsi="Times New Roman" w:cs="Times New Roman"/>
          <w:noProof/>
          <w:color w:val="000000"/>
          <w:spacing w:val="-16"/>
          <w:sz w:val="24"/>
          <w:szCs w:val="24"/>
        </w:rPr>
        <w:t xml:space="preserve">  </w:t>
      </w:r>
      <w:r w:rsidRPr="004564D4">
        <w:rPr>
          <w:rFonts w:ascii="Times New Roman" w:eastAsia="Times New Roman" w:hAnsi="Times New Roman" w:cs="Times New Roman"/>
          <w:noProof/>
          <w:color w:val="000000"/>
          <w:spacing w:val="-1"/>
          <w:sz w:val="24"/>
          <w:szCs w:val="24"/>
        </w:rPr>
        <w:t>expensive</w:t>
      </w:r>
      <w:r w:rsidRPr="004564D4">
        <w:rPr>
          <w:rFonts w:ascii="Times New Roman" w:eastAsia="Times New Roman" w:hAnsi="Times New Roman" w:cs="Times New Roman"/>
          <w:noProof/>
          <w:color w:val="000000"/>
          <w:spacing w:val="-18"/>
          <w:sz w:val="24"/>
          <w:szCs w:val="24"/>
        </w:rPr>
        <w:t xml:space="preserve">  </w:t>
      </w:r>
      <w:r w:rsidRPr="004564D4">
        <w:rPr>
          <w:rFonts w:ascii="Times New Roman" w:eastAsia="Times New Roman" w:hAnsi="Times New Roman" w:cs="Times New Roman"/>
          <w:noProof/>
          <w:color w:val="000000"/>
          <w:sz w:val="24"/>
          <w:szCs w:val="24"/>
        </w:rPr>
        <w:t>commercial</w:t>
      </w:r>
      <w:r w:rsidRPr="004564D4">
        <w:rPr>
          <w:rFonts w:ascii="Times New Roman" w:eastAsia="Times New Roman" w:hAnsi="Times New Roman" w:cs="Times New Roman"/>
          <w:noProof/>
          <w:color w:val="000000"/>
          <w:spacing w:val="-17"/>
          <w:sz w:val="24"/>
          <w:szCs w:val="24"/>
        </w:rPr>
        <w:t xml:space="preserve">  </w:t>
      </w:r>
      <w:r w:rsidRPr="004564D4">
        <w:rPr>
          <w:rFonts w:ascii="Times New Roman" w:eastAsia="Times New Roman" w:hAnsi="Times New Roman" w:cs="Times New Roman"/>
          <w:noProof/>
          <w:color w:val="000000"/>
          <w:spacing w:val="-1"/>
          <w:sz w:val="24"/>
          <w:szCs w:val="24"/>
        </w:rPr>
        <w:t>database</w:t>
      </w:r>
      <w:r w:rsidRPr="004564D4">
        <w:rPr>
          <w:rFonts w:ascii="Times New Roman" w:eastAsia="Times New Roman" w:hAnsi="Times New Roman" w:cs="Times New Roman"/>
          <w:noProof/>
          <w:color w:val="000000"/>
          <w:spacing w:val="-17"/>
          <w:sz w:val="24"/>
          <w:szCs w:val="24"/>
        </w:rPr>
        <w:t xml:space="preserve">  </w:t>
      </w:r>
      <w:r w:rsidRPr="004564D4">
        <w:rPr>
          <w:rFonts w:ascii="Times New Roman" w:eastAsia="Times New Roman" w:hAnsi="Times New Roman" w:cs="Times New Roman"/>
          <w:noProof/>
          <w:color w:val="000000"/>
          <w:sz w:val="24"/>
          <w:szCs w:val="24"/>
        </w:rPr>
        <w:t>management</w:t>
      </w:r>
      <w:r w:rsidRPr="004564D4">
        <w:rPr>
          <w:rFonts w:ascii="Times New Roman" w:eastAsia="Times New Roman" w:hAnsi="Times New Roman" w:cs="Times New Roman"/>
          <w:noProof/>
          <w:color w:val="000000"/>
          <w:spacing w:val="-17"/>
          <w:sz w:val="24"/>
          <w:szCs w:val="24"/>
        </w:rPr>
        <w:t xml:space="preserve">  </w:t>
      </w:r>
      <w:r w:rsidRPr="004564D4">
        <w:rPr>
          <w:rFonts w:ascii="Times New Roman" w:eastAsia="Times New Roman" w:hAnsi="Times New Roman" w:cs="Times New Roman"/>
          <w:noProof/>
          <w:color w:val="000000"/>
          <w:sz w:val="24"/>
          <w:szCs w:val="24"/>
        </w:rPr>
        <w:t>systems.</w:t>
      </w:r>
      <w:r w:rsidRPr="004564D4">
        <w:rPr>
          <w:rFonts w:ascii="Times New Roman" w:eastAsia="Times New Roman" w:hAnsi="Times New Roman" w:cs="Times New Roman"/>
          <w:noProof/>
          <w:color w:val="000000"/>
          <w:spacing w:val="31"/>
          <w:sz w:val="24"/>
          <w:szCs w:val="24"/>
        </w:rPr>
        <w:t xml:space="preserve"> </w:t>
      </w:r>
      <w:r w:rsidRPr="004564D4">
        <w:rPr>
          <w:rFonts w:ascii="Times New Roman" w:eastAsia="Times New Roman" w:hAnsi="Times New Roman" w:cs="Times New Roman"/>
          <w:noProof/>
          <w:color w:val="000000"/>
          <w:spacing w:val="-2"/>
          <w:sz w:val="24"/>
          <w:szCs w:val="24"/>
        </w:rPr>
        <w:t>It</w:t>
      </w:r>
      <w:r w:rsidRPr="004564D4">
        <w:rPr>
          <w:rFonts w:ascii="Times New Roman" w:eastAsia="Times New Roman" w:hAnsi="Times New Roman" w:cs="Times New Roman"/>
          <w:noProof/>
          <w:color w:val="000000"/>
          <w:spacing w:val="-17"/>
          <w:sz w:val="24"/>
          <w:szCs w:val="24"/>
        </w:rPr>
        <w:t xml:space="preserve">  </w:t>
      </w:r>
      <w:r w:rsidRPr="004564D4">
        <w:rPr>
          <w:rFonts w:ascii="Times New Roman" w:eastAsia="Times New Roman" w:hAnsi="Times New Roman" w:cs="Times New Roman"/>
          <w:noProof/>
          <w:color w:val="000000"/>
          <w:spacing w:val="-1"/>
          <w:sz w:val="24"/>
          <w:szCs w:val="24"/>
        </w:rPr>
        <w:t>can</w:t>
      </w:r>
      <w:r w:rsidRPr="004564D4">
        <w:rPr>
          <w:rFonts w:ascii="Times New Roman" w:eastAsia="Times New Roman" w:hAnsi="Times New Roman" w:cs="Times New Roman"/>
          <w:noProof/>
          <w:color w:val="000000"/>
          <w:spacing w:val="-16"/>
          <w:sz w:val="24"/>
          <w:szCs w:val="24"/>
        </w:rPr>
        <w:t xml:space="preserve">  </w:t>
      </w:r>
      <w:r w:rsidRPr="004564D4">
        <w:rPr>
          <w:rFonts w:ascii="Times New Roman" w:eastAsia="Times New Roman" w:hAnsi="Times New Roman" w:cs="Times New Roman"/>
          <w:noProof/>
          <w:color w:val="000000"/>
          <w:spacing w:val="-1"/>
          <w:sz w:val="24"/>
          <w:szCs w:val="24"/>
        </w:rPr>
        <w:t xml:space="preserve">handle </w:t>
      </w:r>
      <w:r w:rsidRPr="004564D4">
        <w:rPr>
          <w:rFonts w:ascii="Times New Roman" w:eastAsia="Times New Roman" w:hAnsi="Times New Roman" w:cs="Times New Roman"/>
          <w:noProof/>
          <w:color w:val="000000"/>
          <w:sz w:val="24"/>
          <w:szCs w:val="24"/>
        </w:rPr>
        <w:t>substantial</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databases</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and</w:t>
      </w:r>
      <w:r w:rsidRPr="004564D4">
        <w:rPr>
          <w:rFonts w:ascii="Times New Roman" w:eastAsia="Times New Roman" w:hAnsi="Times New Roman" w:cs="Times New Roman"/>
          <w:noProof/>
          <w:color w:val="000000"/>
          <w:spacing w:val="5"/>
          <w:sz w:val="24"/>
          <w:szCs w:val="24"/>
        </w:rPr>
        <w:t xml:space="preserve"> </w:t>
      </w:r>
      <w:r w:rsidRPr="004564D4">
        <w:rPr>
          <w:rFonts w:ascii="Times New Roman" w:eastAsia="Times New Roman" w:hAnsi="Times New Roman" w:cs="Times New Roman"/>
          <w:noProof/>
          <w:color w:val="000000"/>
          <w:spacing w:val="2"/>
          <w:sz w:val="24"/>
          <w:szCs w:val="24"/>
        </w:rPr>
        <w:t xml:space="preserve">a </w:t>
      </w:r>
      <w:r w:rsidRPr="004564D4">
        <w:rPr>
          <w:rFonts w:ascii="Times New Roman" w:eastAsia="Times New Roman" w:hAnsi="Times New Roman" w:cs="Times New Roman"/>
          <w:noProof/>
          <w:color w:val="000000"/>
          <w:sz w:val="24"/>
          <w:szCs w:val="24"/>
        </w:rPr>
        <w:t>variety</w:t>
      </w:r>
      <w:r w:rsidRPr="004564D4">
        <w:rPr>
          <w:rFonts w:ascii="Times New Roman" w:eastAsia="Times New Roman" w:hAnsi="Times New Roman" w:cs="Times New Roman"/>
          <w:noProof/>
          <w:color w:val="000000"/>
          <w:spacing w:val="1"/>
          <w:sz w:val="24"/>
          <w:szCs w:val="24"/>
        </w:rPr>
        <w:t xml:space="preserve"> of</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data</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z w:val="24"/>
          <w:szCs w:val="24"/>
        </w:rPr>
        <w:t>processing</w:t>
      </w:r>
      <w:r w:rsidRPr="004564D4">
        <w:rPr>
          <w:rFonts w:ascii="Times New Roman" w:eastAsia="Times New Roman" w:hAnsi="Times New Roman" w:cs="Times New Roman"/>
          <w:noProof/>
          <w:color w:val="000000"/>
          <w:spacing w:val="3"/>
          <w:sz w:val="24"/>
          <w:szCs w:val="24"/>
        </w:rPr>
        <w:t xml:space="preserve"> </w:t>
      </w:r>
      <w:r w:rsidR="00FB3522" w:rsidRPr="004564D4">
        <w:rPr>
          <w:rFonts w:ascii="Times New Roman" w:eastAsia="Times New Roman" w:hAnsi="Times New Roman" w:cs="Times New Roman"/>
          <w:noProof/>
          <w:color w:val="000000"/>
          <w:spacing w:val="1"/>
          <w:sz w:val="24"/>
          <w:szCs w:val="24"/>
        </w:rPr>
        <w:t>task</w:t>
      </w:r>
      <w:r w:rsidR="00152EF8" w:rsidRPr="004564D4">
        <w:rPr>
          <w:rFonts w:ascii="Times New Roman" w:eastAsia="Times New Roman" w:hAnsi="Times New Roman" w:cs="Times New Roman"/>
          <w:noProof/>
          <w:color w:val="000000"/>
          <w:spacing w:val="1"/>
          <w:sz w:val="24"/>
          <w:szCs w:val="24"/>
        </w:rPr>
        <w:t>s</w:t>
      </w:r>
      <w:bookmarkStart w:id="19" w:name="17"/>
      <w:bookmarkEnd w:id="19"/>
      <w:r>
        <w:rPr>
          <w:noProof/>
          <w:lang w:eastAsia="en-IN"/>
        </w:rPr>
        <mc:AlternateContent>
          <mc:Choice Requires="wps">
            <w:drawing>
              <wp:anchor distT="0" distB="0" distL="114300" distR="114300" simplePos="0" relativeHeight="251673088"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17" name="Freeform 1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67EAFD" id="Freeform 17" o:spid="_x0000_s1026" style="position:absolute;margin-left:0;margin-top:0;width:50pt;height:50pt;z-index:251673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" path="m,5r11263,e">
                <v:stroke joinstyle="miter"/>
                <v:path o:connecttype="custom" o:connectlocs="0,30797500;635000,30797500" o:connectangles="0,0"/>
                <o:lock v:ext="edit" selection="t"/>
              </v:shape>
            </w:pict>
          </mc:Fallback>
        </mc:AlternateContent>
      </w:r>
      <w:r>
        <w:rPr>
          <w:noProof/>
          <w:lang w:eastAsia="en-IN"/>
        </w:rPr>
        <mc:AlternateContent>
          <mc:Choice Requires="wps">
            <w:drawing>
              <wp:anchor distT="0" distB="0" distL="114300" distR="114300" simplePos="0" relativeHeight="251679232"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15" name="Freeform 1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CFAF63" id="Freeform 15" o:spid="_x0000_s1026" style="position:absolute;margin-left:0;margin-top:0;width:50pt;height:50pt;z-index:251679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FBmnMT+AgAAq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Pr>
          <w:noProof/>
          <w:lang w:eastAsia="en-IN"/>
        </w:rPr>
        <mc:AlternateContent>
          <mc:Choice Requires="wps">
            <w:drawing>
              <wp:anchor distT="0" distB="0" distL="114300" distR="114300" simplePos="0" relativeHeight="251722240"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13" name="Freeform 1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D68865" id="Freeform 13" o:spid="_x0000_s1026" style="position:absolute;margin-left:0;margin-top:0;width:50pt;height:50pt;z-index:251722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FHZBgj+AgAAs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Pr>
          <w:noProof/>
          <w:lang w:eastAsia="en-IN"/>
        </w:rPr>
        <mc:AlternateContent>
          <mc:Choice Requires="wps">
            <w:drawing>
              <wp:anchor distT="0" distB="0" distL="114300" distR="114300" simplePos="0" relativeHeight="251734528"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11" name="Freeform 1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120676" id="Freeform 11" o:spid="_x0000_s1026" style="position:absolute;margin-left:0;margin-top:0;width:50pt;height:50pt;z-index:251734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" path="m,5r11263,e">
                <v:stroke joinstyle="miter"/>
                <v:path o:connecttype="custom" o:connectlocs="0,975233000;635000,975233000" o:connectangles="0,0"/>
                <o:lock v:ext="edit" selection="t"/>
              </v:shape>
            </w:pict>
          </mc:Fallback>
        </mc:AlternateContent>
      </w:r>
    </w:p>
    <w:p w:rsidR="00330EB3" w:rsidRPr="004564D4" w:rsidRDefault="00330EB3" w:rsidP="00DE6008">
      <w:pPr>
        <w:pStyle w:val="ListParagraph"/>
        <w:numPr>
          <w:ilvl w:val="2"/>
          <w:numId w:val="60"/>
        </w:numPr>
        <w:spacing w:before="73" w:line="480" w:lineRule="auto"/>
        <w:ind w:right="606"/>
        <w:jc w:val="both"/>
        <w:rPr>
          <w:rFonts w:ascii="Times New Roman" w:eastAsia="Times New Roman" w:hAnsi="Times New Roman" w:cs="Times New Roman"/>
          <w:noProof/>
          <w:color w:val="000000"/>
          <w:spacing w:val="-1"/>
          <w:sz w:val="24"/>
          <w:szCs w:val="24"/>
        </w:rPr>
      </w:pPr>
      <w:r w:rsidRPr="004564D4">
        <w:rPr>
          <w:rFonts w:ascii="Times New Roman" w:eastAsia="Times New Roman" w:hAnsi="Times New Roman" w:cs="Times New Roman"/>
          <w:b/>
          <w:bCs/>
          <w:noProof/>
          <w:color w:val="000000"/>
          <w:sz w:val="24"/>
          <w:szCs w:val="24"/>
        </w:rPr>
        <w:t>Standardized</w:t>
      </w:r>
      <w:r w:rsidRPr="004564D4">
        <w:rPr>
          <w:rFonts w:ascii="Times New Roman" w:eastAsia="Times New Roman" w:hAnsi="Times New Roman" w:cs="Times New Roman"/>
          <w:b/>
          <w:bCs/>
          <w:noProof/>
          <w:color w:val="000000"/>
          <w:spacing w:val="32"/>
          <w:sz w:val="24"/>
          <w:szCs w:val="24"/>
        </w:rPr>
        <w:t xml:space="preserve"> </w:t>
      </w:r>
      <w:r w:rsidRPr="004564D4">
        <w:rPr>
          <w:rFonts w:ascii="Times New Roman" w:eastAsia="Times New Roman" w:hAnsi="Times New Roman" w:cs="Times New Roman"/>
          <w:b/>
          <w:bCs/>
          <w:noProof/>
          <w:color w:val="000000"/>
          <w:sz w:val="24"/>
          <w:szCs w:val="24"/>
        </w:rPr>
        <w:t>SQL</w:t>
      </w:r>
      <w:r w:rsidRPr="004564D4">
        <w:rPr>
          <w:rFonts w:ascii="Times New Roman" w:eastAsia="Times New Roman" w:hAnsi="Times New Roman" w:cs="Times New Roman"/>
          <w:b/>
          <w:bCs/>
          <w:noProof/>
          <w:color w:val="000000"/>
          <w:spacing w:val="9"/>
          <w:sz w:val="24"/>
          <w:szCs w:val="24"/>
        </w:rPr>
        <w:t xml:space="preserve"> </w:t>
      </w:r>
      <w:r w:rsidRPr="004564D4">
        <w:rPr>
          <w:rFonts w:ascii="Times New Roman" w:eastAsia="Times New Roman" w:hAnsi="Times New Roman" w:cs="Times New Roman"/>
          <w:b/>
          <w:bCs/>
          <w:noProof/>
          <w:color w:val="000000"/>
          <w:spacing w:val="1"/>
          <w:sz w:val="24"/>
          <w:szCs w:val="24"/>
        </w:rPr>
        <w:t>Support:</w:t>
      </w:r>
      <w:r w:rsidRPr="004564D4">
        <w:rPr>
          <w:rFonts w:ascii="Times New Roman" w:eastAsia="Times New Roman" w:hAnsi="Times New Roman" w:cs="Times New Roman"/>
          <w:b/>
          <w:bCs/>
          <w:noProof/>
          <w:color w:val="000000"/>
          <w:spacing w:val="33"/>
          <w:sz w:val="24"/>
          <w:szCs w:val="24"/>
        </w:rPr>
        <w:t xml:space="preserve"> </w:t>
      </w:r>
      <w:r w:rsidRPr="004564D4">
        <w:rPr>
          <w:rFonts w:ascii="Times New Roman" w:eastAsia="Times New Roman" w:hAnsi="Times New Roman" w:cs="Times New Roman"/>
          <w:noProof/>
          <w:color w:val="000000"/>
          <w:sz w:val="24"/>
          <w:szCs w:val="24"/>
        </w:rPr>
        <w:t>MySQL</w:t>
      </w:r>
      <w:r w:rsidRPr="004564D4">
        <w:rPr>
          <w:rFonts w:ascii="Times New Roman" w:eastAsia="Times New Roman" w:hAnsi="Times New Roman" w:cs="Times New Roman"/>
          <w:noProof/>
          <w:color w:val="000000"/>
          <w:spacing w:val="-20"/>
          <w:sz w:val="24"/>
          <w:szCs w:val="24"/>
        </w:rPr>
        <w:t xml:space="preserve">  </w:t>
      </w:r>
      <w:r w:rsidRPr="004564D4">
        <w:rPr>
          <w:rFonts w:ascii="Times New Roman" w:eastAsia="Times New Roman" w:hAnsi="Times New Roman" w:cs="Times New Roman"/>
          <w:noProof/>
          <w:color w:val="000000"/>
          <w:spacing w:val="-1"/>
          <w:sz w:val="24"/>
          <w:szCs w:val="24"/>
        </w:rPr>
        <w:t>uses</w:t>
      </w:r>
      <w:r w:rsidRPr="004564D4">
        <w:rPr>
          <w:rFonts w:ascii="Times New Roman" w:eastAsia="Times New Roman" w:hAnsi="Times New Roman" w:cs="Times New Roman"/>
          <w:noProof/>
          <w:color w:val="000000"/>
          <w:spacing w:val="34"/>
          <w:sz w:val="24"/>
          <w:szCs w:val="24"/>
        </w:rPr>
        <w:t xml:space="preserve"> </w:t>
      </w:r>
      <w:r w:rsidRPr="004564D4">
        <w:rPr>
          <w:rFonts w:ascii="Times New Roman" w:eastAsia="Times New Roman" w:hAnsi="Times New Roman" w:cs="Times New Roman"/>
          <w:noProof/>
          <w:color w:val="000000"/>
          <w:spacing w:val="15"/>
          <w:sz w:val="24"/>
          <w:szCs w:val="24"/>
        </w:rPr>
        <w:t xml:space="preserve">a </w:t>
      </w:r>
      <w:r w:rsidRPr="004564D4">
        <w:rPr>
          <w:rFonts w:ascii="Times New Roman" w:eastAsia="Times New Roman" w:hAnsi="Times New Roman" w:cs="Times New Roman"/>
          <w:noProof/>
          <w:color w:val="000000"/>
          <w:sz w:val="24"/>
          <w:szCs w:val="24"/>
        </w:rPr>
        <w:t>standard</w:t>
      </w:r>
      <w:r w:rsidRPr="004564D4">
        <w:rPr>
          <w:rFonts w:ascii="Times New Roman" w:eastAsia="Times New Roman" w:hAnsi="Times New Roman" w:cs="Times New Roman"/>
          <w:noProof/>
          <w:color w:val="000000"/>
          <w:spacing w:val="30"/>
          <w:sz w:val="24"/>
          <w:szCs w:val="24"/>
        </w:rPr>
        <w:t xml:space="preserve"> </w:t>
      </w:r>
      <w:r w:rsidRPr="004564D4">
        <w:rPr>
          <w:rFonts w:ascii="Times New Roman" w:eastAsia="Times New Roman" w:hAnsi="Times New Roman" w:cs="Times New Roman"/>
          <w:noProof/>
          <w:color w:val="000000"/>
          <w:spacing w:val="1"/>
          <w:sz w:val="24"/>
          <w:szCs w:val="24"/>
        </w:rPr>
        <w:t>form</w:t>
      </w:r>
      <w:r w:rsidRPr="004564D4">
        <w:rPr>
          <w:rFonts w:ascii="Times New Roman" w:eastAsia="Times New Roman" w:hAnsi="Times New Roman" w:cs="Times New Roman"/>
          <w:noProof/>
          <w:color w:val="000000"/>
          <w:spacing w:val="31"/>
          <w:sz w:val="24"/>
          <w:szCs w:val="24"/>
        </w:rPr>
        <w:t xml:space="preserve"> </w:t>
      </w:r>
      <w:r w:rsidRPr="004564D4">
        <w:rPr>
          <w:rFonts w:ascii="Times New Roman" w:eastAsia="Times New Roman" w:hAnsi="Times New Roman" w:cs="Times New Roman"/>
          <w:noProof/>
          <w:color w:val="000000"/>
          <w:sz w:val="24"/>
          <w:szCs w:val="24"/>
        </w:rPr>
        <w:t>of</w:t>
      </w:r>
      <w:r w:rsidRPr="004564D4">
        <w:rPr>
          <w:rFonts w:ascii="Times New Roman" w:eastAsia="Times New Roman" w:hAnsi="Times New Roman" w:cs="Times New Roman"/>
          <w:noProof/>
          <w:color w:val="000000"/>
          <w:spacing w:val="32"/>
          <w:sz w:val="24"/>
          <w:szCs w:val="24"/>
        </w:rPr>
        <w:t xml:space="preserve"> </w:t>
      </w:r>
      <w:r w:rsidRPr="004564D4">
        <w:rPr>
          <w:rFonts w:ascii="Times New Roman" w:eastAsia="Times New Roman" w:hAnsi="Times New Roman" w:cs="Times New Roman"/>
          <w:noProof/>
          <w:color w:val="000000"/>
          <w:sz w:val="24"/>
          <w:szCs w:val="24"/>
        </w:rPr>
        <w:t>SQL,</w:t>
      </w:r>
      <w:r w:rsidRPr="004564D4">
        <w:rPr>
          <w:rFonts w:ascii="Times New Roman" w:eastAsia="Times New Roman" w:hAnsi="Times New Roman" w:cs="Times New Roman"/>
          <w:noProof/>
          <w:color w:val="000000"/>
          <w:spacing w:val="31"/>
          <w:sz w:val="24"/>
          <w:szCs w:val="24"/>
        </w:rPr>
        <w:t xml:space="preserve"> </w:t>
      </w:r>
      <w:r w:rsidRPr="004564D4">
        <w:rPr>
          <w:rFonts w:ascii="Times New Roman" w:eastAsia="Times New Roman" w:hAnsi="Times New Roman" w:cs="Times New Roman"/>
          <w:noProof/>
          <w:color w:val="000000"/>
          <w:spacing w:val="1"/>
          <w:sz w:val="24"/>
          <w:szCs w:val="24"/>
        </w:rPr>
        <w:t>making</w:t>
      </w:r>
      <w:r w:rsidRPr="004564D4">
        <w:rPr>
          <w:rFonts w:ascii="Times New Roman" w:eastAsia="Times New Roman" w:hAnsi="Times New Roman" w:cs="Times New Roman"/>
          <w:noProof/>
          <w:color w:val="000000"/>
          <w:spacing w:val="-16"/>
          <w:sz w:val="24"/>
          <w:szCs w:val="24"/>
        </w:rPr>
        <w:t xml:space="preserve">  </w:t>
      </w:r>
      <w:r w:rsidRPr="004564D4">
        <w:rPr>
          <w:rFonts w:ascii="Times New Roman" w:eastAsia="Times New Roman" w:hAnsi="Times New Roman" w:cs="Times New Roman"/>
          <w:noProof/>
          <w:color w:val="000000"/>
          <w:spacing w:val="-1"/>
          <w:sz w:val="24"/>
          <w:szCs w:val="24"/>
        </w:rPr>
        <w:t xml:space="preserve">it </w:t>
      </w:r>
      <w:r w:rsidRPr="004564D4">
        <w:rPr>
          <w:rFonts w:ascii="Times New Roman" w:eastAsia="Times New Roman" w:hAnsi="Times New Roman" w:cs="Times New Roman"/>
          <w:noProof/>
          <w:color w:val="000000"/>
          <w:spacing w:val="1"/>
          <w:sz w:val="24"/>
          <w:szCs w:val="24"/>
        </w:rPr>
        <w:t>compatible</w:t>
      </w:r>
      <w:r w:rsidRPr="004564D4">
        <w:rPr>
          <w:rFonts w:ascii="Times New Roman" w:eastAsia="Times New Roman" w:hAnsi="Times New Roman" w:cs="Times New Roman"/>
          <w:noProof/>
          <w:color w:val="000000"/>
          <w:spacing w:val="6"/>
          <w:sz w:val="24"/>
          <w:szCs w:val="24"/>
        </w:rPr>
        <w:t xml:space="preserve"> </w:t>
      </w:r>
      <w:r w:rsidRPr="004564D4">
        <w:rPr>
          <w:rFonts w:ascii="Times New Roman" w:eastAsia="Times New Roman" w:hAnsi="Times New Roman" w:cs="Times New Roman"/>
          <w:noProof/>
          <w:color w:val="000000"/>
          <w:spacing w:val="1"/>
          <w:sz w:val="24"/>
          <w:szCs w:val="24"/>
        </w:rPr>
        <w:t>with</w:t>
      </w:r>
      <w:r w:rsidRPr="004564D4">
        <w:rPr>
          <w:rFonts w:ascii="Times New Roman" w:eastAsia="Times New Roman" w:hAnsi="Times New Roman" w:cs="Times New Roman"/>
          <w:noProof/>
          <w:color w:val="000000"/>
          <w:spacing w:val="7"/>
          <w:sz w:val="24"/>
          <w:szCs w:val="24"/>
        </w:rPr>
        <w:t xml:space="preserve"> </w:t>
      </w:r>
      <w:r w:rsidRPr="004564D4">
        <w:rPr>
          <w:rFonts w:ascii="Times New Roman" w:eastAsia="Times New Roman" w:hAnsi="Times New Roman" w:cs="Times New Roman"/>
          <w:noProof/>
          <w:color w:val="000000"/>
          <w:spacing w:val="3"/>
          <w:sz w:val="24"/>
          <w:szCs w:val="24"/>
        </w:rPr>
        <w:t>most</w:t>
      </w:r>
      <w:r w:rsidRPr="004564D4">
        <w:rPr>
          <w:rFonts w:ascii="Times New Roman" w:eastAsia="Times New Roman" w:hAnsi="Times New Roman" w:cs="Times New Roman"/>
          <w:noProof/>
          <w:color w:val="000000"/>
          <w:spacing w:val="7"/>
          <w:sz w:val="24"/>
          <w:szCs w:val="24"/>
        </w:rPr>
        <w:t xml:space="preserve"> </w:t>
      </w:r>
      <w:r w:rsidRPr="004564D4">
        <w:rPr>
          <w:rFonts w:ascii="Times New Roman" w:eastAsia="Times New Roman" w:hAnsi="Times New Roman" w:cs="Times New Roman"/>
          <w:noProof/>
          <w:color w:val="000000"/>
          <w:sz w:val="24"/>
          <w:szCs w:val="24"/>
        </w:rPr>
        <w:t>database</w:t>
      </w:r>
      <w:r w:rsidRPr="004564D4">
        <w:rPr>
          <w:rFonts w:ascii="Times New Roman" w:eastAsia="Times New Roman" w:hAnsi="Times New Roman" w:cs="Times New Roman"/>
          <w:noProof/>
          <w:color w:val="000000"/>
          <w:spacing w:val="6"/>
          <w:sz w:val="24"/>
          <w:szCs w:val="24"/>
        </w:rPr>
        <w:t xml:space="preserve"> </w:t>
      </w:r>
      <w:r w:rsidRPr="004564D4">
        <w:rPr>
          <w:rFonts w:ascii="Times New Roman" w:eastAsia="Times New Roman" w:hAnsi="Times New Roman" w:cs="Times New Roman"/>
          <w:noProof/>
          <w:color w:val="000000"/>
          <w:sz w:val="24"/>
          <w:szCs w:val="24"/>
        </w:rPr>
        <w:t>applications.</w:t>
      </w:r>
    </w:p>
    <w:p w:rsidR="00330EB3" w:rsidRPr="004564D4" w:rsidRDefault="00330EB3" w:rsidP="00DE6008">
      <w:pPr>
        <w:pStyle w:val="ListParagraph"/>
        <w:numPr>
          <w:ilvl w:val="2"/>
          <w:numId w:val="60"/>
        </w:numPr>
        <w:spacing w:before="159" w:line="480" w:lineRule="auto"/>
        <w:ind w:right="598"/>
        <w:jc w:val="both"/>
        <w:rPr>
          <w:rFonts w:ascii="Times New Roman" w:eastAsia="Times New Roman" w:hAnsi="Times New Roman" w:cs="Times New Roman"/>
          <w:noProof/>
          <w:color w:val="000000"/>
          <w:spacing w:val="1"/>
          <w:sz w:val="24"/>
          <w:szCs w:val="24"/>
        </w:rPr>
      </w:pPr>
      <w:r w:rsidRPr="004564D4">
        <w:rPr>
          <w:rFonts w:ascii="Times New Roman" w:eastAsia="Times New Roman" w:hAnsi="Times New Roman" w:cs="Times New Roman"/>
          <w:b/>
          <w:bCs/>
          <w:noProof/>
          <w:color w:val="000000"/>
          <w:spacing w:val="-1"/>
          <w:sz w:val="24"/>
          <w:szCs w:val="24"/>
        </w:rPr>
        <w:t>Cross-Platform</w:t>
      </w:r>
      <w:r w:rsidRPr="004564D4">
        <w:rPr>
          <w:rFonts w:ascii="Times New Roman" w:eastAsia="Times New Roman" w:hAnsi="Times New Roman" w:cs="Times New Roman"/>
          <w:b/>
          <w:bCs/>
          <w:noProof/>
          <w:color w:val="000000"/>
          <w:spacing w:val="-17"/>
          <w:sz w:val="24"/>
          <w:szCs w:val="24"/>
        </w:rPr>
        <w:t xml:space="preserve">  </w:t>
      </w:r>
      <w:r w:rsidRPr="004564D4">
        <w:rPr>
          <w:rFonts w:ascii="Times New Roman" w:eastAsia="Times New Roman" w:hAnsi="Times New Roman" w:cs="Times New Roman"/>
          <w:b/>
          <w:bCs/>
          <w:noProof/>
          <w:color w:val="000000"/>
          <w:sz w:val="24"/>
          <w:szCs w:val="24"/>
        </w:rPr>
        <w:t>Compatibility:</w:t>
      </w:r>
      <w:r w:rsidRPr="004564D4">
        <w:rPr>
          <w:rFonts w:ascii="Times New Roman" w:eastAsia="Times New Roman" w:hAnsi="Times New Roman" w:cs="Times New Roman"/>
          <w:b/>
          <w:bCs/>
          <w:noProof/>
          <w:color w:val="000000"/>
          <w:spacing w:val="33"/>
          <w:sz w:val="24"/>
          <w:szCs w:val="24"/>
        </w:rPr>
        <w:t xml:space="preserve"> </w:t>
      </w:r>
      <w:r w:rsidRPr="004564D4">
        <w:rPr>
          <w:rFonts w:ascii="Times New Roman" w:eastAsia="Times New Roman" w:hAnsi="Times New Roman" w:cs="Times New Roman"/>
          <w:noProof/>
          <w:color w:val="000000"/>
          <w:spacing w:val="-1"/>
          <w:sz w:val="24"/>
          <w:szCs w:val="24"/>
        </w:rPr>
        <w:t>MySQL</w:t>
      </w:r>
      <w:r w:rsidRPr="004564D4">
        <w:rPr>
          <w:rFonts w:ascii="Times New Roman" w:eastAsia="Times New Roman" w:hAnsi="Times New Roman" w:cs="Times New Roman"/>
          <w:noProof/>
          <w:color w:val="000000"/>
          <w:spacing w:val="9"/>
          <w:sz w:val="24"/>
          <w:szCs w:val="24"/>
        </w:rPr>
        <w:t xml:space="preserve"> </w:t>
      </w:r>
      <w:r w:rsidRPr="004564D4">
        <w:rPr>
          <w:rFonts w:ascii="Times New Roman" w:eastAsia="Times New Roman" w:hAnsi="Times New Roman" w:cs="Times New Roman"/>
          <w:noProof/>
          <w:color w:val="000000"/>
          <w:spacing w:val="2"/>
          <w:sz w:val="24"/>
          <w:szCs w:val="24"/>
        </w:rPr>
        <w:t>can</w:t>
      </w:r>
      <w:r w:rsidRPr="004564D4">
        <w:rPr>
          <w:rFonts w:ascii="Times New Roman" w:eastAsia="Times New Roman" w:hAnsi="Times New Roman" w:cs="Times New Roman"/>
          <w:noProof/>
          <w:color w:val="000000"/>
          <w:spacing w:val="33"/>
          <w:sz w:val="24"/>
          <w:szCs w:val="24"/>
        </w:rPr>
        <w:t xml:space="preserve"> </w:t>
      </w:r>
      <w:r w:rsidRPr="004564D4">
        <w:rPr>
          <w:rFonts w:ascii="Times New Roman" w:eastAsia="Times New Roman" w:hAnsi="Times New Roman" w:cs="Times New Roman"/>
          <w:noProof/>
          <w:color w:val="000000"/>
          <w:sz w:val="24"/>
          <w:szCs w:val="24"/>
        </w:rPr>
        <w:t>run</w:t>
      </w:r>
      <w:r w:rsidRPr="004564D4">
        <w:rPr>
          <w:rFonts w:ascii="Times New Roman" w:eastAsia="Times New Roman" w:hAnsi="Times New Roman" w:cs="Times New Roman"/>
          <w:noProof/>
          <w:color w:val="000000"/>
          <w:spacing w:val="31"/>
          <w:sz w:val="24"/>
          <w:szCs w:val="24"/>
        </w:rPr>
        <w:t xml:space="preserve"> </w:t>
      </w:r>
      <w:r w:rsidRPr="004564D4">
        <w:rPr>
          <w:rFonts w:ascii="Times New Roman" w:eastAsia="Times New Roman" w:hAnsi="Times New Roman" w:cs="Times New Roman"/>
          <w:noProof/>
          <w:color w:val="000000"/>
          <w:sz w:val="24"/>
          <w:szCs w:val="24"/>
        </w:rPr>
        <w:t>on</w:t>
      </w:r>
      <w:r w:rsidRPr="004564D4">
        <w:rPr>
          <w:rFonts w:ascii="Times New Roman" w:eastAsia="Times New Roman" w:hAnsi="Times New Roman" w:cs="Times New Roman"/>
          <w:noProof/>
          <w:color w:val="000000"/>
          <w:spacing w:val="31"/>
          <w:sz w:val="24"/>
          <w:szCs w:val="24"/>
        </w:rPr>
        <w:t xml:space="preserve"> </w:t>
      </w:r>
      <w:r w:rsidRPr="004564D4">
        <w:rPr>
          <w:rFonts w:ascii="Times New Roman" w:eastAsia="Times New Roman" w:hAnsi="Times New Roman" w:cs="Times New Roman"/>
          <w:noProof/>
          <w:color w:val="000000"/>
          <w:spacing w:val="-1"/>
          <w:sz w:val="24"/>
          <w:szCs w:val="24"/>
        </w:rPr>
        <w:t>various</w:t>
      </w:r>
      <w:r w:rsidRPr="004564D4">
        <w:rPr>
          <w:rFonts w:ascii="Times New Roman" w:eastAsia="Times New Roman" w:hAnsi="Times New Roman" w:cs="Times New Roman"/>
          <w:noProof/>
          <w:color w:val="000000"/>
          <w:spacing w:val="31"/>
          <w:sz w:val="24"/>
          <w:szCs w:val="24"/>
        </w:rPr>
        <w:t xml:space="preserve"> </w:t>
      </w:r>
      <w:r w:rsidRPr="004564D4">
        <w:rPr>
          <w:rFonts w:ascii="Times New Roman" w:eastAsia="Times New Roman" w:hAnsi="Times New Roman" w:cs="Times New Roman"/>
          <w:noProof/>
          <w:color w:val="000000"/>
          <w:spacing w:val="-1"/>
          <w:sz w:val="24"/>
          <w:szCs w:val="24"/>
        </w:rPr>
        <w:t>operating</w:t>
      </w:r>
      <w:r w:rsidRPr="004564D4">
        <w:rPr>
          <w:rFonts w:ascii="Times New Roman" w:eastAsia="Times New Roman" w:hAnsi="Times New Roman" w:cs="Times New Roman"/>
          <w:noProof/>
          <w:color w:val="000000"/>
          <w:spacing w:val="-16"/>
          <w:sz w:val="24"/>
          <w:szCs w:val="24"/>
        </w:rPr>
        <w:t xml:space="preserve">  </w:t>
      </w:r>
      <w:r w:rsidRPr="004564D4">
        <w:rPr>
          <w:rFonts w:ascii="Times New Roman" w:eastAsia="Times New Roman" w:hAnsi="Times New Roman" w:cs="Times New Roman"/>
          <w:noProof/>
          <w:color w:val="000000"/>
          <w:sz w:val="24"/>
          <w:szCs w:val="24"/>
        </w:rPr>
        <w:t xml:space="preserve">systems, </w:t>
      </w:r>
      <w:r w:rsidRPr="004564D4">
        <w:rPr>
          <w:rFonts w:ascii="Times New Roman" w:eastAsia="Times New Roman" w:hAnsi="Times New Roman" w:cs="Times New Roman"/>
          <w:noProof/>
          <w:color w:val="000000"/>
          <w:spacing w:val="-1"/>
          <w:sz w:val="24"/>
          <w:szCs w:val="24"/>
        </w:rPr>
        <w:t>including</w:t>
      </w:r>
      <w:r w:rsidRPr="004564D4">
        <w:rPr>
          <w:rFonts w:ascii="Times New Roman" w:eastAsia="Times New Roman" w:hAnsi="Times New Roman" w:cs="Times New Roman"/>
          <w:noProof/>
          <w:color w:val="000000"/>
          <w:spacing w:val="60"/>
          <w:sz w:val="24"/>
          <w:szCs w:val="24"/>
        </w:rPr>
        <w:t xml:space="preserve"> </w:t>
      </w:r>
      <w:r w:rsidRPr="004564D4">
        <w:rPr>
          <w:rFonts w:ascii="Times New Roman" w:eastAsia="Times New Roman" w:hAnsi="Times New Roman" w:cs="Times New Roman"/>
          <w:noProof/>
          <w:color w:val="000000"/>
          <w:spacing w:val="-1"/>
          <w:sz w:val="24"/>
          <w:szCs w:val="24"/>
        </w:rPr>
        <w:t>Windows,</w:t>
      </w:r>
      <w:r w:rsidRPr="004564D4">
        <w:rPr>
          <w:rFonts w:ascii="Times New Roman" w:eastAsia="Times New Roman" w:hAnsi="Times New Roman" w:cs="Times New Roman"/>
          <w:noProof/>
          <w:color w:val="000000"/>
          <w:spacing w:val="72"/>
          <w:sz w:val="24"/>
          <w:szCs w:val="24"/>
        </w:rPr>
        <w:t xml:space="preserve"> </w:t>
      </w:r>
      <w:r w:rsidRPr="004564D4">
        <w:rPr>
          <w:rFonts w:ascii="Times New Roman" w:eastAsia="Times New Roman" w:hAnsi="Times New Roman" w:cs="Times New Roman"/>
          <w:noProof/>
          <w:color w:val="000000"/>
          <w:spacing w:val="-1"/>
          <w:sz w:val="24"/>
          <w:szCs w:val="24"/>
        </w:rPr>
        <w:t>Linux,</w:t>
      </w:r>
      <w:r w:rsidRPr="004564D4">
        <w:rPr>
          <w:rFonts w:ascii="Times New Roman" w:eastAsia="Times New Roman" w:hAnsi="Times New Roman" w:cs="Times New Roman"/>
          <w:noProof/>
          <w:color w:val="000000"/>
          <w:spacing w:val="69"/>
          <w:sz w:val="24"/>
          <w:szCs w:val="24"/>
        </w:rPr>
        <w:t xml:space="preserve"> </w:t>
      </w:r>
      <w:r w:rsidRPr="004564D4">
        <w:rPr>
          <w:rFonts w:ascii="Times New Roman" w:eastAsia="Times New Roman" w:hAnsi="Times New Roman" w:cs="Times New Roman"/>
          <w:noProof/>
          <w:color w:val="000000"/>
          <w:spacing w:val="-1"/>
          <w:sz w:val="24"/>
          <w:szCs w:val="24"/>
        </w:rPr>
        <w:t>and</w:t>
      </w:r>
      <w:r w:rsidRPr="004564D4">
        <w:rPr>
          <w:rFonts w:ascii="Times New Roman" w:eastAsia="Times New Roman" w:hAnsi="Times New Roman" w:cs="Times New Roman"/>
          <w:noProof/>
          <w:color w:val="000000"/>
          <w:spacing w:val="69"/>
          <w:sz w:val="24"/>
          <w:szCs w:val="24"/>
        </w:rPr>
        <w:t xml:space="preserve"> </w:t>
      </w:r>
      <w:r w:rsidRPr="004564D4">
        <w:rPr>
          <w:rFonts w:ascii="Times New Roman" w:eastAsia="Times New Roman" w:hAnsi="Times New Roman" w:cs="Times New Roman"/>
          <w:noProof/>
          <w:color w:val="000000"/>
          <w:sz w:val="24"/>
          <w:szCs w:val="24"/>
        </w:rPr>
        <w:t>macOS,</w:t>
      </w:r>
      <w:r w:rsidRPr="004564D4">
        <w:rPr>
          <w:rFonts w:ascii="Times New Roman" w:eastAsia="Times New Roman" w:hAnsi="Times New Roman" w:cs="Times New Roman"/>
          <w:noProof/>
          <w:color w:val="000000"/>
          <w:spacing w:val="70"/>
          <w:sz w:val="24"/>
          <w:szCs w:val="24"/>
        </w:rPr>
        <w:t xml:space="preserve"> </w:t>
      </w:r>
      <w:r w:rsidRPr="004564D4">
        <w:rPr>
          <w:rFonts w:ascii="Times New Roman" w:eastAsia="Times New Roman" w:hAnsi="Times New Roman" w:cs="Times New Roman"/>
          <w:noProof/>
          <w:color w:val="000000"/>
          <w:spacing w:val="-1"/>
          <w:sz w:val="24"/>
          <w:szCs w:val="24"/>
        </w:rPr>
        <w:t>and</w:t>
      </w:r>
      <w:r w:rsidRPr="004564D4">
        <w:rPr>
          <w:rFonts w:ascii="Times New Roman" w:eastAsia="Times New Roman" w:hAnsi="Times New Roman" w:cs="Times New Roman"/>
          <w:noProof/>
          <w:color w:val="000000"/>
          <w:spacing w:val="69"/>
          <w:sz w:val="24"/>
          <w:szCs w:val="24"/>
        </w:rPr>
        <w:t xml:space="preserve"> </w:t>
      </w:r>
      <w:r w:rsidRPr="004564D4">
        <w:rPr>
          <w:rFonts w:ascii="Times New Roman" w:eastAsia="Times New Roman" w:hAnsi="Times New Roman" w:cs="Times New Roman"/>
          <w:noProof/>
          <w:color w:val="000000"/>
          <w:sz w:val="24"/>
          <w:szCs w:val="24"/>
        </w:rPr>
        <w:t>supports</w:t>
      </w:r>
      <w:r w:rsidRPr="004564D4">
        <w:rPr>
          <w:rFonts w:ascii="Times New Roman" w:eastAsia="Times New Roman" w:hAnsi="Times New Roman" w:cs="Times New Roman"/>
          <w:noProof/>
          <w:color w:val="000000"/>
          <w:spacing w:val="70"/>
          <w:sz w:val="24"/>
          <w:szCs w:val="24"/>
        </w:rPr>
        <w:t xml:space="preserve"> </w:t>
      </w:r>
      <w:r w:rsidRPr="004564D4">
        <w:rPr>
          <w:rFonts w:ascii="Times New Roman" w:eastAsia="Times New Roman" w:hAnsi="Times New Roman" w:cs="Times New Roman"/>
          <w:noProof/>
          <w:color w:val="000000"/>
          <w:sz w:val="24"/>
          <w:szCs w:val="24"/>
        </w:rPr>
        <w:t>multiple</w:t>
      </w:r>
      <w:r w:rsidRPr="004564D4">
        <w:rPr>
          <w:rFonts w:ascii="Times New Roman" w:eastAsia="Times New Roman" w:hAnsi="Times New Roman" w:cs="Times New Roman"/>
          <w:noProof/>
          <w:color w:val="000000"/>
          <w:spacing w:val="69"/>
          <w:sz w:val="24"/>
          <w:szCs w:val="24"/>
        </w:rPr>
        <w:t xml:space="preserve"> </w:t>
      </w:r>
      <w:r w:rsidRPr="004564D4">
        <w:rPr>
          <w:rFonts w:ascii="Times New Roman" w:eastAsia="Times New Roman" w:hAnsi="Times New Roman" w:cs="Times New Roman"/>
          <w:noProof/>
          <w:color w:val="000000"/>
          <w:spacing w:val="1"/>
          <w:sz w:val="24"/>
          <w:szCs w:val="24"/>
        </w:rPr>
        <w:t xml:space="preserve">programming </w:t>
      </w:r>
      <w:r w:rsidRPr="004564D4">
        <w:rPr>
          <w:rFonts w:ascii="Times New Roman" w:eastAsia="Times New Roman" w:hAnsi="Times New Roman" w:cs="Times New Roman"/>
          <w:noProof/>
          <w:color w:val="000000"/>
          <w:spacing w:val="-1"/>
          <w:sz w:val="24"/>
          <w:szCs w:val="24"/>
        </w:rPr>
        <w:t>languages</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like</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6"/>
          <w:sz w:val="24"/>
          <w:szCs w:val="24"/>
        </w:rPr>
        <w:t>PHP,</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z w:val="24"/>
          <w:szCs w:val="24"/>
        </w:rPr>
        <w:t>PERL,</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2"/>
          <w:sz w:val="24"/>
          <w:szCs w:val="24"/>
        </w:rPr>
        <w:t>C,</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C++,</w:t>
      </w:r>
      <w:r w:rsidRPr="004564D4">
        <w:rPr>
          <w:rFonts w:ascii="Times New Roman" w:eastAsia="Times New Roman" w:hAnsi="Times New Roman" w:cs="Times New Roman"/>
          <w:noProof/>
          <w:color w:val="000000"/>
          <w:spacing w:val="5"/>
          <w:sz w:val="24"/>
          <w:szCs w:val="24"/>
        </w:rPr>
        <w:t xml:space="preserve"> </w:t>
      </w:r>
      <w:r w:rsidRPr="004564D4">
        <w:rPr>
          <w:rFonts w:ascii="Times New Roman" w:eastAsia="Times New Roman" w:hAnsi="Times New Roman" w:cs="Times New Roman"/>
          <w:noProof/>
          <w:color w:val="000000"/>
          <w:spacing w:val="1"/>
          <w:sz w:val="24"/>
          <w:szCs w:val="24"/>
        </w:rPr>
        <w:t>and</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Java.</w:t>
      </w:r>
    </w:p>
    <w:p w:rsidR="00330EB3" w:rsidRPr="004564D4" w:rsidRDefault="00330EB3" w:rsidP="00DE6008">
      <w:pPr>
        <w:pStyle w:val="ListParagraph"/>
        <w:numPr>
          <w:ilvl w:val="2"/>
          <w:numId w:val="60"/>
        </w:numPr>
        <w:spacing w:before="166" w:line="480" w:lineRule="auto"/>
        <w:ind w:right="603"/>
        <w:jc w:val="both"/>
        <w:rPr>
          <w:rFonts w:ascii="Times New Roman" w:eastAsia="Times New Roman" w:hAnsi="Times New Roman" w:cs="Times New Roman"/>
          <w:noProof/>
          <w:color w:val="000000"/>
          <w:spacing w:val="-4"/>
          <w:sz w:val="24"/>
          <w:szCs w:val="24"/>
        </w:rPr>
      </w:pPr>
      <w:r w:rsidRPr="004564D4">
        <w:rPr>
          <w:rFonts w:ascii="Times New Roman" w:eastAsia="Times New Roman" w:hAnsi="Times New Roman" w:cs="Times New Roman"/>
          <w:b/>
          <w:bCs/>
          <w:noProof/>
          <w:color w:val="000000"/>
          <w:sz w:val="24"/>
          <w:szCs w:val="24"/>
        </w:rPr>
        <w:lastRenderedPageBreak/>
        <w:t>Speed:</w:t>
      </w:r>
      <w:r w:rsidRPr="004564D4">
        <w:rPr>
          <w:rFonts w:ascii="Times New Roman" w:eastAsia="Times New Roman" w:hAnsi="Times New Roman" w:cs="Times New Roman"/>
          <w:b/>
          <w:bCs/>
          <w:noProof/>
          <w:color w:val="000000"/>
          <w:spacing w:val="-2"/>
          <w:sz w:val="24"/>
          <w:szCs w:val="24"/>
        </w:rPr>
        <w:t xml:space="preserve"> </w:t>
      </w:r>
      <w:r w:rsidRPr="004564D4">
        <w:rPr>
          <w:rFonts w:ascii="Times New Roman" w:eastAsia="Times New Roman" w:hAnsi="Times New Roman" w:cs="Times New Roman"/>
          <w:noProof/>
          <w:color w:val="000000"/>
          <w:spacing w:val="-1"/>
          <w:sz w:val="24"/>
          <w:szCs w:val="24"/>
        </w:rPr>
        <w:t>MySQL</w:t>
      </w:r>
      <w:r w:rsidRPr="004564D4">
        <w:rPr>
          <w:rFonts w:ascii="Times New Roman" w:eastAsia="Times New Roman" w:hAnsi="Times New Roman" w:cs="Times New Roman"/>
          <w:noProof/>
          <w:color w:val="000000"/>
          <w:spacing w:val="-8"/>
          <w:sz w:val="24"/>
          <w:szCs w:val="24"/>
        </w:rPr>
        <w:t xml:space="preserve"> </w:t>
      </w:r>
      <w:r w:rsidRPr="004564D4">
        <w:rPr>
          <w:rFonts w:ascii="Times New Roman" w:eastAsia="Times New Roman" w:hAnsi="Times New Roman" w:cs="Times New Roman"/>
          <w:noProof/>
          <w:color w:val="000000"/>
          <w:spacing w:val="-4"/>
          <w:sz w:val="24"/>
          <w:szCs w:val="24"/>
        </w:rPr>
        <w:t>is</w:t>
      </w:r>
      <w:r w:rsidRPr="004564D4">
        <w:rPr>
          <w:rFonts w:ascii="Times New Roman" w:eastAsia="Times New Roman" w:hAnsi="Times New Roman" w:cs="Times New Roman"/>
          <w:noProof/>
          <w:color w:val="000000"/>
          <w:sz w:val="24"/>
          <w:szCs w:val="24"/>
        </w:rPr>
        <w:t xml:space="preserve"> known</w:t>
      </w:r>
      <w:r w:rsidRPr="004564D4">
        <w:rPr>
          <w:rFonts w:ascii="Times New Roman" w:eastAsia="Times New Roman" w:hAnsi="Times New Roman" w:cs="Times New Roman"/>
          <w:noProof/>
          <w:color w:val="000000"/>
          <w:spacing w:val="-2"/>
          <w:sz w:val="24"/>
          <w:szCs w:val="24"/>
        </w:rPr>
        <w:t xml:space="preserve"> </w:t>
      </w:r>
      <w:r w:rsidRPr="004564D4">
        <w:rPr>
          <w:rFonts w:ascii="Times New Roman" w:eastAsia="Times New Roman" w:hAnsi="Times New Roman" w:cs="Times New Roman"/>
          <w:noProof/>
          <w:color w:val="000000"/>
          <w:spacing w:val="-1"/>
          <w:sz w:val="24"/>
          <w:szCs w:val="24"/>
        </w:rPr>
        <w:t>for</w:t>
      </w:r>
      <w:r w:rsidRPr="004564D4">
        <w:rPr>
          <w:rFonts w:ascii="Times New Roman" w:eastAsia="Times New Roman" w:hAnsi="Times New Roman" w:cs="Times New Roman"/>
          <w:noProof/>
          <w:color w:val="000000"/>
          <w:spacing w:val="-2"/>
          <w:sz w:val="24"/>
          <w:szCs w:val="24"/>
        </w:rPr>
        <w:t xml:space="preserve"> </w:t>
      </w:r>
      <w:r w:rsidRPr="004564D4">
        <w:rPr>
          <w:rFonts w:ascii="Times New Roman" w:eastAsia="Times New Roman" w:hAnsi="Times New Roman" w:cs="Times New Roman"/>
          <w:noProof/>
          <w:color w:val="000000"/>
          <w:spacing w:val="-1"/>
          <w:sz w:val="24"/>
          <w:szCs w:val="24"/>
        </w:rPr>
        <w:t>its</w:t>
      </w:r>
      <w:r w:rsidRPr="004564D4">
        <w:rPr>
          <w:rFonts w:ascii="Times New Roman" w:eastAsia="Times New Roman" w:hAnsi="Times New Roman" w:cs="Times New Roman"/>
          <w:noProof/>
          <w:color w:val="000000"/>
          <w:spacing w:val="-2"/>
          <w:sz w:val="24"/>
          <w:szCs w:val="24"/>
        </w:rPr>
        <w:t xml:space="preserve"> </w:t>
      </w:r>
      <w:r w:rsidRPr="004564D4">
        <w:rPr>
          <w:rFonts w:ascii="Times New Roman" w:eastAsia="Times New Roman" w:hAnsi="Times New Roman" w:cs="Times New Roman"/>
          <w:noProof/>
          <w:color w:val="000000"/>
          <w:spacing w:val="-1"/>
          <w:sz w:val="24"/>
          <w:szCs w:val="24"/>
        </w:rPr>
        <w:t xml:space="preserve">quick </w:t>
      </w:r>
      <w:r w:rsidRPr="004564D4">
        <w:rPr>
          <w:rFonts w:ascii="Times New Roman" w:eastAsia="Times New Roman" w:hAnsi="Times New Roman" w:cs="Times New Roman"/>
          <w:noProof/>
          <w:color w:val="000000"/>
          <w:sz w:val="24"/>
          <w:szCs w:val="24"/>
        </w:rPr>
        <w:t>performance,</w:t>
      </w:r>
      <w:r w:rsidRPr="004564D4">
        <w:rPr>
          <w:rFonts w:ascii="Times New Roman" w:eastAsia="Times New Roman" w:hAnsi="Times New Roman" w:cs="Times New Roman"/>
          <w:noProof/>
          <w:color w:val="000000"/>
          <w:spacing w:val="-2"/>
          <w:sz w:val="24"/>
          <w:szCs w:val="24"/>
        </w:rPr>
        <w:t xml:space="preserve"> </w:t>
      </w:r>
      <w:r w:rsidRPr="004564D4">
        <w:rPr>
          <w:rFonts w:ascii="Times New Roman" w:eastAsia="Times New Roman" w:hAnsi="Times New Roman" w:cs="Times New Roman"/>
          <w:noProof/>
          <w:color w:val="000000"/>
          <w:spacing w:val="-1"/>
          <w:sz w:val="24"/>
          <w:szCs w:val="24"/>
        </w:rPr>
        <w:t>especially</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 xml:space="preserve">with </w:t>
      </w:r>
      <w:r w:rsidRPr="004564D4">
        <w:rPr>
          <w:rFonts w:ascii="Times New Roman" w:eastAsia="Times New Roman" w:hAnsi="Times New Roman" w:cs="Times New Roman"/>
          <w:noProof/>
          <w:color w:val="000000"/>
          <w:spacing w:val="-2"/>
          <w:sz w:val="24"/>
          <w:szCs w:val="24"/>
        </w:rPr>
        <w:t>large</w:t>
      </w:r>
      <w:r w:rsidRPr="004564D4">
        <w:rPr>
          <w:rFonts w:ascii="Times New Roman" w:eastAsia="Times New Roman" w:hAnsi="Times New Roman" w:cs="Times New Roman"/>
          <w:noProof/>
          <w:color w:val="000000"/>
          <w:spacing w:val="1"/>
          <w:sz w:val="24"/>
          <w:szCs w:val="24"/>
        </w:rPr>
        <w:t xml:space="preserve"> </w:t>
      </w:r>
      <w:r w:rsidRPr="004564D4">
        <w:rPr>
          <w:rFonts w:ascii="Times New Roman" w:eastAsia="Times New Roman" w:hAnsi="Times New Roman" w:cs="Times New Roman"/>
          <w:noProof/>
          <w:color w:val="000000"/>
          <w:spacing w:val="-1"/>
          <w:sz w:val="24"/>
          <w:szCs w:val="24"/>
        </w:rPr>
        <w:t xml:space="preserve">datasets. </w:t>
      </w:r>
      <w:r w:rsidRPr="004564D4">
        <w:rPr>
          <w:rFonts w:ascii="Times New Roman" w:eastAsia="Times New Roman" w:hAnsi="Times New Roman" w:cs="Times New Roman"/>
          <w:noProof/>
          <w:color w:val="000000"/>
          <w:spacing w:val="1"/>
          <w:sz w:val="24"/>
          <w:szCs w:val="24"/>
        </w:rPr>
        <w:t>It</w:t>
      </w:r>
      <w:r w:rsidRPr="004564D4">
        <w:rPr>
          <w:rFonts w:ascii="Times New Roman" w:eastAsia="Times New Roman" w:hAnsi="Times New Roman" w:cs="Times New Roman"/>
          <w:noProof/>
          <w:color w:val="000000"/>
          <w:spacing w:val="5"/>
          <w:sz w:val="24"/>
          <w:szCs w:val="24"/>
        </w:rPr>
        <w:t xml:space="preserve"> </w:t>
      </w:r>
      <w:r w:rsidRPr="004564D4">
        <w:rPr>
          <w:rFonts w:ascii="Times New Roman" w:eastAsia="Times New Roman" w:hAnsi="Times New Roman" w:cs="Times New Roman"/>
          <w:noProof/>
          <w:color w:val="000000"/>
          <w:spacing w:val="3"/>
          <w:sz w:val="24"/>
          <w:szCs w:val="24"/>
        </w:rPr>
        <w:t>is</w:t>
      </w:r>
      <w:r w:rsidRPr="004564D4">
        <w:rPr>
          <w:rFonts w:ascii="Times New Roman" w:eastAsia="Times New Roman" w:hAnsi="Times New Roman" w:cs="Times New Roman"/>
          <w:noProof/>
          <w:color w:val="000000"/>
          <w:spacing w:val="5"/>
          <w:sz w:val="24"/>
          <w:szCs w:val="24"/>
        </w:rPr>
        <w:t xml:space="preserve"> </w:t>
      </w:r>
      <w:r w:rsidRPr="004564D4">
        <w:rPr>
          <w:rFonts w:ascii="Times New Roman" w:eastAsia="Times New Roman" w:hAnsi="Times New Roman" w:cs="Times New Roman"/>
          <w:noProof/>
          <w:color w:val="000000"/>
          <w:spacing w:val="1"/>
          <w:sz w:val="24"/>
          <w:szCs w:val="24"/>
        </w:rPr>
        <w:t>optimized</w:t>
      </w:r>
      <w:r w:rsidRPr="004564D4">
        <w:rPr>
          <w:rFonts w:ascii="Times New Roman" w:eastAsia="Times New Roman" w:hAnsi="Times New Roman" w:cs="Times New Roman"/>
          <w:noProof/>
          <w:color w:val="000000"/>
          <w:spacing w:val="5"/>
          <w:sz w:val="24"/>
          <w:szCs w:val="24"/>
        </w:rPr>
        <w:t xml:space="preserve"> </w:t>
      </w:r>
      <w:r w:rsidRPr="004564D4">
        <w:rPr>
          <w:rFonts w:ascii="Times New Roman" w:eastAsia="Times New Roman" w:hAnsi="Times New Roman" w:cs="Times New Roman"/>
          <w:noProof/>
          <w:color w:val="000000"/>
          <w:spacing w:val="2"/>
          <w:sz w:val="24"/>
          <w:szCs w:val="24"/>
        </w:rPr>
        <w:t>for</w:t>
      </w:r>
      <w:r w:rsidRPr="004564D4">
        <w:rPr>
          <w:rFonts w:ascii="Times New Roman" w:eastAsia="Times New Roman" w:hAnsi="Times New Roman" w:cs="Times New Roman"/>
          <w:noProof/>
          <w:color w:val="000000"/>
          <w:spacing w:val="5"/>
          <w:sz w:val="24"/>
          <w:szCs w:val="24"/>
        </w:rPr>
        <w:t xml:space="preserve"> </w:t>
      </w:r>
      <w:r w:rsidRPr="004564D4">
        <w:rPr>
          <w:rFonts w:ascii="Times New Roman" w:eastAsia="Times New Roman" w:hAnsi="Times New Roman" w:cs="Times New Roman"/>
          <w:noProof/>
          <w:color w:val="000000"/>
          <w:sz w:val="24"/>
          <w:szCs w:val="24"/>
        </w:rPr>
        <w:t>high-speed</w:t>
      </w:r>
      <w:r w:rsidRPr="004564D4">
        <w:rPr>
          <w:rFonts w:ascii="Times New Roman" w:eastAsia="Times New Roman" w:hAnsi="Times New Roman" w:cs="Times New Roman"/>
          <w:noProof/>
          <w:color w:val="000000"/>
          <w:spacing w:val="5"/>
          <w:sz w:val="24"/>
          <w:szCs w:val="24"/>
        </w:rPr>
        <w:t xml:space="preserve"> </w:t>
      </w:r>
      <w:r w:rsidRPr="004564D4">
        <w:rPr>
          <w:rFonts w:ascii="Times New Roman" w:eastAsia="Times New Roman" w:hAnsi="Times New Roman" w:cs="Times New Roman"/>
          <w:noProof/>
          <w:color w:val="000000"/>
          <w:sz w:val="24"/>
          <w:szCs w:val="24"/>
        </w:rPr>
        <w:t>operations.</w:t>
      </w:r>
    </w:p>
    <w:p w:rsidR="00330EB3" w:rsidRPr="004564D4" w:rsidRDefault="00330EB3" w:rsidP="00DE6008">
      <w:pPr>
        <w:pStyle w:val="ListParagraph"/>
        <w:numPr>
          <w:ilvl w:val="2"/>
          <w:numId w:val="60"/>
        </w:numPr>
        <w:spacing w:before="157" w:line="480" w:lineRule="auto"/>
        <w:ind w:right="600"/>
        <w:jc w:val="both"/>
        <w:rPr>
          <w:rFonts w:ascii="Times New Roman" w:eastAsia="Times New Roman" w:hAnsi="Times New Roman" w:cs="Times New Roman"/>
          <w:noProof/>
          <w:color w:val="000000"/>
          <w:sz w:val="24"/>
          <w:szCs w:val="24"/>
        </w:rPr>
      </w:pPr>
      <w:r w:rsidRPr="004564D4">
        <w:rPr>
          <w:rFonts w:ascii="Times New Roman" w:eastAsia="Times New Roman" w:hAnsi="Times New Roman" w:cs="Times New Roman"/>
          <w:b/>
          <w:bCs/>
          <w:noProof/>
          <w:color w:val="000000"/>
          <w:sz w:val="24"/>
          <w:szCs w:val="24"/>
        </w:rPr>
        <w:t>Scalability:</w:t>
      </w:r>
      <w:r w:rsidRPr="004564D4">
        <w:rPr>
          <w:rFonts w:ascii="Times New Roman" w:eastAsia="Times New Roman" w:hAnsi="Times New Roman" w:cs="Times New Roman"/>
          <w:b/>
          <w:bCs/>
          <w:noProof/>
          <w:color w:val="000000"/>
          <w:spacing w:val="32"/>
          <w:sz w:val="24"/>
          <w:szCs w:val="24"/>
        </w:rPr>
        <w:t xml:space="preserve"> </w:t>
      </w:r>
      <w:r w:rsidRPr="004564D4">
        <w:rPr>
          <w:rFonts w:ascii="Times New Roman" w:eastAsia="Times New Roman" w:hAnsi="Times New Roman" w:cs="Times New Roman"/>
          <w:noProof/>
          <w:color w:val="000000"/>
          <w:spacing w:val="-1"/>
          <w:sz w:val="24"/>
          <w:szCs w:val="24"/>
        </w:rPr>
        <w:t>MySQL</w:t>
      </w:r>
      <w:r w:rsidRPr="004564D4">
        <w:rPr>
          <w:rFonts w:ascii="Times New Roman" w:eastAsia="Times New Roman" w:hAnsi="Times New Roman" w:cs="Times New Roman"/>
          <w:noProof/>
          <w:color w:val="000000"/>
          <w:spacing w:val="9"/>
          <w:sz w:val="24"/>
          <w:szCs w:val="24"/>
        </w:rPr>
        <w:t xml:space="preserve"> </w:t>
      </w:r>
      <w:r w:rsidRPr="004564D4">
        <w:rPr>
          <w:rFonts w:ascii="Times New Roman" w:eastAsia="Times New Roman" w:hAnsi="Times New Roman" w:cs="Times New Roman"/>
          <w:noProof/>
          <w:color w:val="000000"/>
          <w:spacing w:val="3"/>
          <w:sz w:val="24"/>
          <w:szCs w:val="24"/>
        </w:rPr>
        <w:t>can</w:t>
      </w:r>
      <w:r w:rsidRPr="004564D4">
        <w:rPr>
          <w:rFonts w:ascii="Times New Roman" w:eastAsia="Times New Roman" w:hAnsi="Times New Roman" w:cs="Times New Roman"/>
          <w:noProof/>
          <w:color w:val="000000"/>
          <w:spacing w:val="33"/>
          <w:sz w:val="24"/>
          <w:szCs w:val="24"/>
        </w:rPr>
        <w:t xml:space="preserve"> </w:t>
      </w:r>
      <w:r w:rsidRPr="004564D4">
        <w:rPr>
          <w:rFonts w:ascii="Times New Roman" w:eastAsia="Times New Roman" w:hAnsi="Times New Roman" w:cs="Times New Roman"/>
          <w:noProof/>
          <w:color w:val="000000"/>
          <w:spacing w:val="-1"/>
          <w:sz w:val="24"/>
          <w:szCs w:val="24"/>
        </w:rPr>
        <w:t>handle</w:t>
      </w:r>
      <w:r w:rsidRPr="004564D4">
        <w:rPr>
          <w:rFonts w:ascii="Times New Roman" w:eastAsia="Times New Roman" w:hAnsi="Times New Roman" w:cs="Times New Roman"/>
          <w:noProof/>
          <w:color w:val="000000"/>
          <w:spacing w:val="30"/>
          <w:sz w:val="24"/>
          <w:szCs w:val="24"/>
        </w:rPr>
        <w:t xml:space="preserve"> </w:t>
      </w:r>
      <w:r w:rsidRPr="004564D4">
        <w:rPr>
          <w:rFonts w:ascii="Times New Roman" w:eastAsia="Times New Roman" w:hAnsi="Times New Roman" w:cs="Times New Roman"/>
          <w:noProof/>
          <w:color w:val="000000"/>
          <w:spacing w:val="-2"/>
          <w:sz w:val="24"/>
          <w:szCs w:val="24"/>
        </w:rPr>
        <w:t>large</w:t>
      </w:r>
      <w:r w:rsidRPr="004564D4">
        <w:rPr>
          <w:rFonts w:ascii="Times New Roman" w:eastAsia="Times New Roman" w:hAnsi="Times New Roman" w:cs="Times New Roman"/>
          <w:noProof/>
          <w:color w:val="000000"/>
          <w:spacing w:val="30"/>
          <w:sz w:val="24"/>
          <w:szCs w:val="24"/>
        </w:rPr>
        <w:t xml:space="preserve"> </w:t>
      </w:r>
      <w:r w:rsidRPr="004564D4">
        <w:rPr>
          <w:rFonts w:ascii="Times New Roman" w:eastAsia="Times New Roman" w:hAnsi="Times New Roman" w:cs="Times New Roman"/>
          <w:noProof/>
          <w:color w:val="000000"/>
          <w:spacing w:val="-1"/>
          <w:sz w:val="24"/>
          <w:szCs w:val="24"/>
        </w:rPr>
        <w:t>databases</w:t>
      </w:r>
      <w:r w:rsidRPr="004564D4">
        <w:rPr>
          <w:rFonts w:ascii="Times New Roman" w:eastAsia="Times New Roman" w:hAnsi="Times New Roman" w:cs="Times New Roman"/>
          <w:noProof/>
          <w:color w:val="000000"/>
          <w:spacing w:val="34"/>
          <w:sz w:val="24"/>
          <w:szCs w:val="24"/>
        </w:rPr>
        <w:t xml:space="preserve"> </w:t>
      </w:r>
      <w:r w:rsidRPr="004564D4">
        <w:rPr>
          <w:rFonts w:ascii="Times New Roman" w:eastAsia="Times New Roman" w:hAnsi="Times New Roman" w:cs="Times New Roman"/>
          <w:noProof/>
          <w:color w:val="000000"/>
          <w:spacing w:val="-1"/>
          <w:sz w:val="24"/>
          <w:szCs w:val="24"/>
        </w:rPr>
        <w:t>with</w:t>
      </w:r>
      <w:r w:rsidRPr="004564D4">
        <w:rPr>
          <w:rFonts w:ascii="Times New Roman" w:eastAsia="Times New Roman" w:hAnsi="Times New Roman" w:cs="Times New Roman"/>
          <w:noProof/>
          <w:color w:val="000000"/>
          <w:spacing w:val="31"/>
          <w:sz w:val="24"/>
          <w:szCs w:val="24"/>
        </w:rPr>
        <w:t xml:space="preserve"> </w:t>
      </w:r>
      <w:r w:rsidRPr="004564D4">
        <w:rPr>
          <w:rFonts w:ascii="Times New Roman" w:eastAsia="Times New Roman" w:hAnsi="Times New Roman" w:cs="Times New Roman"/>
          <w:noProof/>
          <w:color w:val="000000"/>
          <w:spacing w:val="-1"/>
          <w:sz w:val="24"/>
          <w:szCs w:val="24"/>
        </w:rPr>
        <w:t>ease.</w:t>
      </w:r>
      <w:r w:rsidRPr="004564D4">
        <w:rPr>
          <w:rFonts w:ascii="Times New Roman" w:eastAsia="Times New Roman" w:hAnsi="Times New Roman" w:cs="Times New Roman"/>
          <w:noProof/>
          <w:color w:val="000000"/>
          <w:spacing w:val="33"/>
          <w:sz w:val="24"/>
          <w:szCs w:val="24"/>
        </w:rPr>
        <w:t xml:space="preserve"> </w:t>
      </w:r>
      <w:r w:rsidRPr="004564D4">
        <w:rPr>
          <w:rFonts w:ascii="Times New Roman" w:eastAsia="Times New Roman" w:hAnsi="Times New Roman" w:cs="Times New Roman"/>
          <w:noProof/>
          <w:color w:val="000000"/>
          <w:spacing w:val="-2"/>
          <w:sz w:val="24"/>
          <w:szCs w:val="24"/>
        </w:rPr>
        <w:t>It</w:t>
      </w:r>
      <w:r w:rsidRPr="004564D4">
        <w:rPr>
          <w:rFonts w:ascii="Times New Roman" w:eastAsia="Times New Roman" w:hAnsi="Times New Roman" w:cs="Times New Roman"/>
          <w:noProof/>
          <w:color w:val="000000"/>
          <w:spacing w:val="31"/>
          <w:sz w:val="24"/>
          <w:szCs w:val="24"/>
        </w:rPr>
        <w:t xml:space="preserve"> </w:t>
      </w:r>
      <w:r w:rsidRPr="004564D4">
        <w:rPr>
          <w:rFonts w:ascii="Times New Roman" w:eastAsia="Times New Roman" w:hAnsi="Times New Roman" w:cs="Times New Roman"/>
          <w:noProof/>
          <w:color w:val="000000"/>
          <w:sz w:val="24"/>
          <w:szCs w:val="24"/>
        </w:rPr>
        <w:t>supports</w:t>
      </w:r>
      <w:r w:rsidRPr="004564D4">
        <w:rPr>
          <w:rFonts w:ascii="Times New Roman" w:eastAsia="Times New Roman" w:hAnsi="Times New Roman" w:cs="Times New Roman"/>
          <w:noProof/>
          <w:color w:val="000000"/>
          <w:spacing w:val="31"/>
          <w:sz w:val="24"/>
          <w:szCs w:val="24"/>
        </w:rPr>
        <w:t xml:space="preserve"> </w:t>
      </w:r>
      <w:r w:rsidRPr="004564D4">
        <w:rPr>
          <w:rFonts w:ascii="Times New Roman" w:eastAsia="Times New Roman" w:hAnsi="Times New Roman" w:cs="Times New Roman"/>
          <w:noProof/>
          <w:color w:val="000000"/>
          <w:sz w:val="24"/>
          <w:szCs w:val="24"/>
        </w:rPr>
        <w:t>up</w:t>
      </w:r>
      <w:r w:rsidRPr="004564D4">
        <w:rPr>
          <w:rFonts w:ascii="Times New Roman" w:eastAsia="Times New Roman" w:hAnsi="Times New Roman" w:cs="Times New Roman"/>
          <w:noProof/>
          <w:color w:val="000000"/>
          <w:spacing w:val="31"/>
          <w:sz w:val="24"/>
          <w:szCs w:val="24"/>
        </w:rPr>
        <w:t xml:space="preserve"> </w:t>
      </w:r>
      <w:r w:rsidRPr="004564D4">
        <w:rPr>
          <w:rFonts w:ascii="Times New Roman" w:eastAsia="Times New Roman" w:hAnsi="Times New Roman" w:cs="Times New Roman"/>
          <w:noProof/>
          <w:color w:val="000000"/>
          <w:spacing w:val="-1"/>
          <w:sz w:val="24"/>
          <w:szCs w:val="24"/>
        </w:rPr>
        <w:t>to</w:t>
      </w:r>
      <w:r w:rsidRPr="004564D4">
        <w:rPr>
          <w:rFonts w:ascii="Times New Roman" w:eastAsia="Times New Roman" w:hAnsi="Times New Roman" w:cs="Times New Roman"/>
          <w:noProof/>
          <w:color w:val="000000"/>
          <w:spacing w:val="31"/>
          <w:sz w:val="24"/>
          <w:szCs w:val="24"/>
        </w:rPr>
        <w:t xml:space="preserve"> </w:t>
      </w:r>
      <w:r w:rsidRPr="004564D4">
        <w:rPr>
          <w:rFonts w:ascii="Times New Roman" w:eastAsia="Times New Roman" w:hAnsi="Times New Roman" w:cs="Times New Roman"/>
          <w:noProof/>
          <w:color w:val="000000"/>
          <w:sz w:val="24"/>
          <w:szCs w:val="24"/>
        </w:rPr>
        <w:t>50 million</w:t>
      </w:r>
      <w:r w:rsidRPr="004564D4">
        <w:rPr>
          <w:rFonts w:ascii="Times New Roman" w:eastAsia="Times New Roman" w:hAnsi="Times New Roman" w:cs="Times New Roman"/>
          <w:noProof/>
          <w:color w:val="000000"/>
          <w:spacing w:val="58"/>
          <w:sz w:val="24"/>
          <w:szCs w:val="24"/>
        </w:rPr>
        <w:t xml:space="preserve"> </w:t>
      </w:r>
      <w:r w:rsidRPr="004564D4">
        <w:rPr>
          <w:rFonts w:ascii="Times New Roman" w:eastAsia="Times New Roman" w:hAnsi="Times New Roman" w:cs="Times New Roman"/>
          <w:noProof/>
          <w:color w:val="000000"/>
          <w:spacing w:val="-1"/>
          <w:sz w:val="24"/>
          <w:szCs w:val="24"/>
        </w:rPr>
        <w:t>rows</w:t>
      </w:r>
      <w:r w:rsidRPr="004564D4">
        <w:rPr>
          <w:rFonts w:ascii="Times New Roman" w:eastAsia="Times New Roman" w:hAnsi="Times New Roman" w:cs="Times New Roman"/>
          <w:noProof/>
          <w:color w:val="000000"/>
          <w:spacing w:val="58"/>
          <w:sz w:val="24"/>
          <w:szCs w:val="24"/>
        </w:rPr>
        <w:t xml:space="preserve"> </w:t>
      </w:r>
      <w:r w:rsidRPr="004564D4">
        <w:rPr>
          <w:rFonts w:ascii="Times New Roman" w:eastAsia="Times New Roman" w:hAnsi="Times New Roman" w:cs="Times New Roman"/>
          <w:noProof/>
          <w:color w:val="000000"/>
          <w:spacing w:val="-1"/>
          <w:sz w:val="24"/>
          <w:szCs w:val="24"/>
        </w:rPr>
        <w:t>per</w:t>
      </w:r>
      <w:r w:rsidRPr="004564D4">
        <w:rPr>
          <w:rFonts w:ascii="Times New Roman" w:eastAsia="Times New Roman" w:hAnsi="Times New Roman" w:cs="Times New Roman"/>
          <w:noProof/>
          <w:color w:val="000000"/>
          <w:spacing w:val="57"/>
          <w:sz w:val="24"/>
          <w:szCs w:val="24"/>
        </w:rPr>
        <w:t xml:space="preserve"> </w:t>
      </w:r>
      <w:r w:rsidRPr="004564D4">
        <w:rPr>
          <w:rFonts w:ascii="Times New Roman" w:eastAsia="Times New Roman" w:hAnsi="Times New Roman" w:cs="Times New Roman"/>
          <w:noProof/>
          <w:color w:val="000000"/>
          <w:spacing w:val="-1"/>
          <w:sz w:val="24"/>
          <w:szCs w:val="24"/>
        </w:rPr>
        <w:t>table,</w:t>
      </w:r>
      <w:r w:rsidRPr="004564D4">
        <w:rPr>
          <w:rFonts w:ascii="Times New Roman" w:eastAsia="Times New Roman" w:hAnsi="Times New Roman" w:cs="Times New Roman"/>
          <w:noProof/>
          <w:color w:val="000000"/>
          <w:spacing w:val="57"/>
          <w:sz w:val="24"/>
          <w:szCs w:val="24"/>
        </w:rPr>
        <w:t xml:space="preserve"> </w:t>
      </w:r>
      <w:r w:rsidRPr="004564D4">
        <w:rPr>
          <w:rFonts w:ascii="Times New Roman" w:eastAsia="Times New Roman" w:hAnsi="Times New Roman" w:cs="Times New Roman"/>
          <w:noProof/>
          <w:color w:val="000000"/>
          <w:spacing w:val="-1"/>
          <w:sz w:val="24"/>
          <w:szCs w:val="24"/>
        </w:rPr>
        <w:t>with</w:t>
      </w:r>
      <w:r w:rsidRPr="004564D4">
        <w:rPr>
          <w:rFonts w:ascii="Times New Roman" w:eastAsia="Times New Roman" w:hAnsi="Times New Roman" w:cs="Times New Roman"/>
          <w:noProof/>
          <w:color w:val="000000"/>
          <w:spacing w:val="58"/>
          <w:sz w:val="24"/>
          <w:szCs w:val="24"/>
        </w:rPr>
        <w:t xml:space="preserve"> </w:t>
      </w:r>
      <w:r w:rsidRPr="004564D4">
        <w:rPr>
          <w:rFonts w:ascii="Times New Roman" w:eastAsia="Times New Roman" w:hAnsi="Times New Roman" w:cs="Times New Roman"/>
          <w:noProof/>
          <w:color w:val="000000"/>
          <w:spacing w:val="-1"/>
          <w:sz w:val="24"/>
          <w:szCs w:val="24"/>
        </w:rPr>
        <w:t>the</w:t>
      </w:r>
      <w:r w:rsidRPr="004564D4">
        <w:rPr>
          <w:rFonts w:ascii="Times New Roman" w:eastAsia="Times New Roman" w:hAnsi="Times New Roman" w:cs="Times New Roman"/>
          <w:noProof/>
          <w:color w:val="000000"/>
          <w:spacing w:val="57"/>
          <w:sz w:val="24"/>
          <w:szCs w:val="24"/>
        </w:rPr>
        <w:t xml:space="preserve"> </w:t>
      </w:r>
      <w:r w:rsidRPr="004564D4">
        <w:rPr>
          <w:rFonts w:ascii="Times New Roman" w:eastAsia="Times New Roman" w:hAnsi="Times New Roman" w:cs="Times New Roman"/>
          <w:noProof/>
          <w:color w:val="000000"/>
          <w:spacing w:val="-1"/>
          <w:sz w:val="24"/>
          <w:szCs w:val="24"/>
        </w:rPr>
        <w:t>theoretical</w:t>
      </w:r>
      <w:r w:rsidRPr="004564D4">
        <w:rPr>
          <w:rFonts w:ascii="Times New Roman" w:eastAsia="Times New Roman" w:hAnsi="Times New Roman" w:cs="Times New Roman"/>
          <w:noProof/>
          <w:color w:val="000000"/>
          <w:spacing w:val="58"/>
          <w:sz w:val="24"/>
          <w:szCs w:val="24"/>
        </w:rPr>
        <w:t xml:space="preserve"> </w:t>
      </w:r>
      <w:r w:rsidRPr="004564D4">
        <w:rPr>
          <w:rFonts w:ascii="Times New Roman" w:eastAsia="Times New Roman" w:hAnsi="Times New Roman" w:cs="Times New Roman"/>
          <w:noProof/>
          <w:color w:val="000000"/>
          <w:spacing w:val="1"/>
          <w:sz w:val="24"/>
          <w:szCs w:val="24"/>
        </w:rPr>
        <w:t>file</w:t>
      </w:r>
      <w:r w:rsidRPr="004564D4">
        <w:rPr>
          <w:rFonts w:ascii="Times New Roman" w:eastAsia="Times New Roman" w:hAnsi="Times New Roman" w:cs="Times New Roman"/>
          <w:noProof/>
          <w:color w:val="000000"/>
          <w:spacing w:val="56"/>
          <w:sz w:val="24"/>
          <w:szCs w:val="24"/>
        </w:rPr>
        <w:t xml:space="preserve"> </w:t>
      </w:r>
      <w:r w:rsidRPr="004564D4">
        <w:rPr>
          <w:rFonts w:ascii="Times New Roman" w:eastAsia="Times New Roman" w:hAnsi="Times New Roman" w:cs="Times New Roman"/>
          <w:noProof/>
          <w:color w:val="000000"/>
          <w:sz w:val="24"/>
          <w:szCs w:val="24"/>
        </w:rPr>
        <w:t>size</w:t>
      </w:r>
      <w:r w:rsidRPr="004564D4">
        <w:rPr>
          <w:rFonts w:ascii="Times New Roman" w:eastAsia="Times New Roman" w:hAnsi="Times New Roman" w:cs="Times New Roman"/>
          <w:noProof/>
          <w:color w:val="000000"/>
          <w:spacing w:val="56"/>
          <w:sz w:val="24"/>
          <w:szCs w:val="24"/>
        </w:rPr>
        <w:t xml:space="preserve"> </w:t>
      </w:r>
      <w:r w:rsidRPr="004564D4">
        <w:rPr>
          <w:rFonts w:ascii="Times New Roman" w:eastAsia="Times New Roman" w:hAnsi="Times New Roman" w:cs="Times New Roman"/>
          <w:noProof/>
          <w:color w:val="000000"/>
          <w:spacing w:val="1"/>
          <w:sz w:val="24"/>
          <w:szCs w:val="24"/>
        </w:rPr>
        <w:t>limit</w:t>
      </w:r>
      <w:r w:rsidRPr="004564D4">
        <w:rPr>
          <w:rFonts w:ascii="Times New Roman" w:eastAsia="Times New Roman" w:hAnsi="Times New Roman" w:cs="Times New Roman"/>
          <w:noProof/>
          <w:color w:val="000000"/>
          <w:spacing w:val="58"/>
          <w:sz w:val="24"/>
          <w:szCs w:val="24"/>
        </w:rPr>
        <w:t xml:space="preserve"> </w:t>
      </w:r>
      <w:r w:rsidRPr="004564D4">
        <w:rPr>
          <w:rFonts w:ascii="Times New Roman" w:eastAsia="Times New Roman" w:hAnsi="Times New Roman" w:cs="Times New Roman"/>
          <w:noProof/>
          <w:color w:val="000000"/>
          <w:spacing w:val="-1"/>
          <w:sz w:val="24"/>
          <w:szCs w:val="24"/>
        </w:rPr>
        <w:t>reaching</w:t>
      </w:r>
      <w:r w:rsidRPr="004564D4">
        <w:rPr>
          <w:rFonts w:ascii="Times New Roman" w:eastAsia="Times New Roman" w:hAnsi="Times New Roman" w:cs="Times New Roman"/>
          <w:noProof/>
          <w:color w:val="000000"/>
          <w:spacing w:val="55"/>
          <w:sz w:val="24"/>
          <w:szCs w:val="24"/>
        </w:rPr>
        <w:t xml:space="preserve"> </w:t>
      </w:r>
      <w:r w:rsidRPr="004564D4">
        <w:rPr>
          <w:rFonts w:ascii="Times New Roman" w:eastAsia="Times New Roman" w:hAnsi="Times New Roman" w:cs="Times New Roman"/>
          <w:noProof/>
          <w:color w:val="000000"/>
          <w:spacing w:val="30"/>
          <w:sz w:val="24"/>
          <w:szCs w:val="24"/>
        </w:rPr>
        <w:t xml:space="preserve">8 </w:t>
      </w:r>
      <w:r w:rsidRPr="004564D4">
        <w:rPr>
          <w:rFonts w:ascii="Times New Roman" w:eastAsia="Times New Roman" w:hAnsi="Times New Roman" w:cs="Times New Roman"/>
          <w:noProof/>
          <w:color w:val="000000"/>
          <w:sz w:val="24"/>
          <w:szCs w:val="24"/>
        </w:rPr>
        <w:t xml:space="preserve">million </w:t>
      </w:r>
      <w:r w:rsidRPr="004564D4">
        <w:rPr>
          <w:rFonts w:ascii="Times New Roman" w:eastAsia="Times New Roman" w:hAnsi="Times New Roman" w:cs="Times New Roman"/>
          <w:noProof/>
          <w:color w:val="000000"/>
          <w:spacing w:val="1"/>
          <w:sz w:val="24"/>
          <w:szCs w:val="24"/>
        </w:rPr>
        <w:t>terabytes.</w:t>
      </w:r>
    </w:p>
    <w:p w:rsidR="00C65D0A" w:rsidRPr="004564D4" w:rsidRDefault="00330EB3" w:rsidP="00DE6008">
      <w:pPr>
        <w:pStyle w:val="ListParagraph"/>
        <w:numPr>
          <w:ilvl w:val="2"/>
          <w:numId w:val="60"/>
        </w:numPr>
        <w:spacing w:before="169" w:line="480" w:lineRule="auto"/>
        <w:ind w:right="599"/>
        <w:jc w:val="both"/>
        <w:rPr>
          <w:rFonts w:ascii="Times New Roman" w:eastAsia="Times New Roman" w:hAnsi="Times New Roman" w:cs="Times New Roman"/>
          <w:noProof/>
          <w:color w:val="000000"/>
          <w:spacing w:val="-3"/>
          <w:sz w:val="24"/>
          <w:szCs w:val="24"/>
        </w:rPr>
      </w:pPr>
      <w:r w:rsidRPr="004564D4">
        <w:rPr>
          <w:rFonts w:ascii="Times New Roman" w:eastAsia="Times New Roman" w:hAnsi="Times New Roman" w:cs="Times New Roman"/>
          <w:b/>
          <w:bCs/>
          <w:noProof/>
          <w:color w:val="000000"/>
          <w:spacing w:val="-1"/>
          <w:sz w:val="24"/>
          <w:szCs w:val="24"/>
        </w:rPr>
        <w:t>PHP</w:t>
      </w:r>
      <w:r w:rsidRPr="004564D4">
        <w:rPr>
          <w:rFonts w:ascii="Times New Roman" w:eastAsia="Times New Roman" w:hAnsi="Times New Roman" w:cs="Times New Roman"/>
          <w:b/>
          <w:bCs/>
          <w:noProof/>
          <w:color w:val="000000"/>
          <w:spacing w:val="-13"/>
          <w:sz w:val="24"/>
          <w:szCs w:val="24"/>
        </w:rPr>
        <w:t xml:space="preserve"> </w:t>
      </w:r>
      <w:r w:rsidRPr="004564D4">
        <w:rPr>
          <w:rFonts w:ascii="Times New Roman" w:eastAsia="Times New Roman" w:hAnsi="Times New Roman" w:cs="Times New Roman"/>
          <w:b/>
          <w:bCs/>
          <w:noProof/>
          <w:color w:val="000000"/>
          <w:spacing w:val="-1"/>
          <w:sz w:val="24"/>
          <w:szCs w:val="24"/>
        </w:rPr>
        <w:t>Integration:</w:t>
      </w:r>
      <w:r w:rsidRPr="004564D4">
        <w:rPr>
          <w:rFonts w:ascii="Times New Roman" w:eastAsia="Times New Roman" w:hAnsi="Times New Roman" w:cs="Times New Roman"/>
          <w:b/>
          <w:bCs/>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MySQL</w:t>
      </w:r>
      <w:r w:rsidRPr="004564D4">
        <w:rPr>
          <w:rFonts w:ascii="Times New Roman" w:eastAsia="Times New Roman" w:hAnsi="Times New Roman" w:cs="Times New Roman"/>
          <w:noProof/>
          <w:color w:val="000000"/>
          <w:spacing w:val="-10"/>
          <w:sz w:val="24"/>
          <w:szCs w:val="24"/>
        </w:rPr>
        <w:t xml:space="preserve"> </w:t>
      </w:r>
      <w:r w:rsidRPr="004564D4">
        <w:rPr>
          <w:rFonts w:ascii="Times New Roman" w:eastAsia="Times New Roman" w:hAnsi="Times New Roman" w:cs="Times New Roman"/>
          <w:noProof/>
          <w:color w:val="000000"/>
          <w:spacing w:val="-5"/>
          <w:sz w:val="24"/>
          <w:szCs w:val="24"/>
        </w:rPr>
        <w:t>is</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often</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2"/>
          <w:sz w:val="24"/>
          <w:szCs w:val="24"/>
        </w:rPr>
        <w:t>used</w:t>
      </w:r>
      <w:r w:rsidRPr="004564D4">
        <w:rPr>
          <w:rFonts w:ascii="Times New Roman" w:eastAsia="Times New Roman" w:hAnsi="Times New Roman" w:cs="Times New Roman"/>
          <w:noProof/>
          <w:color w:val="000000"/>
          <w:spacing w:val="-3"/>
          <w:sz w:val="24"/>
          <w:szCs w:val="24"/>
        </w:rPr>
        <w:t xml:space="preserve"> </w:t>
      </w:r>
      <w:r w:rsidRPr="004564D4">
        <w:rPr>
          <w:rFonts w:ascii="Times New Roman" w:eastAsia="Times New Roman" w:hAnsi="Times New Roman" w:cs="Times New Roman"/>
          <w:noProof/>
          <w:color w:val="000000"/>
          <w:spacing w:val="-1"/>
          <w:sz w:val="24"/>
          <w:szCs w:val="24"/>
        </w:rPr>
        <w:t>alongside</w:t>
      </w:r>
      <w:r w:rsidRPr="004564D4">
        <w:rPr>
          <w:rFonts w:ascii="Times New Roman" w:eastAsia="Times New Roman" w:hAnsi="Times New Roman" w:cs="Times New Roman"/>
          <w:noProof/>
          <w:color w:val="000000"/>
          <w:spacing w:val="-3"/>
          <w:sz w:val="24"/>
          <w:szCs w:val="24"/>
        </w:rPr>
        <w:t xml:space="preserve"> </w:t>
      </w:r>
      <w:r w:rsidRPr="004564D4">
        <w:rPr>
          <w:rFonts w:ascii="Times New Roman" w:eastAsia="Times New Roman" w:hAnsi="Times New Roman" w:cs="Times New Roman"/>
          <w:noProof/>
          <w:color w:val="000000"/>
          <w:spacing w:val="-7"/>
          <w:sz w:val="24"/>
          <w:szCs w:val="24"/>
        </w:rPr>
        <w:t>PHP,</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making</w:t>
      </w:r>
      <w:r w:rsidRPr="004564D4">
        <w:rPr>
          <w:rFonts w:ascii="Times New Roman" w:eastAsia="Times New Roman" w:hAnsi="Times New Roman" w:cs="Times New Roman"/>
          <w:noProof/>
          <w:color w:val="000000"/>
          <w:spacing w:val="-5"/>
          <w:sz w:val="24"/>
          <w:szCs w:val="24"/>
        </w:rPr>
        <w:t xml:space="preserve"> </w:t>
      </w:r>
      <w:r w:rsidRPr="004564D4">
        <w:rPr>
          <w:rFonts w:ascii="Times New Roman" w:eastAsia="Times New Roman" w:hAnsi="Times New Roman" w:cs="Times New Roman"/>
          <w:noProof/>
          <w:color w:val="000000"/>
          <w:spacing w:val="-3"/>
          <w:sz w:val="24"/>
          <w:szCs w:val="24"/>
        </w:rPr>
        <w:t>it</w:t>
      </w:r>
      <w:r w:rsidRPr="004564D4">
        <w:rPr>
          <w:rFonts w:ascii="Times New Roman" w:eastAsia="Times New Roman" w:hAnsi="Times New Roman" w:cs="Times New Roman"/>
          <w:noProof/>
          <w:color w:val="000000"/>
          <w:spacing w:val="-4"/>
          <w:sz w:val="24"/>
          <w:szCs w:val="24"/>
        </w:rPr>
        <w:t xml:space="preserve"> a </w:t>
      </w:r>
      <w:r w:rsidRPr="004564D4">
        <w:rPr>
          <w:rFonts w:ascii="Times New Roman" w:eastAsia="Times New Roman" w:hAnsi="Times New Roman" w:cs="Times New Roman"/>
          <w:noProof/>
          <w:color w:val="000000"/>
          <w:spacing w:val="-1"/>
          <w:sz w:val="24"/>
          <w:szCs w:val="24"/>
        </w:rPr>
        <w:t>popular</w:t>
      </w:r>
      <w:r w:rsidRPr="004564D4">
        <w:rPr>
          <w:rFonts w:ascii="Times New Roman" w:eastAsia="Times New Roman" w:hAnsi="Times New Roman" w:cs="Times New Roman"/>
          <w:noProof/>
          <w:color w:val="000000"/>
          <w:spacing w:val="-5"/>
          <w:sz w:val="24"/>
          <w:szCs w:val="24"/>
        </w:rPr>
        <w:t xml:space="preserve"> </w:t>
      </w:r>
      <w:r w:rsidRPr="004564D4">
        <w:rPr>
          <w:rFonts w:ascii="Times New Roman" w:eastAsia="Times New Roman" w:hAnsi="Times New Roman" w:cs="Times New Roman"/>
          <w:noProof/>
          <w:color w:val="000000"/>
          <w:spacing w:val="-2"/>
          <w:sz w:val="24"/>
          <w:szCs w:val="24"/>
        </w:rPr>
        <w:t xml:space="preserve">choice </w:t>
      </w:r>
      <w:r w:rsidRPr="004564D4">
        <w:rPr>
          <w:rFonts w:ascii="Times New Roman" w:eastAsia="Times New Roman" w:hAnsi="Times New Roman" w:cs="Times New Roman"/>
          <w:noProof/>
          <w:color w:val="000000"/>
          <w:spacing w:val="4"/>
          <w:sz w:val="24"/>
          <w:szCs w:val="24"/>
        </w:rPr>
        <w:t>for</w:t>
      </w:r>
      <w:r w:rsidRPr="004564D4">
        <w:rPr>
          <w:rFonts w:ascii="Times New Roman" w:eastAsia="Times New Roman" w:hAnsi="Times New Roman" w:cs="Times New Roman"/>
          <w:noProof/>
          <w:color w:val="000000"/>
          <w:spacing w:val="11"/>
          <w:sz w:val="24"/>
          <w:szCs w:val="24"/>
        </w:rPr>
        <w:t xml:space="preserve"> </w:t>
      </w:r>
      <w:r w:rsidRPr="004564D4">
        <w:rPr>
          <w:rFonts w:ascii="Times New Roman" w:eastAsia="Times New Roman" w:hAnsi="Times New Roman" w:cs="Times New Roman"/>
          <w:noProof/>
          <w:color w:val="000000"/>
          <w:spacing w:val="3"/>
          <w:sz w:val="24"/>
          <w:szCs w:val="24"/>
        </w:rPr>
        <w:t>web</w:t>
      </w:r>
      <w:r w:rsidRPr="004564D4">
        <w:rPr>
          <w:rFonts w:ascii="Times New Roman" w:eastAsia="Times New Roman" w:hAnsi="Times New Roman" w:cs="Times New Roman"/>
          <w:noProof/>
          <w:color w:val="000000"/>
          <w:spacing w:val="12"/>
          <w:sz w:val="24"/>
          <w:szCs w:val="24"/>
        </w:rPr>
        <w:t xml:space="preserve"> </w:t>
      </w:r>
      <w:r w:rsidRPr="004564D4">
        <w:rPr>
          <w:rFonts w:ascii="Times New Roman" w:eastAsia="Times New Roman" w:hAnsi="Times New Roman" w:cs="Times New Roman"/>
          <w:noProof/>
          <w:color w:val="000000"/>
          <w:spacing w:val="1"/>
          <w:sz w:val="24"/>
          <w:szCs w:val="24"/>
        </w:rPr>
        <w:t>development.</w:t>
      </w:r>
    </w:p>
    <w:p w:rsidR="00330EB3" w:rsidRDefault="00330EB3" w:rsidP="00DE6008">
      <w:pPr>
        <w:pStyle w:val="ListParagraph"/>
        <w:numPr>
          <w:ilvl w:val="2"/>
          <w:numId w:val="60"/>
        </w:numPr>
        <w:spacing w:before="157" w:line="480" w:lineRule="auto"/>
        <w:ind w:right="601"/>
        <w:jc w:val="both"/>
        <w:rPr>
          <w:rFonts w:ascii="Times New Roman" w:eastAsia="Times New Roman" w:hAnsi="Times New Roman" w:cs="Times New Roman"/>
          <w:noProof/>
          <w:color w:val="000000"/>
          <w:spacing w:val="1"/>
          <w:sz w:val="24"/>
          <w:szCs w:val="24"/>
        </w:rPr>
      </w:pPr>
      <w:r w:rsidRPr="004564D4">
        <w:rPr>
          <w:rFonts w:ascii="Times New Roman" w:eastAsia="Times New Roman" w:hAnsi="Times New Roman" w:cs="Times New Roman"/>
          <w:b/>
          <w:bCs/>
          <w:noProof/>
          <w:color w:val="000000"/>
          <w:spacing w:val="-1"/>
          <w:sz w:val="24"/>
          <w:szCs w:val="24"/>
        </w:rPr>
        <w:t>Customization:</w:t>
      </w:r>
      <w:r w:rsidRPr="004564D4">
        <w:rPr>
          <w:rFonts w:ascii="Times New Roman" w:eastAsia="Times New Roman" w:hAnsi="Times New Roman" w:cs="Times New Roman"/>
          <w:b/>
          <w:bCs/>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Being</w:t>
      </w:r>
      <w:r w:rsidRPr="004564D4">
        <w:rPr>
          <w:rFonts w:ascii="Times New Roman" w:eastAsia="Times New Roman" w:hAnsi="Times New Roman" w:cs="Times New Roman"/>
          <w:noProof/>
          <w:color w:val="000000"/>
          <w:spacing w:val="-5"/>
          <w:sz w:val="24"/>
          <w:szCs w:val="24"/>
        </w:rPr>
        <w:t xml:space="preserve"> </w:t>
      </w:r>
      <w:r w:rsidRPr="004564D4">
        <w:rPr>
          <w:rFonts w:ascii="Times New Roman" w:eastAsia="Times New Roman" w:hAnsi="Times New Roman" w:cs="Times New Roman"/>
          <w:noProof/>
          <w:color w:val="000000"/>
          <w:spacing w:val="-1"/>
          <w:sz w:val="24"/>
          <w:szCs w:val="24"/>
        </w:rPr>
        <w:t>open</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source,</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MySQL</w:t>
      </w:r>
      <w:r w:rsidRPr="004564D4">
        <w:rPr>
          <w:rFonts w:ascii="Times New Roman" w:eastAsia="Times New Roman" w:hAnsi="Times New Roman" w:cs="Times New Roman"/>
          <w:noProof/>
          <w:color w:val="000000"/>
          <w:spacing w:val="-9"/>
          <w:sz w:val="24"/>
          <w:szCs w:val="24"/>
        </w:rPr>
        <w:t xml:space="preserve"> </w:t>
      </w:r>
      <w:r w:rsidRPr="004564D4">
        <w:rPr>
          <w:rFonts w:ascii="Times New Roman" w:eastAsia="Times New Roman" w:hAnsi="Times New Roman" w:cs="Times New Roman"/>
          <w:noProof/>
          <w:color w:val="000000"/>
          <w:spacing w:val="-4"/>
          <w:sz w:val="24"/>
          <w:szCs w:val="24"/>
        </w:rPr>
        <w:t>can</w:t>
      </w:r>
      <w:r w:rsidRPr="004564D4">
        <w:rPr>
          <w:rFonts w:ascii="Times New Roman" w:eastAsia="Times New Roman" w:hAnsi="Times New Roman" w:cs="Times New Roman"/>
          <w:noProof/>
          <w:color w:val="000000"/>
          <w:spacing w:val="-3"/>
          <w:sz w:val="24"/>
          <w:szCs w:val="24"/>
        </w:rPr>
        <w:t xml:space="preserve"> </w:t>
      </w:r>
      <w:r w:rsidRPr="004564D4">
        <w:rPr>
          <w:rFonts w:ascii="Times New Roman" w:eastAsia="Times New Roman" w:hAnsi="Times New Roman" w:cs="Times New Roman"/>
          <w:noProof/>
          <w:color w:val="000000"/>
          <w:spacing w:val="-2"/>
          <w:sz w:val="24"/>
          <w:szCs w:val="24"/>
        </w:rPr>
        <w:t>be</w:t>
      </w:r>
      <w:r w:rsidRPr="004564D4">
        <w:rPr>
          <w:rFonts w:ascii="Times New Roman" w:eastAsia="Times New Roman" w:hAnsi="Times New Roman" w:cs="Times New Roman"/>
          <w:noProof/>
          <w:color w:val="000000"/>
          <w:spacing w:val="-5"/>
          <w:sz w:val="24"/>
          <w:szCs w:val="24"/>
        </w:rPr>
        <w:t xml:space="preserve"> </w:t>
      </w:r>
      <w:r w:rsidRPr="004564D4">
        <w:rPr>
          <w:rFonts w:ascii="Times New Roman" w:eastAsia="Times New Roman" w:hAnsi="Times New Roman" w:cs="Times New Roman"/>
          <w:noProof/>
          <w:color w:val="000000"/>
          <w:spacing w:val="-1"/>
          <w:sz w:val="24"/>
          <w:szCs w:val="24"/>
        </w:rPr>
        <w:t>customized</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2"/>
          <w:sz w:val="24"/>
          <w:szCs w:val="24"/>
        </w:rPr>
        <w:t>and</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extended</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2"/>
          <w:sz w:val="24"/>
          <w:szCs w:val="24"/>
        </w:rPr>
        <w:t>to</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fit specific</w:t>
      </w:r>
      <w:r w:rsidRPr="004564D4">
        <w:rPr>
          <w:rFonts w:ascii="Times New Roman" w:eastAsia="Times New Roman" w:hAnsi="Times New Roman" w:cs="Times New Roman"/>
          <w:noProof/>
          <w:color w:val="000000"/>
          <w:spacing w:val="83"/>
          <w:sz w:val="24"/>
          <w:szCs w:val="24"/>
        </w:rPr>
        <w:t xml:space="preserve"> </w:t>
      </w:r>
      <w:r w:rsidRPr="004564D4">
        <w:rPr>
          <w:rFonts w:ascii="Times New Roman" w:eastAsia="Times New Roman" w:hAnsi="Times New Roman" w:cs="Times New Roman"/>
          <w:noProof/>
          <w:color w:val="000000"/>
          <w:spacing w:val="-1"/>
          <w:sz w:val="24"/>
          <w:szCs w:val="24"/>
        </w:rPr>
        <w:t>needs.</w:t>
      </w:r>
      <w:r w:rsidRPr="004564D4">
        <w:rPr>
          <w:rFonts w:ascii="Times New Roman" w:eastAsia="Times New Roman" w:hAnsi="Times New Roman" w:cs="Times New Roman"/>
          <w:noProof/>
          <w:color w:val="000000"/>
          <w:spacing w:val="84"/>
          <w:sz w:val="24"/>
          <w:szCs w:val="24"/>
        </w:rPr>
        <w:t xml:space="preserve"> </w:t>
      </w:r>
      <w:r w:rsidRPr="004564D4">
        <w:rPr>
          <w:rFonts w:ascii="Times New Roman" w:eastAsia="Times New Roman" w:hAnsi="Times New Roman" w:cs="Times New Roman"/>
          <w:noProof/>
          <w:color w:val="000000"/>
          <w:spacing w:val="-1"/>
          <w:sz w:val="24"/>
          <w:szCs w:val="24"/>
        </w:rPr>
        <w:t>Developers</w:t>
      </w:r>
      <w:r w:rsidRPr="004564D4">
        <w:rPr>
          <w:rFonts w:ascii="Times New Roman" w:eastAsia="Times New Roman" w:hAnsi="Times New Roman" w:cs="Times New Roman"/>
          <w:noProof/>
          <w:color w:val="000000"/>
          <w:spacing w:val="83"/>
          <w:sz w:val="24"/>
          <w:szCs w:val="24"/>
        </w:rPr>
        <w:t xml:space="preserve"> </w:t>
      </w:r>
      <w:r w:rsidRPr="004564D4">
        <w:rPr>
          <w:rFonts w:ascii="Times New Roman" w:eastAsia="Times New Roman" w:hAnsi="Times New Roman" w:cs="Times New Roman"/>
          <w:noProof/>
          <w:color w:val="000000"/>
          <w:spacing w:val="-1"/>
          <w:sz w:val="24"/>
          <w:szCs w:val="24"/>
        </w:rPr>
        <w:t>can</w:t>
      </w:r>
      <w:r w:rsidRPr="004564D4">
        <w:rPr>
          <w:rFonts w:ascii="Times New Roman" w:eastAsia="Times New Roman" w:hAnsi="Times New Roman" w:cs="Times New Roman"/>
          <w:noProof/>
          <w:color w:val="000000"/>
          <w:spacing w:val="84"/>
          <w:sz w:val="24"/>
          <w:szCs w:val="24"/>
        </w:rPr>
        <w:t xml:space="preserve"> </w:t>
      </w:r>
      <w:r w:rsidRPr="004564D4">
        <w:rPr>
          <w:rFonts w:ascii="Times New Roman" w:eastAsia="Times New Roman" w:hAnsi="Times New Roman" w:cs="Times New Roman"/>
          <w:noProof/>
          <w:color w:val="000000"/>
          <w:spacing w:val="1"/>
          <w:sz w:val="24"/>
          <w:szCs w:val="24"/>
        </w:rPr>
        <w:t>modify</w:t>
      </w:r>
      <w:r w:rsidRPr="004564D4">
        <w:rPr>
          <w:rFonts w:ascii="Times New Roman" w:eastAsia="Times New Roman" w:hAnsi="Times New Roman" w:cs="Times New Roman"/>
          <w:noProof/>
          <w:color w:val="000000"/>
          <w:spacing w:val="79"/>
          <w:sz w:val="24"/>
          <w:szCs w:val="24"/>
        </w:rPr>
        <w:t xml:space="preserve"> </w:t>
      </w:r>
      <w:r w:rsidRPr="004564D4">
        <w:rPr>
          <w:rFonts w:ascii="Times New Roman" w:eastAsia="Times New Roman" w:hAnsi="Times New Roman" w:cs="Times New Roman"/>
          <w:noProof/>
          <w:color w:val="000000"/>
          <w:spacing w:val="-1"/>
          <w:sz w:val="24"/>
          <w:szCs w:val="24"/>
        </w:rPr>
        <w:t>the</w:t>
      </w:r>
      <w:r w:rsidRPr="004564D4">
        <w:rPr>
          <w:rFonts w:ascii="Times New Roman" w:eastAsia="Times New Roman" w:hAnsi="Times New Roman" w:cs="Times New Roman"/>
          <w:noProof/>
          <w:color w:val="000000"/>
          <w:spacing w:val="83"/>
          <w:sz w:val="24"/>
          <w:szCs w:val="24"/>
        </w:rPr>
        <w:t xml:space="preserve"> </w:t>
      </w:r>
      <w:r w:rsidRPr="004564D4">
        <w:rPr>
          <w:rFonts w:ascii="Times New Roman" w:eastAsia="Times New Roman" w:hAnsi="Times New Roman" w:cs="Times New Roman"/>
          <w:noProof/>
          <w:color w:val="000000"/>
          <w:sz w:val="24"/>
          <w:szCs w:val="24"/>
        </w:rPr>
        <w:t>software</w:t>
      </w:r>
      <w:r w:rsidRPr="004564D4">
        <w:rPr>
          <w:rFonts w:ascii="Times New Roman" w:eastAsia="Times New Roman" w:hAnsi="Times New Roman" w:cs="Times New Roman"/>
          <w:noProof/>
          <w:color w:val="000000"/>
          <w:spacing w:val="82"/>
          <w:sz w:val="24"/>
          <w:szCs w:val="24"/>
        </w:rPr>
        <w:t xml:space="preserve"> </w:t>
      </w:r>
      <w:r w:rsidRPr="004564D4">
        <w:rPr>
          <w:rFonts w:ascii="Times New Roman" w:eastAsia="Times New Roman" w:hAnsi="Times New Roman" w:cs="Times New Roman"/>
          <w:noProof/>
          <w:color w:val="000000"/>
          <w:spacing w:val="-1"/>
          <w:sz w:val="24"/>
          <w:szCs w:val="24"/>
        </w:rPr>
        <w:t>to</w:t>
      </w:r>
      <w:r w:rsidRPr="004564D4">
        <w:rPr>
          <w:rFonts w:ascii="Times New Roman" w:eastAsia="Times New Roman" w:hAnsi="Times New Roman" w:cs="Times New Roman"/>
          <w:noProof/>
          <w:color w:val="000000"/>
          <w:spacing w:val="84"/>
          <w:sz w:val="24"/>
          <w:szCs w:val="24"/>
        </w:rPr>
        <w:t xml:space="preserve"> </w:t>
      </w:r>
      <w:r w:rsidRPr="004564D4">
        <w:rPr>
          <w:rFonts w:ascii="Times New Roman" w:eastAsia="Times New Roman" w:hAnsi="Times New Roman" w:cs="Times New Roman"/>
          <w:noProof/>
          <w:color w:val="000000"/>
          <w:spacing w:val="-1"/>
          <w:sz w:val="24"/>
          <w:szCs w:val="24"/>
        </w:rPr>
        <w:t>suit</w:t>
      </w:r>
      <w:r w:rsidRPr="004564D4">
        <w:rPr>
          <w:rFonts w:ascii="Times New Roman" w:eastAsia="Times New Roman" w:hAnsi="Times New Roman" w:cs="Times New Roman"/>
          <w:noProof/>
          <w:color w:val="000000"/>
          <w:spacing w:val="85"/>
          <w:sz w:val="24"/>
          <w:szCs w:val="24"/>
        </w:rPr>
        <w:t xml:space="preserve"> </w:t>
      </w:r>
      <w:r w:rsidRPr="004564D4">
        <w:rPr>
          <w:rFonts w:ascii="Times New Roman" w:eastAsia="Times New Roman" w:hAnsi="Times New Roman" w:cs="Times New Roman"/>
          <w:noProof/>
          <w:color w:val="000000"/>
          <w:spacing w:val="-1"/>
          <w:sz w:val="24"/>
          <w:szCs w:val="24"/>
        </w:rPr>
        <w:t>their</w:t>
      </w:r>
      <w:r w:rsidRPr="004564D4">
        <w:rPr>
          <w:rFonts w:ascii="Times New Roman" w:eastAsia="Times New Roman" w:hAnsi="Times New Roman" w:cs="Times New Roman"/>
          <w:noProof/>
          <w:color w:val="000000"/>
          <w:spacing w:val="83"/>
          <w:sz w:val="24"/>
          <w:szCs w:val="24"/>
        </w:rPr>
        <w:t xml:space="preserve"> </w:t>
      </w:r>
      <w:r w:rsidRPr="004564D4">
        <w:rPr>
          <w:rFonts w:ascii="Times New Roman" w:eastAsia="Times New Roman" w:hAnsi="Times New Roman" w:cs="Times New Roman"/>
          <w:noProof/>
          <w:color w:val="000000"/>
          <w:spacing w:val="-1"/>
          <w:sz w:val="24"/>
          <w:szCs w:val="24"/>
        </w:rPr>
        <w:t xml:space="preserve">particular </w:t>
      </w:r>
      <w:r w:rsidRPr="004564D4">
        <w:rPr>
          <w:rFonts w:ascii="Times New Roman" w:eastAsia="Times New Roman" w:hAnsi="Times New Roman" w:cs="Times New Roman"/>
          <w:noProof/>
          <w:color w:val="000000"/>
          <w:spacing w:val="1"/>
          <w:sz w:val="24"/>
          <w:szCs w:val="24"/>
        </w:rPr>
        <w:t>environment</w:t>
      </w:r>
      <w:r w:rsidRPr="004564D4">
        <w:rPr>
          <w:rFonts w:ascii="Times New Roman" w:eastAsia="Times New Roman" w:hAnsi="Times New Roman" w:cs="Times New Roman"/>
          <w:noProof/>
          <w:color w:val="000000"/>
          <w:spacing w:val="12"/>
          <w:sz w:val="24"/>
          <w:szCs w:val="24"/>
        </w:rPr>
        <w:t xml:space="preserve"> </w:t>
      </w:r>
      <w:r w:rsidRPr="004564D4">
        <w:rPr>
          <w:rFonts w:ascii="Times New Roman" w:eastAsia="Times New Roman" w:hAnsi="Times New Roman" w:cs="Times New Roman"/>
          <w:noProof/>
          <w:color w:val="000000"/>
          <w:spacing w:val="6"/>
          <w:sz w:val="24"/>
          <w:szCs w:val="24"/>
        </w:rPr>
        <w:t>or</w:t>
      </w:r>
      <w:r w:rsidRPr="004564D4">
        <w:rPr>
          <w:rFonts w:ascii="Times New Roman" w:eastAsia="Times New Roman" w:hAnsi="Times New Roman" w:cs="Times New Roman"/>
          <w:noProof/>
          <w:color w:val="000000"/>
          <w:spacing w:val="12"/>
          <w:sz w:val="24"/>
          <w:szCs w:val="24"/>
        </w:rPr>
        <w:t xml:space="preserve"> </w:t>
      </w:r>
      <w:r w:rsidRPr="004564D4">
        <w:rPr>
          <w:rFonts w:ascii="Times New Roman" w:eastAsia="Times New Roman" w:hAnsi="Times New Roman" w:cs="Times New Roman"/>
          <w:noProof/>
          <w:color w:val="000000"/>
          <w:spacing w:val="1"/>
          <w:sz w:val="24"/>
          <w:szCs w:val="24"/>
        </w:rPr>
        <w:t>requirements.</w:t>
      </w:r>
    </w:p>
    <w:p w:rsidR="007C6E8B" w:rsidRPr="00131BBB" w:rsidRDefault="004D6402" w:rsidP="00DE6008">
      <w:pPr>
        <w:jc w:val="both"/>
        <w:rPr>
          <w:rFonts w:ascii="Times New Roman" w:eastAsia="Times New Roman" w:hAnsi="Times New Roman" w:cs="Times New Roman"/>
          <w:b/>
          <w:bCs/>
          <w:noProof/>
          <w:color w:val="000000"/>
          <w:spacing w:val="-1"/>
          <w:sz w:val="24"/>
          <w:szCs w:val="24"/>
        </w:rPr>
      </w:pPr>
      <w:r>
        <w:rPr>
          <w:rFonts w:ascii="Times New Roman" w:eastAsia="Times New Roman" w:hAnsi="Times New Roman" w:cs="Times New Roman"/>
          <w:b/>
          <w:bCs/>
          <w:noProof/>
          <w:color w:val="000000"/>
          <w:spacing w:val="-1"/>
          <w:sz w:val="24"/>
          <w:szCs w:val="24"/>
        </w:rPr>
        <w:br w:type="page"/>
      </w:r>
    </w:p>
    <w:p w:rsidR="0082272F" w:rsidRPr="00773344" w:rsidRDefault="007C6E8B" w:rsidP="00DE6008">
      <w:pPr>
        <w:pStyle w:val="ListParagraph"/>
        <w:numPr>
          <w:ilvl w:val="1"/>
          <w:numId w:val="3"/>
        </w:numPr>
        <w:spacing w:before="100" w:beforeAutospacing="1" w:after="100" w:afterAutospacing="1" w:line="480" w:lineRule="auto"/>
        <w:jc w:val="both"/>
        <w:outlineLvl w:val="2"/>
        <w:rPr>
          <w:rFonts w:ascii="Times New Roman" w:eastAsia="Times New Roman" w:hAnsi="Times New Roman" w:cs="Times New Roman"/>
          <w:b/>
          <w:bCs/>
          <w:sz w:val="28"/>
          <w:szCs w:val="27"/>
          <w:u w:val="single"/>
          <w:lang w:eastAsia="en-IN"/>
        </w:rPr>
      </w:pPr>
      <w:r w:rsidRPr="00773344">
        <w:rPr>
          <w:rFonts w:ascii="Times New Roman" w:eastAsia="Times New Roman" w:hAnsi="Times New Roman" w:cs="Times New Roman"/>
          <w:b/>
          <w:bCs/>
          <w:sz w:val="28"/>
          <w:szCs w:val="27"/>
          <w:u w:val="single"/>
          <w:lang w:eastAsia="en-IN"/>
        </w:rPr>
        <w:lastRenderedPageBreak/>
        <w:t xml:space="preserve">DEFINITION OF PROBLEM FOR </w:t>
      </w:r>
      <w:r w:rsidR="00736A81">
        <w:rPr>
          <w:rFonts w:ascii="Times New Roman" w:eastAsia="Times New Roman" w:hAnsi="Times New Roman" w:cs="Times New Roman"/>
          <w:b/>
          <w:bCs/>
          <w:sz w:val="28"/>
          <w:szCs w:val="27"/>
          <w:u w:val="single"/>
          <w:lang w:eastAsia="en-IN"/>
        </w:rPr>
        <w:t>LUXAURA</w:t>
      </w:r>
      <w:r w:rsidRPr="00773344">
        <w:rPr>
          <w:rFonts w:ascii="Times New Roman" w:eastAsia="Times New Roman" w:hAnsi="Times New Roman" w:cs="Times New Roman"/>
          <w:b/>
          <w:bCs/>
          <w:sz w:val="28"/>
          <w:szCs w:val="27"/>
          <w:u w:val="single"/>
          <w:lang w:eastAsia="en-IN"/>
        </w:rPr>
        <w:t xml:space="preserve"> WATCH STORE</w:t>
      </w:r>
    </w:p>
    <w:p w:rsidR="007C6E8B" w:rsidRPr="007C6E8B" w:rsidRDefault="007C6E8B" w:rsidP="00DE600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 xml:space="preserve">The </w:t>
      </w:r>
      <w:r w:rsidR="00736A81">
        <w:rPr>
          <w:rFonts w:ascii="Times New Roman" w:eastAsia="Times New Roman" w:hAnsi="Times New Roman" w:cs="Times New Roman"/>
          <w:b/>
          <w:bCs/>
          <w:sz w:val="24"/>
          <w:szCs w:val="24"/>
          <w:lang w:eastAsia="en-IN"/>
        </w:rPr>
        <w:t>LuxAura</w:t>
      </w:r>
      <w:r w:rsidRPr="007C6E8B">
        <w:rPr>
          <w:rFonts w:ascii="Times New Roman" w:eastAsia="Times New Roman" w:hAnsi="Times New Roman" w:cs="Times New Roman"/>
          <w:b/>
          <w:bCs/>
          <w:sz w:val="24"/>
          <w:szCs w:val="24"/>
          <w:lang w:eastAsia="en-IN"/>
        </w:rPr>
        <w:t xml:space="preserve"> Watch Store</w:t>
      </w:r>
      <w:r w:rsidRPr="007C6E8B">
        <w:rPr>
          <w:rFonts w:ascii="Times New Roman" w:eastAsia="Times New Roman" w:hAnsi="Times New Roman" w:cs="Times New Roman"/>
          <w:sz w:val="24"/>
          <w:szCs w:val="24"/>
          <w:lang w:eastAsia="en-IN"/>
        </w:rPr>
        <w:t xml:space="preserve"> project addresses several critical challenges related to e-commerce functionality, user experience, and backend operations. These problems span across multiple areas such as search efficiency, inventory management, transaction security, and customer support, all of which impact the platform's overall effectiveness and satisfaction for both customers and administrators. Below are the primary problems the system aims to resolve:</w:t>
      </w:r>
    </w:p>
    <w:p w:rsidR="007C6E8B" w:rsidRPr="007C6E8B" w:rsidRDefault="007C6E8B" w:rsidP="00DE600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b/>
          <w:bCs/>
          <w:sz w:val="24"/>
          <w:szCs w:val="24"/>
          <w:lang w:eastAsia="en-IN"/>
        </w:rPr>
        <w:t>1. User Experience and Interface:</w:t>
      </w:r>
    </w:p>
    <w:p w:rsidR="007C6E8B" w:rsidRPr="007C6E8B" w:rsidRDefault="007C6E8B" w:rsidP="00DE6008">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Ensuring intuitive navigation for customers to easily browse through diverse watch categories (Analog, Digital, Smartwatch).</w:t>
      </w:r>
    </w:p>
    <w:p w:rsidR="007C6E8B" w:rsidRPr="007C6E8B" w:rsidRDefault="007C6E8B" w:rsidP="00DE6008">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Addressing cluttered or complex design elements that could hinder the "Add to Cart" and checkout processes, leading to cart abandonment.</w:t>
      </w:r>
    </w:p>
    <w:p w:rsidR="007C6E8B" w:rsidRPr="007C6E8B" w:rsidRDefault="007C6E8B" w:rsidP="00DE600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b/>
          <w:bCs/>
          <w:sz w:val="24"/>
          <w:szCs w:val="24"/>
          <w:lang w:eastAsia="en-IN"/>
        </w:rPr>
        <w:t>2. Product Search and Filter Functionality:</w:t>
      </w:r>
    </w:p>
    <w:p w:rsidR="007C6E8B" w:rsidRPr="007C6E8B" w:rsidRDefault="007C6E8B" w:rsidP="00DE6008">
      <w:pPr>
        <w:numPr>
          <w:ilvl w:val="0"/>
          <w:numId w:val="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Ensuring accurate, relevant, and fast search results based on user queries (e.g., searching for a specific brand or model number).</w:t>
      </w:r>
    </w:p>
    <w:p w:rsidR="007C6E8B" w:rsidRPr="007C6E8B" w:rsidRDefault="007C6E8B" w:rsidP="00DE6008">
      <w:pPr>
        <w:numPr>
          <w:ilvl w:val="0"/>
          <w:numId w:val="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Optimizing filtering mechanisms to allow customers to easily refine results based on price range, strap material, dial color, and movement type.</w:t>
      </w:r>
    </w:p>
    <w:p w:rsidR="007C6E8B" w:rsidRPr="007C6E8B" w:rsidRDefault="007C6E8B" w:rsidP="00DE600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b/>
          <w:bCs/>
          <w:sz w:val="24"/>
          <w:szCs w:val="24"/>
          <w:lang w:eastAsia="en-IN"/>
        </w:rPr>
        <w:t>3. Inventory Accuracy and Maintenance:</w:t>
      </w:r>
    </w:p>
    <w:p w:rsidR="007C6E8B" w:rsidRPr="007C6E8B" w:rsidRDefault="007C6E8B" w:rsidP="00DE6008">
      <w:pPr>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Keeping product listings updated and free from errors regarding stock availability and pricing to avoid customer frustration.</w:t>
      </w:r>
    </w:p>
    <w:p w:rsidR="007C6E8B" w:rsidRPr="007C6E8B" w:rsidRDefault="007C6E8B" w:rsidP="00DE6008">
      <w:pPr>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Implementing a streamlined process for administrators to add new watches, update specifications, and manage stock levels in real-time.</w:t>
      </w:r>
    </w:p>
    <w:p w:rsidR="007C6E8B" w:rsidRPr="007C6E8B" w:rsidRDefault="007C6E8B" w:rsidP="00DE600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b/>
          <w:bCs/>
          <w:sz w:val="24"/>
          <w:szCs w:val="24"/>
          <w:lang w:eastAsia="en-IN"/>
        </w:rPr>
        <w:lastRenderedPageBreak/>
        <w:t>4. Database Management and Performance:</w:t>
      </w:r>
    </w:p>
    <w:p w:rsidR="007C6E8B" w:rsidRPr="007C6E8B" w:rsidRDefault="007C6E8B" w:rsidP="00DE6008">
      <w:pPr>
        <w:numPr>
          <w:ilvl w:val="0"/>
          <w:numId w:val="10"/>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Ensuring that the database can handle a large volume of high-resolution product images and user data without compromising page load speeds.</w:t>
      </w:r>
    </w:p>
    <w:p w:rsidR="007C6E8B" w:rsidRPr="007C6E8B" w:rsidRDefault="007C6E8B" w:rsidP="00DE6008">
      <w:pPr>
        <w:numPr>
          <w:ilvl w:val="0"/>
          <w:numId w:val="10"/>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Optimizing database queries to avoid slowdowns and maintain quick response times, especially during high-traffic sales periods.</w:t>
      </w:r>
    </w:p>
    <w:p w:rsidR="007C6E8B" w:rsidRPr="007C6E8B" w:rsidRDefault="007C6E8B" w:rsidP="00DE600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b/>
          <w:bCs/>
          <w:sz w:val="24"/>
          <w:szCs w:val="24"/>
          <w:lang w:eastAsia="en-IN"/>
        </w:rPr>
        <w:t>5. Security and Privacy:</w:t>
      </w:r>
    </w:p>
    <w:p w:rsidR="007C6E8B" w:rsidRPr="007C6E8B" w:rsidRDefault="007C6E8B" w:rsidP="00DE6008">
      <w:pPr>
        <w:numPr>
          <w:ilvl w:val="0"/>
          <w:numId w:val="11"/>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Protecting sensitive customer data, including shipping addresses, contact numbers, and order history.</w:t>
      </w:r>
    </w:p>
    <w:p w:rsidR="007C6E8B" w:rsidRPr="007C6E8B" w:rsidRDefault="007C6E8B" w:rsidP="00DE6008">
      <w:pPr>
        <w:numPr>
          <w:ilvl w:val="0"/>
          <w:numId w:val="11"/>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Ensuring secure handling of authentication credentials to prevent unauthorized account access.</w:t>
      </w:r>
    </w:p>
    <w:p w:rsidR="007C6E8B" w:rsidRPr="007C6E8B" w:rsidRDefault="007C6E8B" w:rsidP="00DE600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b/>
          <w:bCs/>
          <w:sz w:val="24"/>
          <w:szCs w:val="24"/>
          <w:lang w:eastAsia="en-IN"/>
        </w:rPr>
        <w:t>6. Payment Gateway and Transaction Handling:</w:t>
      </w:r>
    </w:p>
    <w:p w:rsidR="004C0C3C" w:rsidRDefault="004C0C3C" w:rsidP="00DE6008">
      <w:pPr>
        <w:spacing w:before="100" w:beforeAutospacing="1" w:after="100" w:afterAutospacing="1" w:line="480" w:lineRule="auto"/>
        <w:ind w:left="720"/>
        <w:jc w:val="both"/>
        <w:rPr>
          <w:rFonts w:ascii="Times New Roman" w:eastAsia="Times New Roman" w:hAnsi="Times New Roman" w:cs="Times New Roman"/>
          <w:sz w:val="24"/>
          <w:szCs w:val="24"/>
          <w:lang w:eastAsia="en-IN"/>
        </w:rPr>
      </w:pPr>
    </w:p>
    <w:p w:rsidR="007C6E8B" w:rsidRPr="007C6E8B" w:rsidRDefault="007C6E8B" w:rsidP="00DE6008">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Addressing potential billing discrepancies or payment failures during the checkout process.</w:t>
      </w:r>
    </w:p>
    <w:p w:rsidR="007C6E8B" w:rsidRPr="007C6E8B" w:rsidRDefault="007C6E8B" w:rsidP="00DE6008">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Ensuring a seamless integration with payment gateways to handle various payment modes (UPI, Cards, Net Banking) without errors.</w:t>
      </w:r>
    </w:p>
    <w:p w:rsidR="007C6E8B" w:rsidRPr="007C6E8B" w:rsidRDefault="007C6E8B" w:rsidP="00DE600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b/>
          <w:bCs/>
          <w:sz w:val="24"/>
          <w:szCs w:val="24"/>
          <w:lang w:eastAsia="en-IN"/>
        </w:rPr>
        <w:t>7. Order Communication and Notifications:</w:t>
      </w:r>
    </w:p>
    <w:p w:rsidR="007C6E8B" w:rsidRPr="007C6E8B" w:rsidRDefault="007C6E8B" w:rsidP="00DE6008">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Streamlining the notification system to ensure customers receive timely updates regarding their order status (Placed, Shipped, Delivered).</w:t>
      </w:r>
    </w:p>
    <w:p w:rsidR="007C6E8B" w:rsidRPr="007C6E8B" w:rsidRDefault="007C6E8B" w:rsidP="00DE6008">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Addressing issues with delayed or lost order confirmations that could negatively impact customer trust.</w:t>
      </w:r>
    </w:p>
    <w:p w:rsidR="007C6E8B" w:rsidRPr="007C6E8B" w:rsidRDefault="007C6E8B" w:rsidP="00DE600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b/>
          <w:bCs/>
          <w:sz w:val="24"/>
          <w:szCs w:val="24"/>
          <w:lang w:eastAsia="en-IN"/>
        </w:rPr>
        <w:lastRenderedPageBreak/>
        <w:t>8. Mobile Compatibility and Responsiveness:</w:t>
      </w:r>
    </w:p>
    <w:p w:rsidR="007C6E8B" w:rsidRPr="007C6E8B" w:rsidRDefault="007C6E8B" w:rsidP="00DE6008">
      <w:pPr>
        <w:numPr>
          <w:ilvl w:val="0"/>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Ensuring a seamless mobile shopping experience for users accessing the store via smartphones or tablets, as a significant portion of e-commerce traffic is mobile-based.</w:t>
      </w:r>
    </w:p>
    <w:p w:rsidR="007C6E8B" w:rsidRPr="007C6E8B" w:rsidRDefault="007C6E8B" w:rsidP="00DE6008">
      <w:pPr>
        <w:numPr>
          <w:ilvl w:val="0"/>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Maintaining layout integrity and touch-friendly interfaces across different screen sizes.</w:t>
      </w:r>
    </w:p>
    <w:p w:rsidR="007C6E8B" w:rsidRPr="007C6E8B" w:rsidRDefault="007C6E8B" w:rsidP="00DE600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b/>
          <w:bCs/>
          <w:sz w:val="24"/>
          <w:szCs w:val="24"/>
          <w:lang w:eastAsia="en-IN"/>
        </w:rPr>
        <w:t>9. System Downtime and Reliability:</w:t>
      </w:r>
    </w:p>
    <w:p w:rsidR="007C6E8B" w:rsidRPr="007C6E8B" w:rsidRDefault="007C6E8B" w:rsidP="00DE6008">
      <w:pPr>
        <w:numPr>
          <w:ilvl w:val="0"/>
          <w:numId w:val="15"/>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Minimizing downtime or service interruptions that directly result in lost sales and revenue.</w:t>
      </w:r>
    </w:p>
    <w:p w:rsidR="007C6E8B" w:rsidRPr="007C6E8B" w:rsidRDefault="007C6E8B" w:rsidP="00DE6008">
      <w:pPr>
        <w:numPr>
          <w:ilvl w:val="0"/>
          <w:numId w:val="15"/>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Optimizing backend architecture to handle concurrent users efficiently to prevent server crashes.</w:t>
      </w:r>
    </w:p>
    <w:p w:rsidR="007C6E8B" w:rsidRPr="007C6E8B" w:rsidRDefault="007C6E8B" w:rsidP="00DE600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b/>
          <w:bCs/>
          <w:sz w:val="24"/>
          <w:szCs w:val="24"/>
          <w:lang w:eastAsia="en-IN"/>
        </w:rPr>
        <w:t>10. Customer Support and Returns:</w:t>
      </w:r>
    </w:p>
    <w:p w:rsidR="007C6E8B" w:rsidRPr="007C6E8B" w:rsidRDefault="007C6E8B" w:rsidP="00DE6008">
      <w:pPr>
        <w:numPr>
          <w:ilvl w:val="0"/>
          <w:numId w:val="1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Providing a structured mechanism for users to report issues with delivered products or request returns/exchanges.</w:t>
      </w:r>
    </w:p>
    <w:p w:rsidR="007C6E8B" w:rsidRPr="007C6E8B" w:rsidRDefault="007C6E8B" w:rsidP="00DE6008">
      <w:pPr>
        <w:numPr>
          <w:ilvl w:val="0"/>
          <w:numId w:val="1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Reducing response times for admin intervention when customers face technical difficulties with their accounts or orders.</w:t>
      </w:r>
    </w:p>
    <w:p w:rsidR="007C6E8B" w:rsidRPr="007C6E8B" w:rsidRDefault="007C6E8B" w:rsidP="00DE600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C6E8B">
        <w:rPr>
          <w:rFonts w:ascii="Times New Roman" w:eastAsia="Times New Roman" w:hAnsi="Times New Roman" w:cs="Times New Roman"/>
          <w:sz w:val="24"/>
          <w:szCs w:val="24"/>
          <w:lang w:eastAsia="en-IN"/>
        </w:rPr>
        <w:t xml:space="preserve">In sum, </w:t>
      </w:r>
      <w:r w:rsidR="00736A81">
        <w:rPr>
          <w:rFonts w:ascii="Times New Roman" w:eastAsia="Times New Roman" w:hAnsi="Times New Roman" w:cs="Times New Roman"/>
          <w:b/>
          <w:bCs/>
          <w:sz w:val="24"/>
          <w:szCs w:val="24"/>
          <w:lang w:eastAsia="en-IN"/>
        </w:rPr>
        <w:t>LuxAura</w:t>
      </w:r>
      <w:r w:rsidRPr="007C6E8B">
        <w:rPr>
          <w:rFonts w:ascii="Times New Roman" w:eastAsia="Times New Roman" w:hAnsi="Times New Roman" w:cs="Times New Roman"/>
          <w:b/>
          <w:bCs/>
          <w:sz w:val="24"/>
          <w:szCs w:val="24"/>
          <w:lang w:eastAsia="en-IN"/>
        </w:rPr>
        <w:t xml:space="preserve"> Watch Store</w:t>
      </w:r>
      <w:r w:rsidRPr="007C6E8B">
        <w:rPr>
          <w:rFonts w:ascii="Times New Roman" w:eastAsia="Times New Roman" w:hAnsi="Times New Roman" w:cs="Times New Roman"/>
          <w:sz w:val="24"/>
          <w:szCs w:val="24"/>
          <w:lang w:eastAsia="en-IN"/>
        </w:rPr>
        <w:t xml:space="preserve"> needs to address the above problems in a systematic and comprehensive manner to provide a smooth, secure, and effective online shopping platform. These challenges require a balanced approach to enhance the shopping experience, streamline administrative operations, and ensure the scalability of the platform for future business growth.</w:t>
      </w:r>
    </w:p>
    <w:p w:rsidR="00BB3D39" w:rsidRDefault="003D1A57" w:rsidP="00DE6008">
      <w:pPr>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br w:type="page"/>
      </w:r>
    </w:p>
    <w:p w:rsidR="00EF58BB" w:rsidRPr="005C4231" w:rsidRDefault="005C4231" w:rsidP="00D91982">
      <w:pPr>
        <w:pStyle w:val="Heading3"/>
        <w:numPr>
          <w:ilvl w:val="1"/>
          <w:numId w:val="3"/>
        </w:numPr>
        <w:spacing w:line="480" w:lineRule="auto"/>
        <w:jc w:val="center"/>
        <w:rPr>
          <w:sz w:val="32"/>
          <w:u w:val="single"/>
        </w:rPr>
      </w:pPr>
      <w:r w:rsidRPr="005C4231">
        <w:rPr>
          <w:sz w:val="32"/>
          <w:u w:val="single"/>
        </w:rPr>
        <w:lastRenderedPageBreak/>
        <w:t>S</w:t>
      </w:r>
      <w:r w:rsidR="00BB3D39" w:rsidRPr="005C4231">
        <w:rPr>
          <w:sz w:val="32"/>
          <w:u w:val="single"/>
        </w:rPr>
        <w:t>YSTEM ANALYSIS</w:t>
      </w:r>
    </w:p>
    <w:p w:rsidR="00BB3D39" w:rsidRDefault="00BB3D39" w:rsidP="00DE6008">
      <w:pPr>
        <w:pStyle w:val="NormalWeb"/>
        <w:spacing w:line="480" w:lineRule="auto"/>
        <w:jc w:val="both"/>
      </w:pPr>
      <w:r>
        <w:t xml:space="preserve">System analysis for </w:t>
      </w:r>
      <w:r w:rsidR="00736A81">
        <w:rPr>
          <w:b/>
          <w:bCs/>
        </w:rPr>
        <w:t>LuxAura</w:t>
      </w:r>
      <w:r>
        <w:rPr>
          <w:b/>
          <w:bCs/>
        </w:rPr>
        <w:t xml:space="preserve"> Watch Store</w:t>
      </w:r>
      <w:r>
        <w:t xml:space="preserve"> involves understanding the requirements of both customers and store administrators. The system must provide a seamless online shopping experience while ensuring data security and efficient management of product inventory and orders. The system analysis phase includes gathering requirements through market research, analyzing similar e-commerce platforms, and identifying key functionalities that will make </w:t>
      </w:r>
      <w:r w:rsidR="00736A81">
        <w:rPr>
          <w:b/>
          <w:bCs/>
        </w:rPr>
        <w:t>LuxAura</w:t>
      </w:r>
      <w:r>
        <w:rPr>
          <w:b/>
          <w:bCs/>
        </w:rPr>
        <w:t xml:space="preserve"> Watch Store</w:t>
      </w:r>
      <w:r>
        <w:t xml:space="preserve"> stand out in the competitive retail market. Here is the System Analysis for </w:t>
      </w:r>
      <w:r w:rsidR="00736A81">
        <w:rPr>
          <w:b/>
          <w:bCs/>
        </w:rPr>
        <w:t>LuxAura</w:t>
      </w:r>
      <w:r>
        <w:rPr>
          <w:b/>
          <w:bCs/>
        </w:rPr>
        <w:t xml:space="preserve"> Watch Store</w:t>
      </w:r>
      <w:r>
        <w:t xml:space="preserve"> in points:</w:t>
      </w:r>
    </w:p>
    <w:p w:rsidR="00BB3D39" w:rsidRDefault="00BB3D39" w:rsidP="00DE6008">
      <w:pPr>
        <w:pStyle w:val="NormalWeb"/>
        <w:spacing w:line="480" w:lineRule="auto"/>
        <w:jc w:val="both"/>
      </w:pPr>
      <w:r>
        <w:rPr>
          <w:b/>
          <w:bCs/>
        </w:rPr>
        <w:t>1. Problem Identification:</w:t>
      </w:r>
    </w:p>
    <w:p w:rsidR="00BB3D39" w:rsidRDefault="00BB3D39" w:rsidP="00DE6008">
      <w:pPr>
        <w:pStyle w:val="NormalWeb"/>
        <w:numPr>
          <w:ilvl w:val="0"/>
          <w:numId w:val="17"/>
        </w:numPr>
        <w:spacing w:line="480" w:lineRule="auto"/>
        <w:jc w:val="both"/>
      </w:pPr>
      <w:r>
        <w:t>Modern e-commerce platforms often lack niche-specific filtering and fail to provide an intuitive user experience for browsing complex categories like luxury or smartwatches.</w:t>
      </w:r>
    </w:p>
    <w:p w:rsidR="00BB3D39" w:rsidRDefault="00BB3D39" w:rsidP="00DE6008">
      <w:pPr>
        <w:pStyle w:val="NormalWeb"/>
        <w:numPr>
          <w:ilvl w:val="0"/>
          <w:numId w:val="17"/>
        </w:numPr>
        <w:spacing w:line="480" w:lineRule="auto"/>
        <w:jc w:val="both"/>
      </w:pPr>
      <w:r>
        <w:t>Administrators often face difficulties managing inventory levels accurately, while customers struggle to find specific watch models quickly due to poor search optimization.</w:t>
      </w:r>
    </w:p>
    <w:p w:rsidR="00BB3D39" w:rsidRDefault="00BB3D39" w:rsidP="00DE6008">
      <w:pPr>
        <w:pStyle w:val="NormalWeb"/>
        <w:spacing w:line="480" w:lineRule="auto"/>
        <w:jc w:val="both"/>
      </w:pPr>
      <w:r>
        <w:rPr>
          <w:b/>
          <w:bCs/>
        </w:rPr>
        <w:t>2. User Requirements:</w:t>
      </w:r>
    </w:p>
    <w:p w:rsidR="00BB3D39" w:rsidRDefault="00BB3D39" w:rsidP="00DE6008">
      <w:pPr>
        <w:pStyle w:val="NormalWeb"/>
        <w:numPr>
          <w:ilvl w:val="0"/>
          <w:numId w:val="18"/>
        </w:numPr>
        <w:spacing w:line="480" w:lineRule="auto"/>
        <w:jc w:val="both"/>
      </w:pPr>
      <w:r>
        <w:rPr>
          <w:b/>
          <w:bCs/>
        </w:rPr>
        <w:t>Customers:</w:t>
      </w:r>
      <w:r>
        <w:t xml:space="preserve"> Need a platform that provides high-quality product imagery, personalized recommendations, the ability to save items to a Wishlist, an easy-to-use Shopping Cart, and a responsive interface for mobile shopping.</w:t>
      </w:r>
    </w:p>
    <w:p w:rsidR="00BB3D39" w:rsidRDefault="00BB3D39" w:rsidP="00DE6008">
      <w:pPr>
        <w:pStyle w:val="NormalWeb"/>
        <w:numPr>
          <w:ilvl w:val="0"/>
          <w:numId w:val="18"/>
        </w:numPr>
        <w:spacing w:line="480" w:lineRule="auto"/>
        <w:jc w:val="both"/>
      </w:pPr>
      <w:r>
        <w:rPr>
          <w:b/>
          <w:bCs/>
        </w:rPr>
        <w:t>Administrators:</w:t>
      </w:r>
      <w:r>
        <w:t xml:space="preserve"> Require features for listing new products with detailed specifications, managing stock levels, processing customer orders, and tracking sales data.</w:t>
      </w:r>
    </w:p>
    <w:p w:rsidR="00BB3D39" w:rsidRDefault="00BB3D39" w:rsidP="00DE6008">
      <w:pPr>
        <w:pStyle w:val="NormalWeb"/>
        <w:spacing w:line="480" w:lineRule="auto"/>
        <w:jc w:val="both"/>
      </w:pPr>
      <w:r>
        <w:rPr>
          <w:b/>
          <w:bCs/>
        </w:rPr>
        <w:lastRenderedPageBreak/>
        <w:t>3. System Requirements:</w:t>
      </w:r>
    </w:p>
    <w:p w:rsidR="00BB3D39" w:rsidRDefault="00BB3D39" w:rsidP="00DE6008">
      <w:pPr>
        <w:pStyle w:val="NormalWeb"/>
        <w:numPr>
          <w:ilvl w:val="0"/>
          <w:numId w:val="19"/>
        </w:numPr>
        <w:spacing w:line="480" w:lineRule="auto"/>
        <w:jc w:val="both"/>
      </w:pPr>
      <w:r>
        <w:rPr>
          <w:b/>
          <w:bCs/>
        </w:rPr>
        <w:t>Functional:</w:t>
      </w:r>
    </w:p>
    <w:p w:rsidR="00BB3D39" w:rsidRDefault="00BB3D39" w:rsidP="00DE6008">
      <w:pPr>
        <w:pStyle w:val="NormalWeb"/>
        <w:numPr>
          <w:ilvl w:val="1"/>
          <w:numId w:val="19"/>
        </w:numPr>
        <w:spacing w:line="480" w:lineRule="auto"/>
        <w:jc w:val="both"/>
      </w:pPr>
      <w:r>
        <w:t>User authentication (Login/Signup) and profile management (Address Book).</w:t>
      </w:r>
    </w:p>
    <w:p w:rsidR="00BB3D39" w:rsidRDefault="00BB3D39" w:rsidP="00DE6008">
      <w:pPr>
        <w:pStyle w:val="NormalWeb"/>
        <w:numPr>
          <w:ilvl w:val="1"/>
          <w:numId w:val="19"/>
        </w:numPr>
        <w:spacing w:line="480" w:lineRule="auto"/>
        <w:jc w:val="both"/>
      </w:pPr>
      <w:r>
        <w:t>Product listing and search functionalities with advanced filtering options (Brand, Price, Strap Material).</w:t>
      </w:r>
    </w:p>
    <w:p w:rsidR="00BB3D39" w:rsidRDefault="00BB3D39" w:rsidP="00DE6008">
      <w:pPr>
        <w:pStyle w:val="NormalWeb"/>
        <w:numPr>
          <w:ilvl w:val="1"/>
          <w:numId w:val="19"/>
        </w:numPr>
        <w:spacing w:line="480" w:lineRule="auto"/>
        <w:jc w:val="both"/>
      </w:pPr>
      <w:r>
        <w:t>"Add to Cart" and "Wishlist" features for customers to manage potential purchases.</w:t>
      </w:r>
    </w:p>
    <w:p w:rsidR="00BB3D39" w:rsidRDefault="00BB3D39" w:rsidP="00DE6008">
      <w:pPr>
        <w:pStyle w:val="NormalWeb"/>
        <w:numPr>
          <w:ilvl w:val="1"/>
          <w:numId w:val="19"/>
        </w:numPr>
        <w:spacing w:line="480" w:lineRule="auto"/>
        <w:jc w:val="both"/>
      </w:pPr>
      <w:r>
        <w:t>Order management system for administrators to update shipping status (Pending, Shipped, Delivered).</w:t>
      </w:r>
    </w:p>
    <w:p w:rsidR="00BB3D39" w:rsidRDefault="00BB3D39" w:rsidP="00DE6008">
      <w:pPr>
        <w:pStyle w:val="NormalWeb"/>
        <w:numPr>
          <w:ilvl w:val="0"/>
          <w:numId w:val="19"/>
        </w:numPr>
        <w:spacing w:line="480" w:lineRule="auto"/>
        <w:jc w:val="both"/>
      </w:pPr>
      <w:r>
        <w:rPr>
          <w:b/>
          <w:bCs/>
        </w:rPr>
        <w:t>Non-Functional:</w:t>
      </w:r>
    </w:p>
    <w:p w:rsidR="00BB3D39" w:rsidRDefault="00BB3D39" w:rsidP="00DE6008">
      <w:pPr>
        <w:pStyle w:val="NormalWeb"/>
        <w:numPr>
          <w:ilvl w:val="1"/>
          <w:numId w:val="19"/>
        </w:numPr>
        <w:spacing w:line="480" w:lineRule="auto"/>
        <w:jc w:val="both"/>
      </w:pPr>
      <w:r>
        <w:rPr>
          <w:b/>
          <w:bCs/>
        </w:rPr>
        <w:t>Scalability:</w:t>
      </w:r>
      <w:r>
        <w:t xml:space="preserve"> The ability to handle a growing inventory and increasing number of concurrent users.</w:t>
      </w:r>
    </w:p>
    <w:p w:rsidR="00BB3D39" w:rsidRDefault="00BB3D39" w:rsidP="00DE6008">
      <w:pPr>
        <w:pStyle w:val="NormalWeb"/>
        <w:numPr>
          <w:ilvl w:val="1"/>
          <w:numId w:val="19"/>
        </w:numPr>
        <w:spacing w:line="480" w:lineRule="auto"/>
        <w:jc w:val="both"/>
      </w:pPr>
      <w:r>
        <w:rPr>
          <w:b/>
          <w:bCs/>
        </w:rPr>
        <w:t>Security:</w:t>
      </w:r>
      <w:r>
        <w:t xml:space="preserve"> robust protection of user data, especially sensitive information like passwords, contact details, and transaction history.</w:t>
      </w:r>
    </w:p>
    <w:p w:rsidR="00BB3D39" w:rsidRDefault="00BB3D39" w:rsidP="00DE6008">
      <w:pPr>
        <w:pStyle w:val="NormalWeb"/>
        <w:numPr>
          <w:ilvl w:val="1"/>
          <w:numId w:val="19"/>
        </w:numPr>
        <w:spacing w:line="480" w:lineRule="auto"/>
        <w:jc w:val="both"/>
      </w:pPr>
      <w:r>
        <w:rPr>
          <w:b/>
          <w:bCs/>
        </w:rPr>
        <w:t>Performance:</w:t>
      </w:r>
      <w:r>
        <w:t xml:space="preserve"> Optimization to ensure fast page load times (especially for image-heavy pages) and smooth navigation.</w:t>
      </w:r>
    </w:p>
    <w:p w:rsidR="002801BD" w:rsidRDefault="00BB3D39" w:rsidP="00DE6008">
      <w:pPr>
        <w:pStyle w:val="NormalWeb"/>
        <w:spacing w:line="480" w:lineRule="auto"/>
        <w:jc w:val="both"/>
      </w:pPr>
      <w:r>
        <w:rPr>
          <w:b/>
          <w:bCs/>
        </w:rPr>
        <w:t>4. System Architecture:</w:t>
      </w:r>
    </w:p>
    <w:p w:rsidR="00BB3D39" w:rsidRDefault="00BB3D39" w:rsidP="00DE6008">
      <w:pPr>
        <w:pStyle w:val="NormalWeb"/>
        <w:numPr>
          <w:ilvl w:val="0"/>
          <w:numId w:val="20"/>
        </w:numPr>
        <w:spacing w:line="480" w:lineRule="auto"/>
        <w:jc w:val="both"/>
      </w:pPr>
      <w:r>
        <w:t xml:space="preserve">The system is based on a </w:t>
      </w:r>
      <w:r>
        <w:rPr>
          <w:b/>
          <w:bCs/>
        </w:rPr>
        <w:t>Model-View-Controller (MVC)</w:t>
      </w:r>
      <w:r>
        <w:t xml:space="preserve"> architecture, separating the business logic from the user interface for better maintainability and scalability.</w:t>
      </w:r>
    </w:p>
    <w:p w:rsidR="00BB3D39" w:rsidRDefault="00BB3D39" w:rsidP="00DE6008">
      <w:pPr>
        <w:pStyle w:val="NormalWeb"/>
        <w:numPr>
          <w:ilvl w:val="0"/>
          <w:numId w:val="20"/>
        </w:numPr>
        <w:spacing w:line="480" w:lineRule="auto"/>
        <w:jc w:val="both"/>
      </w:pPr>
      <w:r>
        <w:t xml:space="preserve">The </w:t>
      </w:r>
      <w:r>
        <w:rPr>
          <w:b/>
          <w:bCs/>
        </w:rPr>
        <w:t>Front-end</w:t>
      </w:r>
      <w:r>
        <w:t xml:space="preserve"> is developed using </w:t>
      </w:r>
      <w:r>
        <w:rPr>
          <w:b/>
          <w:bCs/>
        </w:rPr>
        <w:t>HTML5, CSS3, and JavaScript</w:t>
      </w:r>
      <w:r>
        <w:t>, providing a responsive and visually engaging experience across devices.</w:t>
      </w:r>
    </w:p>
    <w:p w:rsidR="00BB3D39" w:rsidRDefault="00BB3D39" w:rsidP="00DE6008">
      <w:pPr>
        <w:pStyle w:val="NormalWeb"/>
        <w:numPr>
          <w:ilvl w:val="0"/>
          <w:numId w:val="20"/>
        </w:numPr>
        <w:spacing w:line="480" w:lineRule="auto"/>
        <w:jc w:val="both"/>
      </w:pPr>
      <w:r>
        <w:t xml:space="preserve">The </w:t>
      </w:r>
      <w:r>
        <w:rPr>
          <w:b/>
          <w:bCs/>
        </w:rPr>
        <w:t>Back-end</w:t>
      </w:r>
      <w:r>
        <w:t xml:space="preserve"> is developed using </w:t>
      </w:r>
      <w:r>
        <w:rPr>
          <w:b/>
          <w:bCs/>
        </w:rPr>
        <w:t>PHP and MySQL</w:t>
      </w:r>
      <w:r>
        <w:t>, enabling secure data storage, retrieval, and dynamic content management.</w:t>
      </w:r>
    </w:p>
    <w:p w:rsidR="00BB3D39" w:rsidRDefault="00BB3D39" w:rsidP="00DE6008">
      <w:pPr>
        <w:pStyle w:val="NormalWeb"/>
        <w:spacing w:line="480" w:lineRule="auto"/>
        <w:jc w:val="both"/>
      </w:pPr>
      <w:r>
        <w:rPr>
          <w:b/>
          <w:bCs/>
        </w:rPr>
        <w:lastRenderedPageBreak/>
        <w:t>5. Data Flow:</w:t>
      </w:r>
    </w:p>
    <w:p w:rsidR="00BB3D39" w:rsidRDefault="00BB3D39" w:rsidP="00DE6008">
      <w:pPr>
        <w:pStyle w:val="NormalWeb"/>
        <w:numPr>
          <w:ilvl w:val="0"/>
          <w:numId w:val="21"/>
        </w:numPr>
        <w:spacing w:line="480" w:lineRule="auto"/>
        <w:jc w:val="both"/>
      </w:pPr>
      <w:r>
        <w:t>The system manages user input (such as product searches, cart additions, or order placements) through secure forms and interfaces, processes the data via PHP, and retrieves or stores the required information in the MySQL database.</w:t>
      </w:r>
    </w:p>
    <w:p w:rsidR="00BB3D39" w:rsidRDefault="00BB3D39" w:rsidP="00DE6008">
      <w:pPr>
        <w:pStyle w:val="NormalWeb"/>
        <w:numPr>
          <w:ilvl w:val="0"/>
          <w:numId w:val="21"/>
        </w:numPr>
        <w:spacing w:line="480" w:lineRule="auto"/>
        <w:jc w:val="both"/>
      </w:pPr>
      <w:r>
        <w:t>The MVC pattern ensures that data handling is done independently from the user interface, enhancing system modularity and making future updates easier.</w:t>
      </w:r>
    </w:p>
    <w:p w:rsidR="00BB3D39" w:rsidRDefault="00BB3D39" w:rsidP="00DE6008">
      <w:pPr>
        <w:pStyle w:val="NormalWeb"/>
        <w:spacing w:line="480" w:lineRule="auto"/>
        <w:jc w:val="both"/>
      </w:pPr>
      <w:r>
        <w:rPr>
          <w:b/>
          <w:bCs/>
        </w:rPr>
        <w:t>6. User Interface and Experience:</w:t>
      </w:r>
    </w:p>
    <w:p w:rsidR="00BB3D39" w:rsidRDefault="00BB3D39" w:rsidP="00DE6008">
      <w:pPr>
        <w:pStyle w:val="NormalWeb"/>
        <w:numPr>
          <w:ilvl w:val="0"/>
          <w:numId w:val="22"/>
        </w:numPr>
        <w:spacing w:line="480" w:lineRule="auto"/>
        <w:jc w:val="both"/>
      </w:pPr>
      <w:r>
        <w:t>The system emphasizes visual appeal and ease of use, with intuitive navigation, clear product categorization, and minimal steps for customers to complete a purchase.</w:t>
      </w:r>
    </w:p>
    <w:p w:rsidR="00BB3D39" w:rsidRDefault="00BB3D39" w:rsidP="00DE6008">
      <w:pPr>
        <w:pStyle w:val="NormalWeb"/>
        <w:numPr>
          <w:ilvl w:val="0"/>
          <w:numId w:val="22"/>
        </w:numPr>
        <w:spacing w:line="480" w:lineRule="auto"/>
        <w:jc w:val="both"/>
      </w:pPr>
      <w:r>
        <w:rPr>
          <w:b/>
          <w:bCs/>
        </w:rPr>
        <w:t>AJAX</w:t>
      </w:r>
      <w:r>
        <w:t xml:space="preserve"> is used to update data asynchronously (e.g., updating cart totals or filtering products), providing a smoother user experience without the need for full page reloads.</w:t>
      </w:r>
    </w:p>
    <w:p w:rsidR="00BB3D39" w:rsidRDefault="00BB3D39" w:rsidP="00DE6008">
      <w:pPr>
        <w:pStyle w:val="NormalWeb"/>
        <w:spacing w:line="480" w:lineRule="auto"/>
        <w:jc w:val="both"/>
      </w:pPr>
      <w:r>
        <w:rPr>
          <w:b/>
          <w:bCs/>
        </w:rPr>
        <w:t>7. Security Considerations:</w:t>
      </w:r>
    </w:p>
    <w:p w:rsidR="00BB3D39" w:rsidRDefault="00BB3D39" w:rsidP="00DE6008">
      <w:pPr>
        <w:pStyle w:val="NormalWeb"/>
        <w:numPr>
          <w:ilvl w:val="0"/>
          <w:numId w:val="23"/>
        </w:numPr>
        <w:spacing w:line="480" w:lineRule="auto"/>
        <w:jc w:val="both"/>
      </w:pPr>
      <w:r>
        <w:t xml:space="preserve">The system is designed to protect user data with </w:t>
      </w:r>
      <w:r>
        <w:rPr>
          <w:b/>
          <w:bCs/>
        </w:rPr>
        <w:t>encrypted passwords</w:t>
      </w:r>
      <w:r>
        <w:t xml:space="preserve"> (hashing) and </w:t>
      </w:r>
      <w:r>
        <w:rPr>
          <w:b/>
          <w:bCs/>
        </w:rPr>
        <w:t>prepared SQL statements</w:t>
      </w:r>
      <w:r>
        <w:t xml:space="preserve"> to prevent SQL injection attacks.</w:t>
      </w:r>
    </w:p>
    <w:p w:rsidR="00BB3D39" w:rsidRDefault="00BB3D39" w:rsidP="00DE6008">
      <w:pPr>
        <w:pStyle w:val="NormalWeb"/>
        <w:numPr>
          <w:ilvl w:val="0"/>
          <w:numId w:val="23"/>
        </w:numPr>
        <w:spacing w:line="480" w:lineRule="auto"/>
        <w:jc w:val="both"/>
      </w:pPr>
      <w:r>
        <w:rPr>
          <w:b/>
          <w:bCs/>
        </w:rPr>
        <w:t>SSL (Secure Sockets Layer)</w:t>
      </w:r>
      <w:r>
        <w:t xml:space="preserve"> is recommended for secure data transmission between the user's browser and the server, ensuring trust during transactions.</w:t>
      </w:r>
    </w:p>
    <w:p w:rsidR="002F5418" w:rsidRDefault="003D1A57" w:rsidP="00DE6008">
      <w:pPr>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br w:type="page"/>
      </w:r>
    </w:p>
    <w:p w:rsidR="002F5418" w:rsidRPr="00963F74" w:rsidRDefault="002F5418" w:rsidP="006F379F">
      <w:pPr>
        <w:pStyle w:val="Heading3"/>
        <w:numPr>
          <w:ilvl w:val="1"/>
          <w:numId w:val="3"/>
        </w:numPr>
        <w:spacing w:line="480" w:lineRule="auto"/>
        <w:jc w:val="center"/>
        <w:rPr>
          <w:sz w:val="32"/>
          <w:u w:val="single"/>
        </w:rPr>
      </w:pPr>
      <w:r w:rsidRPr="00963F74">
        <w:rPr>
          <w:sz w:val="32"/>
          <w:u w:val="single"/>
        </w:rPr>
        <w:lastRenderedPageBreak/>
        <w:t>SYSTEM REQUIREMENTS</w:t>
      </w:r>
    </w:p>
    <w:p w:rsidR="002F5418" w:rsidRDefault="002F5418" w:rsidP="00DE6008">
      <w:pPr>
        <w:pStyle w:val="NormalWeb"/>
        <w:spacing w:line="480" w:lineRule="auto"/>
        <w:jc w:val="both"/>
      </w:pPr>
      <w:r>
        <w:rPr>
          <w:b/>
          <w:bCs/>
        </w:rPr>
        <w:t>Minimum Hardware Requirements for Development</w:t>
      </w:r>
    </w:p>
    <w:p w:rsidR="002F5418" w:rsidRDefault="002F5418" w:rsidP="00DE6008">
      <w:pPr>
        <w:pStyle w:val="NormalWeb"/>
        <w:numPr>
          <w:ilvl w:val="0"/>
          <w:numId w:val="24"/>
        </w:numPr>
        <w:spacing w:line="480" w:lineRule="auto"/>
        <w:jc w:val="both"/>
      </w:pPr>
      <w:r>
        <w:rPr>
          <w:b/>
          <w:bCs/>
        </w:rPr>
        <w:t>CPU:</w:t>
      </w:r>
      <w:r>
        <w:t xml:space="preserve"> Intel Core i3 or equivalent (modern processors provide better performance).</w:t>
      </w:r>
    </w:p>
    <w:p w:rsidR="002F5418" w:rsidRDefault="002F5418" w:rsidP="00DE6008">
      <w:pPr>
        <w:pStyle w:val="NormalWeb"/>
        <w:numPr>
          <w:ilvl w:val="0"/>
          <w:numId w:val="24"/>
        </w:numPr>
        <w:spacing w:line="480" w:lineRule="auto"/>
        <w:jc w:val="both"/>
      </w:pPr>
      <w:r>
        <w:rPr>
          <w:b/>
          <w:bCs/>
        </w:rPr>
        <w:t>Memory (RAM):</w:t>
      </w:r>
      <w:r>
        <w:t xml:space="preserve"> 4 GB (2 GB is minimal and may not be sufficient for multitasking during development).</w:t>
      </w:r>
    </w:p>
    <w:p w:rsidR="002F5418" w:rsidRDefault="002F5418" w:rsidP="00DE6008">
      <w:pPr>
        <w:pStyle w:val="NormalWeb"/>
        <w:numPr>
          <w:ilvl w:val="0"/>
          <w:numId w:val="24"/>
        </w:numPr>
        <w:spacing w:line="480" w:lineRule="auto"/>
        <w:jc w:val="both"/>
      </w:pPr>
      <w:r>
        <w:rPr>
          <w:b/>
          <w:bCs/>
        </w:rPr>
        <w:t>Hard Disk:</w:t>
      </w:r>
      <w:r>
        <w:t xml:space="preserve"> 512 GB (256 GB is minimal; additional storage is recommended for development flexibility).</w:t>
      </w:r>
    </w:p>
    <w:p w:rsidR="002F5418" w:rsidRDefault="002F5418" w:rsidP="00DE6008">
      <w:pPr>
        <w:pStyle w:val="NormalWeb"/>
        <w:numPr>
          <w:ilvl w:val="0"/>
          <w:numId w:val="24"/>
        </w:numPr>
        <w:spacing w:line="480" w:lineRule="auto"/>
        <w:jc w:val="both"/>
      </w:pPr>
      <w:r>
        <w:rPr>
          <w:b/>
          <w:bCs/>
        </w:rPr>
        <w:t>System Type:</w:t>
      </w:r>
      <w:r>
        <w:t xml:space="preserve"> 32-bit or 64-bit Operating System (64-bit is preferred for handling more memory and compatibility with modern tools).</w:t>
      </w:r>
    </w:p>
    <w:p w:rsidR="002F5418" w:rsidRDefault="002F5418" w:rsidP="00DE6008">
      <w:pPr>
        <w:pStyle w:val="NormalWeb"/>
        <w:spacing w:line="480" w:lineRule="auto"/>
        <w:jc w:val="both"/>
      </w:pPr>
      <w:r>
        <w:rPr>
          <w:b/>
          <w:bCs/>
        </w:rPr>
        <w:t>Minimum Software Requirements for Development</w:t>
      </w:r>
    </w:p>
    <w:p w:rsidR="002F5418" w:rsidRDefault="002F5418" w:rsidP="00DE6008">
      <w:pPr>
        <w:pStyle w:val="NormalWeb"/>
        <w:numPr>
          <w:ilvl w:val="0"/>
          <w:numId w:val="25"/>
        </w:numPr>
        <w:spacing w:line="480" w:lineRule="auto"/>
        <w:jc w:val="both"/>
      </w:pPr>
      <w:r>
        <w:rPr>
          <w:b/>
          <w:bCs/>
        </w:rPr>
        <w:t>Operating System:</w:t>
      </w:r>
    </w:p>
    <w:p w:rsidR="002F5418" w:rsidRDefault="002F5418" w:rsidP="00DE6008">
      <w:pPr>
        <w:pStyle w:val="NormalWeb"/>
        <w:numPr>
          <w:ilvl w:val="1"/>
          <w:numId w:val="25"/>
        </w:numPr>
        <w:spacing w:line="480" w:lineRule="auto"/>
        <w:jc w:val="both"/>
      </w:pPr>
      <w:r>
        <w:rPr>
          <w:b/>
          <w:bCs/>
        </w:rPr>
        <w:t>Windows:</w:t>
      </w:r>
      <w:r>
        <w:t xml:space="preserve"> Windows 10 or 11.</w:t>
      </w:r>
    </w:p>
    <w:p w:rsidR="002F5418" w:rsidRDefault="002F5418" w:rsidP="00DE6008">
      <w:pPr>
        <w:pStyle w:val="NormalWeb"/>
        <w:numPr>
          <w:ilvl w:val="1"/>
          <w:numId w:val="25"/>
        </w:numPr>
        <w:spacing w:line="480" w:lineRule="auto"/>
        <w:jc w:val="both"/>
      </w:pPr>
      <w:r>
        <w:rPr>
          <w:b/>
          <w:bCs/>
        </w:rPr>
        <w:t>Linux:</w:t>
      </w:r>
      <w:r>
        <w:t xml:space="preserve"> A recent version (e.g., Ubuntu 20.04 LTS or later).</w:t>
      </w:r>
    </w:p>
    <w:p w:rsidR="002F5418" w:rsidRDefault="002F5418" w:rsidP="00DE6008">
      <w:pPr>
        <w:pStyle w:val="NormalWeb"/>
        <w:numPr>
          <w:ilvl w:val="0"/>
          <w:numId w:val="25"/>
        </w:numPr>
        <w:spacing w:line="480" w:lineRule="auto"/>
        <w:jc w:val="both"/>
      </w:pPr>
      <w:r>
        <w:rPr>
          <w:b/>
          <w:bCs/>
        </w:rPr>
        <w:t>Database:</w:t>
      </w:r>
      <w:r>
        <w:t xml:space="preserve"> MySQL 5.7 or later.</w:t>
      </w:r>
    </w:p>
    <w:p w:rsidR="002F5418" w:rsidRDefault="002F5418" w:rsidP="00DE6008">
      <w:pPr>
        <w:pStyle w:val="NormalWeb"/>
        <w:numPr>
          <w:ilvl w:val="0"/>
          <w:numId w:val="25"/>
        </w:numPr>
        <w:spacing w:line="480" w:lineRule="auto"/>
        <w:jc w:val="both"/>
      </w:pPr>
      <w:r>
        <w:rPr>
          <w:b/>
          <w:bCs/>
        </w:rPr>
        <w:t>Server:</w:t>
      </w:r>
      <w:r>
        <w:t xml:space="preserve"> Apache (using XAMPP or a similar package for local development).</w:t>
      </w:r>
    </w:p>
    <w:p w:rsidR="002F5418" w:rsidRDefault="002F5418" w:rsidP="00DE6008">
      <w:pPr>
        <w:pStyle w:val="NormalWeb"/>
        <w:numPr>
          <w:ilvl w:val="0"/>
          <w:numId w:val="25"/>
        </w:numPr>
        <w:spacing w:line="480" w:lineRule="auto"/>
        <w:jc w:val="both"/>
      </w:pPr>
      <w:r>
        <w:rPr>
          <w:b/>
          <w:bCs/>
        </w:rPr>
        <w:t>Scripting Language:</w:t>
      </w:r>
      <w:r>
        <w:t xml:space="preserve"> PHP 7.4 or later.</w:t>
      </w:r>
    </w:p>
    <w:p w:rsidR="002F5418" w:rsidRDefault="002F5418" w:rsidP="00DE6008">
      <w:pPr>
        <w:pStyle w:val="NormalWeb"/>
        <w:numPr>
          <w:ilvl w:val="0"/>
          <w:numId w:val="25"/>
        </w:numPr>
        <w:spacing w:line="480" w:lineRule="auto"/>
        <w:jc w:val="both"/>
      </w:pPr>
      <w:r>
        <w:rPr>
          <w:b/>
          <w:bCs/>
        </w:rPr>
        <w:t>Frontend Technologies:</w:t>
      </w:r>
      <w:r>
        <w:t xml:space="preserve"> HTML5, CSS3, JavaScript (including jQuery and AJAX).</w:t>
      </w:r>
    </w:p>
    <w:p w:rsidR="002F5418" w:rsidRDefault="002F5418" w:rsidP="00DE6008">
      <w:pPr>
        <w:pStyle w:val="NormalWeb"/>
        <w:numPr>
          <w:ilvl w:val="0"/>
          <w:numId w:val="25"/>
        </w:numPr>
        <w:spacing w:line="480" w:lineRule="auto"/>
        <w:jc w:val="both"/>
      </w:pPr>
      <w:r>
        <w:rPr>
          <w:b/>
          <w:bCs/>
        </w:rPr>
        <w:t>IDE:</w:t>
      </w:r>
      <w:r>
        <w:t xml:space="preserve"> Visual Studio Code or PHPStorm.</w:t>
      </w:r>
    </w:p>
    <w:p w:rsidR="002F5418" w:rsidRDefault="002F5418" w:rsidP="00DE6008">
      <w:pPr>
        <w:pStyle w:val="NormalWeb"/>
        <w:numPr>
          <w:ilvl w:val="0"/>
          <w:numId w:val="25"/>
        </w:numPr>
        <w:spacing w:line="480" w:lineRule="auto"/>
        <w:jc w:val="both"/>
      </w:pPr>
      <w:r>
        <w:rPr>
          <w:b/>
          <w:bCs/>
        </w:rPr>
        <w:t>Screen Resolution:</w:t>
      </w:r>
      <w:r>
        <w:t xml:space="preserve"> 1920x1080 or higher (for better visibility and ease of development; 1024x768 is minimal).</w:t>
      </w:r>
    </w:p>
    <w:p w:rsidR="002F5418" w:rsidRDefault="002F5418" w:rsidP="00DE6008">
      <w:pPr>
        <w:pStyle w:val="NormalWeb"/>
        <w:spacing w:line="480" w:lineRule="auto"/>
        <w:jc w:val="both"/>
      </w:pPr>
      <w:r>
        <w:rPr>
          <w:b/>
          <w:bCs/>
        </w:rPr>
        <w:t>Minimum Hardware and Software Requirements for Running the Website</w:t>
      </w:r>
    </w:p>
    <w:p w:rsidR="002F5418" w:rsidRDefault="002F5418" w:rsidP="00DE6008">
      <w:pPr>
        <w:pStyle w:val="NormalWeb"/>
        <w:spacing w:line="480" w:lineRule="auto"/>
        <w:jc w:val="both"/>
      </w:pPr>
      <w:r>
        <w:rPr>
          <w:b/>
          <w:bCs/>
        </w:rPr>
        <w:t>On PCs (Desktops and Laptops)</w:t>
      </w:r>
    </w:p>
    <w:p w:rsidR="002F5418" w:rsidRDefault="002F5418" w:rsidP="00DE6008">
      <w:pPr>
        <w:pStyle w:val="NormalWeb"/>
        <w:numPr>
          <w:ilvl w:val="0"/>
          <w:numId w:val="26"/>
        </w:numPr>
        <w:spacing w:line="480" w:lineRule="auto"/>
        <w:jc w:val="both"/>
      </w:pPr>
      <w:r>
        <w:rPr>
          <w:b/>
          <w:bCs/>
        </w:rPr>
        <w:lastRenderedPageBreak/>
        <w:t>CPU:</w:t>
      </w:r>
      <w:r>
        <w:t xml:space="preserve"> Intel Core i3 or equivalent (sufficient for running typical web applications).</w:t>
      </w:r>
    </w:p>
    <w:p w:rsidR="002F5418" w:rsidRDefault="002F5418" w:rsidP="00DE6008">
      <w:pPr>
        <w:pStyle w:val="NormalWeb"/>
        <w:numPr>
          <w:ilvl w:val="0"/>
          <w:numId w:val="26"/>
        </w:numPr>
        <w:spacing w:line="480" w:lineRule="auto"/>
        <w:jc w:val="both"/>
      </w:pPr>
      <w:r>
        <w:rPr>
          <w:b/>
          <w:bCs/>
        </w:rPr>
        <w:t>Memory (RAM):</w:t>
      </w:r>
      <w:r>
        <w:t xml:space="preserve"> 4 GB or higher (more memory will improve performance, especially with higher traffic).</w:t>
      </w:r>
    </w:p>
    <w:p w:rsidR="002F5418" w:rsidRDefault="002F5418" w:rsidP="00DE6008">
      <w:pPr>
        <w:pStyle w:val="NormalWeb"/>
        <w:numPr>
          <w:ilvl w:val="0"/>
          <w:numId w:val="26"/>
        </w:numPr>
        <w:spacing w:line="480" w:lineRule="auto"/>
        <w:jc w:val="both"/>
      </w:pPr>
      <w:r>
        <w:rPr>
          <w:b/>
          <w:bCs/>
        </w:rPr>
        <w:t>Hard Disk:</w:t>
      </w:r>
      <w:r>
        <w:t xml:space="preserve"> 256 GB or higher (adequate for website caching and data storage).</w:t>
      </w:r>
    </w:p>
    <w:p w:rsidR="002F5418" w:rsidRDefault="002F5418" w:rsidP="00DE6008">
      <w:pPr>
        <w:pStyle w:val="NormalWeb"/>
        <w:numPr>
          <w:ilvl w:val="0"/>
          <w:numId w:val="26"/>
        </w:numPr>
        <w:spacing w:line="480" w:lineRule="auto"/>
        <w:jc w:val="both"/>
      </w:pPr>
      <w:r>
        <w:rPr>
          <w:b/>
          <w:bCs/>
        </w:rPr>
        <w:t>System Type:</w:t>
      </w:r>
      <w:r>
        <w:t xml:space="preserve"> 32-bit or 64-bit Operating System (64-bit is preferred for modern software compatibility and better performance).</w:t>
      </w:r>
    </w:p>
    <w:p w:rsidR="002F5418" w:rsidRDefault="002F5418" w:rsidP="00DE6008">
      <w:pPr>
        <w:pStyle w:val="NormalWeb"/>
        <w:numPr>
          <w:ilvl w:val="0"/>
          <w:numId w:val="26"/>
        </w:numPr>
        <w:spacing w:line="480" w:lineRule="auto"/>
        <w:jc w:val="both"/>
      </w:pPr>
      <w:r>
        <w:rPr>
          <w:b/>
          <w:bCs/>
        </w:rPr>
        <w:t>Operating System:</w:t>
      </w:r>
    </w:p>
    <w:p w:rsidR="002F5418" w:rsidRDefault="002F5418" w:rsidP="00DE6008">
      <w:pPr>
        <w:pStyle w:val="NormalWeb"/>
        <w:numPr>
          <w:ilvl w:val="1"/>
          <w:numId w:val="26"/>
        </w:numPr>
        <w:spacing w:line="480" w:lineRule="auto"/>
        <w:jc w:val="both"/>
      </w:pPr>
      <w:r>
        <w:rPr>
          <w:b/>
          <w:bCs/>
        </w:rPr>
        <w:t>Windows:</w:t>
      </w:r>
      <w:r>
        <w:t xml:space="preserve"> Windows 7 or later (Windows 10 or 11 preferred).</w:t>
      </w:r>
    </w:p>
    <w:p w:rsidR="002F5418" w:rsidRDefault="002F5418" w:rsidP="00DE6008">
      <w:pPr>
        <w:pStyle w:val="NormalWeb"/>
        <w:numPr>
          <w:ilvl w:val="1"/>
          <w:numId w:val="26"/>
        </w:numPr>
        <w:spacing w:line="480" w:lineRule="auto"/>
        <w:jc w:val="both"/>
      </w:pPr>
      <w:r>
        <w:rPr>
          <w:b/>
          <w:bCs/>
        </w:rPr>
        <w:t>Linux:</w:t>
      </w:r>
      <w:r>
        <w:t xml:space="preserve"> Ubuntu 16.04 LTS or later (e.g., Ubuntu 20.04 LTS or later).</w:t>
      </w:r>
    </w:p>
    <w:p w:rsidR="002F5418" w:rsidRDefault="002F5418" w:rsidP="00DE6008">
      <w:pPr>
        <w:pStyle w:val="NormalWeb"/>
        <w:numPr>
          <w:ilvl w:val="0"/>
          <w:numId w:val="26"/>
        </w:numPr>
        <w:spacing w:line="480" w:lineRule="auto"/>
        <w:jc w:val="both"/>
      </w:pPr>
      <w:r>
        <w:rPr>
          <w:b/>
          <w:bCs/>
        </w:rPr>
        <w:t>Web Browser:</w:t>
      </w:r>
      <w:r>
        <w:t xml:space="preserve"> Modern browsers supporting HTML5, CSS3, and JavaScript (e.g., Google Chrome, Mozilla Firefox, Microsoft Edge, Safari).</w:t>
      </w:r>
    </w:p>
    <w:p w:rsidR="002F5418" w:rsidRDefault="002F5418" w:rsidP="00DE6008">
      <w:pPr>
        <w:pStyle w:val="NormalWeb"/>
        <w:spacing w:line="480" w:lineRule="auto"/>
        <w:jc w:val="both"/>
      </w:pPr>
      <w:r>
        <w:rPr>
          <w:b/>
          <w:bCs/>
        </w:rPr>
        <w:t>On Mobile Devices (Phones and Tablets)</w:t>
      </w:r>
    </w:p>
    <w:p w:rsidR="002F5418" w:rsidRDefault="002F5418" w:rsidP="00DE6008">
      <w:pPr>
        <w:pStyle w:val="NormalWeb"/>
        <w:numPr>
          <w:ilvl w:val="0"/>
          <w:numId w:val="27"/>
        </w:numPr>
        <w:spacing w:line="480" w:lineRule="auto"/>
        <w:jc w:val="both"/>
      </w:pPr>
      <w:r>
        <w:rPr>
          <w:b/>
          <w:bCs/>
        </w:rPr>
        <w:t>CPU:</w:t>
      </w:r>
      <w:r>
        <w:t xml:space="preserve"> Quad-core processor (e.g., Snapdragon 425 or equivalent) for smoother performance.</w:t>
      </w:r>
    </w:p>
    <w:p w:rsidR="002F5418" w:rsidRDefault="002F5418" w:rsidP="00DE6008">
      <w:pPr>
        <w:pStyle w:val="NormalWeb"/>
        <w:numPr>
          <w:ilvl w:val="0"/>
          <w:numId w:val="27"/>
        </w:numPr>
        <w:spacing w:line="480" w:lineRule="auto"/>
        <w:jc w:val="both"/>
      </w:pPr>
      <w:r>
        <w:rPr>
          <w:b/>
          <w:bCs/>
        </w:rPr>
        <w:t>Memory (RAM):</w:t>
      </w:r>
      <w:r>
        <w:t xml:space="preserve"> 2 GB or higher (1 GB might be too limited for modern e-commerce interfaces).</w:t>
      </w:r>
    </w:p>
    <w:p w:rsidR="00D8691F" w:rsidRPr="00D16469" w:rsidRDefault="00D8691F" w:rsidP="00DE6008">
      <w:pPr>
        <w:pStyle w:val="NormalWeb"/>
        <w:spacing w:line="480" w:lineRule="auto"/>
        <w:ind w:left="720"/>
        <w:jc w:val="both"/>
      </w:pPr>
    </w:p>
    <w:p w:rsidR="002F5418" w:rsidRDefault="002F5418" w:rsidP="00DE6008">
      <w:pPr>
        <w:pStyle w:val="NormalWeb"/>
        <w:numPr>
          <w:ilvl w:val="0"/>
          <w:numId w:val="27"/>
        </w:numPr>
        <w:spacing w:line="480" w:lineRule="auto"/>
        <w:jc w:val="both"/>
      </w:pPr>
      <w:r>
        <w:rPr>
          <w:b/>
          <w:bCs/>
        </w:rPr>
        <w:t>Storage:</w:t>
      </w:r>
      <w:r>
        <w:t xml:space="preserve"> 16 GB or higher (for storing app data and caching content).</w:t>
      </w:r>
    </w:p>
    <w:p w:rsidR="002F5418" w:rsidRDefault="002F5418" w:rsidP="00DE6008">
      <w:pPr>
        <w:pStyle w:val="NormalWeb"/>
        <w:numPr>
          <w:ilvl w:val="0"/>
          <w:numId w:val="27"/>
        </w:numPr>
        <w:spacing w:line="480" w:lineRule="auto"/>
        <w:jc w:val="both"/>
      </w:pPr>
      <w:r>
        <w:rPr>
          <w:b/>
          <w:bCs/>
        </w:rPr>
        <w:t>Operating System:</w:t>
      </w:r>
    </w:p>
    <w:p w:rsidR="002F5418" w:rsidRDefault="002F5418" w:rsidP="00DE6008">
      <w:pPr>
        <w:pStyle w:val="NormalWeb"/>
        <w:numPr>
          <w:ilvl w:val="1"/>
          <w:numId w:val="27"/>
        </w:numPr>
        <w:spacing w:line="480" w:lineRule="auto"/>
        <w:jc w:val="both"/>
      </w:pPr>
      <w:r>
        <w:rPr>
          <w:b/>
          <w:bCs/>
        </w:rPr>
        <w:t>Android:</w:t>
      </w:r>
      <w:r>
        <w:t xml:space="preserve"> Version 8.0 (Oreo) or later.</w:t>
      </w:r>
    </w:p>
    <w:p w:rsidR="002F5418" w:rsidRDefault="002F5418" w:rsidP="00DE6008">
      <w:pPr>
        <w:pStyle w:val="NormalWeb"/>
        <w:numPr>
          <w:ilvl w:val="1"/>
          <w:numId w:val="27"/>
        </w:numPr>
        <w:spacing w:line="480" w:lineRule="auto"/>
        <w:jc w:val="both"/>
      </w:pPr>
      <w:r>
        <w:rPr>
          <w:b/>
          <w:bCs/>
        </w:rPr>
        <w:t>iOS:</w:t>
      </w:r>
      <w:r>
        <w:t xml:space="preserve"> Version 13 or later.</w:t>
      </w:r>
    </w:p>
    <w:p w:rsidR="002F5418" w:rsidRDefault="002F5418" w:rsidP="00DE6008">
      <w:pPr>
        <w:pStyle w:val="NormalWeb"/>
        <w:numPr>
          <w:ilvl w:val="0"/>
          <w:numId w:val="27"/>
        </w:numPr>
        <w:spacing w:line="480" w:lineRule="auto"/>
        <w:jc w:val="both"/>
      </w:pPr>
      <w:r>
        <w:rPr>
          <w:b/>
          <w:bCs/>
        </w:rPr>
        <w:t>Browser:</w:t>
      </w:r>
    </w:p>
    <w:p w:rsidR="002F5418" w:rsidRDefault="002F5418" w:rsidP="00DE6008">
      <w:pPr>
        <w:pStyle w:val="NormalWeb"/>
        <w:numPr>
          <w:ilvl w:val="1"/>
          <w:numId w:val="27"/>
        </w:numPr>
        <w:spacing w:line="480" w:lineRule="auto"/>
        <w:jc w:val="both"/>
      </w:pPr>
      <w:r>
        <w:rPr>
          <w:b/>
          <w:bCs/>
        </w:rPr>
        <w:t>Android:</w:t>
      </w:r>
      <w:r>
        <w:t xml:space="preserve"> Google Chrome or Mozilla Firefox (latest versions).</w:t>
      </w:r>
    </w:p>
    <w:p w:rsidR="002F5418" w:rsidRDefault="002F5418" w:rsidP="00DE6008">
      <w:pPr>
        <w:pStyle w:val="NormalWeb"/>
        <w:numPr>
          <w:ilvl w:val="1"/>
          <w:numId w:val="27"/>
        </w:numPr>
        <w:spacing w:line="480" w:lineRule="auto"/>
        <w:jc w:val="both"/>
      </w:pPr>
      <w:r>
        <w:rPr>
          <w:b/>
          <w:bCs/>
        </w:rPr>
        <w:lastRenderedPageBreak/>
        <w:t>iOS:</w:t>
      </w:r>
      <w:r>
        <w:t xml:space="preserve"> Safari (latest version) or Google Chrome (latest version).</w:t>
      </w:r>
    </w:p>
    <w:p w:rsidR="002F5418" w:rsidRDefault="002F5418" w:rsidP="00DE6008">
      <w:pPr>
        <w:pStyle w:val="NormalWeb"/>
        <w:numPr>
          <w:ilvl w:val="0"/>
          <w:numId w:val="27"/>
        </w:numPr>
        <w:spacing w:line="480" w:lineRule="auto"/>
        <w:jc w:val="both"/>
      </w:pPr>
      <w:r>
        <w:rPr>
          <w:b/>
          <w:bCs/>
        </w:rPr>
        <w:t>Screen Resolution:</w:t>
      </w:r>
      <w:r>
        <w:t xml:space="preserve"> 720x1280 pixels or higher (HD resolution for adequate display of product images and content).</w:t>
      </w:r>
    </w:p>
    <w:p w:rsidR="00963F74" w:rsidRPr="003B6F5E" w:rsidRDefault="002F5418" w:rsidP="00DE6008">
      <w:pPr>
        <w:pStyle w:val="NormalWeb"/>
        <w:numPr>
          <w:ilvl w:val="0"/>
          <w:numId w:val="27"/>
        </w:numPr>
        <w:spacing w:line="480" w:lineRule="auto"/>
        <w:jc w:val="both"/>
      </w:pPr>
      <w:r>
        <w:rPr>
          <w:b/>
          <w:bCs/>
        </w:rPr>
        <w:t>Internet Connection:</w:t>
      </w:r>
      <w:r>
        <w:t xml:space="preserve"> Reliable 4G or higher network speed (to ensure smooth access, image loading, and interaction with the website).</w:t>
      </w:r>
      <w:r w:rsidR="003D1A57">
        <w:br w:type="page"/>
      </w:r>
    </w:p>
    <w:p w:rsidR="00963F74" w:rsidRPr="00C00792" w:rsidRDefault="00963F74" w:rsidP="00E93920">
      <w:pPr>
        <w:pStyle w:val="Heading3"/>
        <w:numPr>
          <w:ilvl w:val="1"/>
          <w:numId w:val="3"/>
        </w:numPr>
        <w:spacing w:line="480" w:lineRule="auto"/>
        <w:jc w:val="center"/>
        <w:rPr>
          <w:sz w:val="32"/>
          <w:u w:val="single"/>
        </w:rPr>
      </w:pPr>
      <w:r w:rsidRPr="00C00792">
        <w:rPr>
          <w:sz w:val="32"/>
          <w:u w:val="single"/>
        </w:rPr>
        <w:lastRenderedPageBreak/>
        <w:t>SYSTEM DESIGN AND CODING</w:t>
      </w:r>
    </w:p>
    <w:p w:rsidR="00963F74" w:rsidRPr="008E0DEB" w:rsidRDefault="00963F74" w:rsidP="00DE6008">
      <w:pPr>
        <w:pStyle w:val="NormalWeb"/>
        <w:spacing w:line="480" w:lineRule="auto"/>
        <w:jc w:val="both"/>
        <w:rPr>
          <w:b/>
        </w:rPr>
      </w:pPr>
      <w:r w:rsidRPr="008E0DEB">
        <w:rPr>
          <w:b/>
          <w:bCs/>
        </w:rPr>
        <w:t>INTRODUCTION</w:t>
      </w:r>
      <w:r w:rsidR="008E0DEB">
        <w:rPr>
          <w:b/>
          <w:bCs/>
        </w:rPr>
        <w:t>:</w:t>
      </w:r>
    </w:p>
    <w:p w:rsidR="00963F74" w:rsidRDefault="00963F74" w:rsidP="00DE6008">
      <w:pPr>
        <w:pStyle w:val="NormalWeb"/>
        <w:spacing w:line="480" w:lineRule="auto"/>
        <w:jc w:val="both"/>
      </w:pPr>
      <w:r>
        <w:t xml:space="preserve">Software design is a critical phase in the software engineering process for </w:t>
      </w:r>
      <w:r w:rsidR="00736A81">
        <w:rPr>
          <w:b/>
          <w:bCs/>
        </w:rPr>
        <w:t>LuxAura</w:t>
      </w:r>
      <w:r>
        <w:rPr>
          <w:b/>
          <w:bCs/>
        </w:rPr>
        <w:t xml:space="preserve"> Watch Store</w:t>
      </w:r>
      <w:r>
        <w:t>, laying the foundation for all subsequent development activities. It transcends development paradigms and application areas, serving as a common thread in the creation of every engineered system. Design is initiated after the specific requirements for the watch e-commerce platform have been specified and analyzed. This step forms the core of the development phase and precedes coding and testing. The primary goal of software design is to create a model or representation of the system that will eventually be implemented as a functional online store.</w:t>
      </w:r>
    </w:p>
    <w:p w:rsidR="00963F74" w:rsidRDefault="00963F74" w:rsidP="00DE6008">
      <w:pPr>
        <w:pStyle w:val="NormalWeb"/>
        <w:spacing w:line="480" w:lineRule="auto"/>
        <w:jc w:val="both"/>
      </w:pPr>
      <w:r>
        <w:t xml:space="preserve">The central focus of the design is quality. Through the design process, the quality of </w:t>
      </w:r>
      <w:r w:rsidR="00736A81">
        <w:rPr>
          <w:b/>
          <w:bCs/>
        </w:rPr>
        <w:t>LuxAura</w:t>
      </w:r>
      <w:r>
        <w:rPr>
          <w:b/>
          <w:bCs/>
        </w:rPr>
        <w:t xml:space="preserve"> Watch Store</w:t>
      </w:r>
      <w:r>
        <w:t xml:space="preserve"> is ensured by translating customer and administrator requirements into a structured framework that can be translated into code (PHP/MySQL). A robust design minimizes the risk of building unstable systems, ensuring the platform does not collapse under high traffic, remains easy to test, and meets the quality standards required for secure financial transactions.</w:t>
      </w:r>
    </w:p>
    <w:p w:rsidR="006D25BA" w:rsidRDefault="00963F74" w:rsidP="00DE6008">
      <w:pPr>
        <w:pStyle w:val="NormalWeb"/>
        <w:spacing w:line="480" w:lineRule="auto"/>
        <w:jc w:val="both"/>
      </w:pPr>
      <w:r>
        <w:t>In the design phase, detailed representations of data structures (such as product inventories and user profiles), program structures, and procedural steps are refined, reviewed, and documented. From both technical and project management perspectives, system design plays a pivotal role in guiding the engineering process toward the successful launch of the website.</w:t>
      </w:r>
    </w:p>
    <w:p w:rsidR="00963F74" w:rsidRPr="006D25BA" w:rsidRDefault="006D25BA" w:rsidP="006D25BA">
      <w:pPr>
        <w:rPr>
          <w:rFonts w:ascii="Times New Roman" w:eastAsia="Times New Roman" w:hAnsi="Times New Roman" w:cs="Times New Roman"/>
          <w:sz w:val="24"/>
          <w:szCs w:val="24"/>
          <w:lang w:eastAsia="en-IN"/>
        </w:rPr>
      </w:pPr>
      <w:r>
        <w:br w:type="page"/>
      </w:r>
    </w:p>
    <w:p w:rsidR="00963F74" w:rsidRPr="00F60DBC" w:rsidRDefault="00963F74" w:rsidP="00DE6008">
      <w:pPr>
        <w:pStyle w:val="NormalWeb"/>
        <w:spacing w:line="480" w:lineRule="auto"/>
        <w:jc w:val="both"/>
        <w:rPr>
          <w:b/>
        </w:rPr>
      </w:pPr>
      <w:r w:rsidRPr="00F60DBC">
        <w:rPr>
          <w:b/>
          <w:bCs/>
        </w:rPr>
        <w:lastRenderedPageBreak/>
        <w:t>INPUT DESIGN</w:t>
      </w:r>
      <w:r w:rsidR="00F60DBC">
        <w:rPr>
          <w:b/>
          <w:bCs/>
        </w:rPr>
        <w:t>:</w:t>
      </w:r>
    </w:p>
    <w:p w:rsidR="00963F74" w:rsidRDefault="00963F74" w:rsidP="00DE6008">
      <w:pPr>
        <w:pStyle w:val="NormalWeb"/>
        <w:spacing w:line="480" w:lineRule="auto"/>
        <w:jc w:val="both"/>
      </w:pPr>
      <w:r>
        <w:t xml:space="preserve">Input design is the process of converting user-oriented input into a computer-readable format. For </w:t>
      </w:r>
      <w:r w:rsidR="00736A81">
        <w:rPr>
          <w:b/>
          <w:bCs/>
        </w:rPr>
        <w:t>LuxAura</w:t>
      </w:r>
      <w:r>
        <w:rPr>
          <w:b/>
          <w:bCs/>
        </w:rPr>
        <w:t xml:space="preserve"> Watch Store</w:t>
      </w:r>
      <w:r>
        <w:t>, input design must be executed with meticulous attention to detail, as it involves capturing sensitive customer data and critical product information. The collection of input data often represents one of the most resource-intensive aspects of the system development process. Effective input design focuses on optimizing the methods of input collection—such as registration forms, checkout pages, and search bars—while ensuring the highest possible level of accuracy and usability.</w:t>
      </w:r>
    </w:p>
    <w:p w:rsidR="00963F74" w:rsidRDefault="00963F74" w:rsidP="00DE6008">
      <w:pPr>
        <w:pStyle w:val="NormalWeb"/>
        <w:spacing w:line="480" w:lineRule="auto"/>
        <w:jc w:val="both"/>
      </w:pPr>
      <w:r>
        <w:t>The primary objectives of input design for the store are as follows:</w:t>
      </w:r>
    </w:p>
    <w:p w:rsidR="00963F74" w:rsidRDefault="00963F74" w:rsidP="00DE6008">
      <w:pPr>
        <w:pStyle w:val="NormalWeb"/>
        <w:numPr>
          <w:ilvl w:val="0"/>
          <w:numId w:val="28"/>
        </w:numPr>
        <w:spacing w:line="480" w:lineRule="auto"/>
        <w:jc w:val="both"/>
      </w:pPr>
      <w:r>
        <w:rPr>
          <w:b/>
          <w:bCs/>
        </w:rPr>
        <w:t>Cost-Effectiveness:</w:t>
      </w:r>
      <w:r>
        <w:t xml:space="preserve"> Create an input process that is efficient, reducing the time users spend filling out forms during checkout.</w:t>
      </w:r>
    </w:p>
    <w:p w:rsidR="00963F74" w:rsidRDefault="00963F74" w:rsidP="00DE6008">
      <w:pPr>
        <w:pStyle w:val="NormalWeb"/>
        <w:numPr>
          <w:ilvl w:val="0"/>
          <w:numId w:val="28"/>
        </w:numPr>
        <w:spacing w:line="480" w:lineRule="auto"/>
        <w:jc w:val="both"/>
      </w:pPr>
      <w:r>
        <w:rPr>
          <w:b/>
          <w:bCs/>
        </w:rPr>
        <w:t>Accuracy:</w:t>
      </w:r>
      <w:r>
        <w:t xml:space="preserve"> Achieve the highest possible accuracy in input data (e.g., validating shipping addresses and payment details) to minimize errors and delivery failures.</w:t>
      </w:r>
    </w:p>
    <w:p w:rsidR="00963F74" w:rsidRDefault="00963F74" w:rsidP="00DE6008">
      <w:pPr>
        <w:pStyle w:val="NormalWeb"/>
        <w:numPr>
          <w:ilvl w:val="0"/>
          <w:numId w:val="28"/>
        </w:numPr>
        <w:spacing w:line="480" w:lineRule="auto"/>
        <w:jc w:val="both"/>
      </w:pPr>
      <w:r>
        <w:rPr>
          <w:b/>
          <w:bCs/>
        </w:rPr>
        <w:t>User-Friendliness:</w:t>
      </w:r>
      <w:r>
        <w:t xml:space="preserve"> Ensure that the input process is intuitive, understandable, and straightforward for customers, facilitating seamless interaction with the website.</w:t>
      </w:r>
    </w:p>
    <w:p w:rsidR="00963F74" w:rsidRDefault="00963F74" w:rsidP="00DE6008">
      <w:pPr>
        <w:pStyle w:val="NormalWeb"/>
        <w:spacing w:line="480" w:lineRule="auto"/>
        <w:jc w:val="both"/>
      </w:pPr>
      <w:r>
        <w:rPr>
          <w:b/>
          <w:bCs/>
        </w:rPr>
        <w:t>Input Data Considerations</w:t>
      </w:r>
    </w:p>
    <w:p w:rsidR="007A3F4B" w:rsidRDefault="00963F74" w:rsidP="00DE6008">
      <w:pPr>
        <w:pStyle w:val="NormalWeb"/>
        <w:spacing w:line="480" w:lineRule="auto"/>
        <w:jc w:val="both"/>
      </w:pPr>
      <w:r>
        <w:t xml:space="preserve">When designing input data for </w:t>
      </w:r>
      <w:r w:rsidR="00736A81">
        <w:rPr>
          <w:b/>
          <w:bCs/>
        </w:rPr>
        <w:t>LuxAura</w:t>
      </w:r>
      <w:r>
        <w:rPr>
          <w:b/>
          <w:bCs/>
        </w:rPr>
        <w:t xml:space="preserve"> Watch Store</w:t>
      </w:r>
      <w:r>
        <w:t xml:space="preserve">, the goal is to create a process that is easy, logical, and error-free. The data entry operators (administrators adding watches) and end-users (customers) must be clear on the allocated space for each field, the correct sequence of </w:t>
      </w:r>
    </w:p>
    <w:p w:rsidR="007A3F4B" w:rsidRDefault="007A3F4B" w:rsidP="00DE6008">
      <w:pPr>
        <w:pStyle w:val="NormalWeb"/>
        <w:spacing w:line="480" w:lineRule="auto"/>
        <w:jc w:val="both"/>
      </w:pPr>
    </w:p>
    <w:p w:rsidR="00963F74" w:rsidRDefault="00963F74" w:rsidP="00DE6008">
      <w:pPr>
        <w:pStyle w:val="NormalWeb"/>
        <w:spacing w:line="480" w:lineRule="auto"/>
        <w:jc w:val="both"/>
      </w:pPr>
      <w:r>
        <w:lastRenderedPageBreak/>
        <w:t>fields, and any required formatting. A well-designed input form provides these instructions explicitly to avoid ambiguity.</w:t>
      </w:r>
    </w:p>
    <w:p w:rsidR="00963F74" w:rsidRDefault="00963F74" w:rsidP="00DE6008">
      <w:pPr>
        <w:pStyle w:val="NormalWeb"/>
        <w:spacing w:line="480" w:lineRule="auto"/>
        <w:jc w:val="both"/>
      </w:pPr>
      <w:r>
        <w:t>The input process typically involves the following stages:</w:t>
      </w:r>
    </w:p>
    <w:p w:rsidR="00963F74" w:rsidRDefault="00963F74" w:rsidP="00DE6008">
      <w:pPr>
        <w:pStyle w:val="NormalWeb"/>
        <w:numPr>
          <w:ilvl w:val="0"/>
          <w:numId w:val="29"/>
        </w:numPr>
        <w:spacing w:line="480" w:lineRule="auto"/>
        <w:jc w:val="both"/>
      </w:pPr>
      <w:r>
        <w:rPr>
          <w:b/>
          <w:bCs/>
        </w:rPr>
        <w:t>Data Recording:</w:t>
      </w:r>
      <w:r>
        <w:t xml:space="preserve"> Capturing raw data from users (e.g., a customer entering their name and address during signup).</w:t>
      </w:r>
    </w:p>
    <w:p w:rsidR="00963F74" w:rsidRDefault="00963F74" w:rsidP="00DE6008">
      <w:pPr>
        <w:pStyle w:val="NormalWeb"/>
        <w:numPr>
          <w:ilvl w:val="0"/>
          <w:numId w:val="29"/>
        </w:numPr>
        <w:spacing w:line="480" w:lineRule="auto"/>
        <w:jc w:val="both"/>
      </w:pPr>
      <w:r>
        <w:rPr>
          <w:b/>
          <w:bCs/>
        </w:rPr>
        <w:t>Data Transcription:</w:t>
      </w:r>
      <w:r>
        <w:t xml:space="preserve"> Not applicable in this direct digital entry system.</w:t>
      </w:r>
    </w:p>
    <w:p w:rsidR="00963F74" w:rsidRDefault="00963F74" w:rsidP="00DE6008">
      <w:pPr>
        <w:pStyle w:val="NormalWeb"/>
        <w:numPr>
          <w:ilvl w:val="0"/>
          <w:numId w:val="29"/>
        </w:numPr>
        <w:spacing w:line="480" w:lineRule="auto"/>
        <w:jc w:val="both"/>
      </w:pPr>
      <w:r>
        <w:rPr>
          <w:b/>
          <w:bCs/>
        </w:rPr>
        <w:t>Data Conversion:</w:t>
      </w:r>
      <w:r>
        <w:t xml:space="preserve"> Converting user inputs into a format that the PHP backend can process.</w:t>
      </w:r>
    </w:p>
    <w:p w:rsidR="00963F74" w:rsidRDefault="00963F74" w:rsidP="00DE6008">
      <w:pPr>
        <w:pStyle w:val="NormalWeb"/>
        <w:numPr>
          <w:ilvl w:val="0"/>
          <w:numId w:val="29"/>
        </w:numPr>
        <w:spacing w:line="480" w:lineRule="auto"/>
        <w:jc w:val="both"/>
      </w:pPr>
      <w:r>
        <w:rPr>
          <w:b/>
          <w:bCs/>
        </w:rPr>
        <w:t>Data Verification:</w:t>
      </w:r>
      <w:r>
        <w:t xml:space="preserve"> Checking the accuracy of input data against predefined criteria (e.g., ensuring email formats are valid).</w:t>
      </w:r>
    </w:p>
    <w:p w:rsidR="00963F74" w:rsidRDefault="00963F74" w:rsidP="00DE6008">
      <w:pPr>
        <w:pStyle w:val="NormalWeb"/>
        <w:numPr>
          <w:ilvl w:val="0"/>
          <w:numId w:val="29"/>
        </w:numPr>
        <w:spacing w:line="480" w:lineRule="auto"/>
        <w:jc w:val="both"/>
      </w:pPr>
      <w:r>
        <w:rPr>
          <w:b/>
          <w:bCs/>
        </w:rPr>
        <w:t>Data Control:</w:t>
      </w:r>
      <w:r>
        <w:t xml:space="preserve"> Ensuring the integrity and security of the data throughout the process (e.g., sanitizing inputs to prevent SQL injection).</w:t>
      </w:r>
    </w:p>
    <w:p w:rsidR="00963F74" w:rsidRDefault="00963F74" w:rsidP="00DE6008">
      <w:pPr>
        <w:pStyle w:val="NormalWeb"/>
        <w:numPr>
          <w:ilvl w:val="0"/>
          <w:numId w:val="29"/>
        </w:numPr>
        <w:spacing w:line="480" w:lineRule="auto"/>
        <w:jc w:val="both"/>
      </w:pPr>
      <w:r>
        <w:rPr>
          <w:b/>
          <w:bCs/>
        </w:rPr>
        <w:t>Data Transmission:</w:t>
      </w:r>
      <w:r>
        <w:t xml:space="preserve"> Transmitting data securely to the server for processing via SSL.</w:t>
      </w:r>
    </w:p>
    <w:p w:rsidR="00963F74" w:rsidRDefault="00963F74" w:rsidP="00DE6008">
      <w:pPr>
        <w:pStyle w:val="NormalWeb"/>
        <w:numPr>
          <w:ilvl w:val="0"/>
          <w:numId w:val="29"/>
        </w:numPr>
        <w:spacing w:line="480" w:lineRule="auto"/>
        <w:jc w:val="both"/>
      </w:pPr>
      <w:r>
        <w:rPr>
          <w:b/>
          <w:bCs/>
        </w:rPr>
        <w:t>Data Correction:</w:t>
      </w:r>
      <w:r>
        <w:t xml:space="preserve"> Allowing users to correct errors in the input data (e.g., editing a shipping address before final payment).</w:t>
      </w:r>
    </w:p>
    <w:p w:rsidR="00963F74" w:rsidRDefault="00963F74" w:rsidP="00DE6008">
      <w:pPr>
        <w:pStyle w:val="NormalWeb"/>
        <w:spacing w:line="480" w:lineRule="auto"/>
        <w:jc w:val="both"/>
      </w:pPr>
      <w:r>
        <w:t>A fundamental aspect of input design is to select data capture methods that reduce the number of stages, thereby decreasing the chances of errors. Input types for the watch store can be classified as:</w:t>
      </w:r>
    </w:p>
    <w:p w:rsidR="00963F74" w:rsidRDefault="00963F74" w:rsidP="00DE6008">
      <w:pPr>
        <w:pStyle w:val="NormalWeb"/>
        <w:numPr>
          <w:ilvl w:val="0"/>
          <w:numId w:val="30"/>
        </w:numPr>
        <w:spacing w:line="480" w:lineRule="auto"/>
        <w:jc w:val="both"/>
      </w:pPr>
      <w:r>
        <w:rPr>
          <w:b/>
          <w:bCs/>
        </w:rPr>
        <w:t>External Input:</w:t>
      </w:r>
      <w:r>
        <w:t xml:space="preserve"> Data sourced from external entities, such as customers entering credit card details or search queries.</w:t>
      </w:r>
    </w:p>
    <w:p w:rsidR="00963F74" w:rsidRDefault="00963F74" w:rsidP="00DE6008">
      <w:pPr>
        <w:pStyle w:val="NormalWeb"/>
        <w:numPr>
          <w:ilvl w:val="0"/>
          <w:numId w:val="30"/>
        </w:numPr>
        <w:spacing w:line="480" w:lineRule="auto"/>
        <w:jc w:val="both"/>
      </w:pPr>
      <w:r>
        <w:rPr>
          <w:b/>
          <w:bCs/>
        </w:rPr>
        <w:t>Internal Input:</w:t>
      </w:r>
      <w:r>
        <w:t xml:space="preserve"> Data generated internally, such as Order IDs or transaction timestamps.</w:t>
      </w:r>
    </w:p>
    <w:p w:rsidR="00963F74" w:rsidRDefault="00963F74" w:rsidP="00DE6008">
      <w:pPr>
        <w:pStyle w:val="NormalWeb"/>
        <w:numPr>
          <w:ilvl w:val="0"/>
          <w:numId w:val="30"/>
        </w:numPr>
        <w:spacing w:line="480" w:lineRule="auto"/>
        <w:jc w:val="both"/>
      </w:pPr>
      <w:r>
        <w:rPr>
          <w:b/>
          <w:bCs/>
        </w:rPr>
        <w:lastRenderedPageBreak/>
        <w:t>Operational Input:</w:t>
      </w:r>
      <w:r>
        <w:t xml:space="preserve"> Data required for system operations, such as admin credentials for logging in.</w:t>
      </w:r>
    </w:p>
    <w:p w:rsidR="00963F74" w:rsidRDefault="00963F74" w:rsidP="00DE6008">
      <w:pPr>
        <w:pStyle w:val="NormalWeb"/>
        <w:numPr>
          <w:ilvl w:val="0"/>
          <w:numId w:val="30"/>
        </w:numPr>
        <w:spacing w:line="480" w:lineRule="auto"/>
        <w:jc w:val="both"/>
      </w:pPr>
      <w:r>
        <w:rPr>
          <w:b/>
          <w:bCs/>
        </w:rPr>
        <w:t>Computerized Input:</w:t>
      </w:r>
      <w:r>
        <w:t xml:space="preserve"> Input processed by the system automatically, such as calculating total cart value based on selected items.</w:t>
      </w:r>
    </w:p>
    <w:p w:rsidR="00963F74" w:rsidRDefault="00963F74" w:rsidP="00DE6008">
      <w:pPr>
        <w:pStyle w:val="NormalWeb"/>
        <w:numPr>
          <w:ilvl w:val="0"/>
          <w:numId w:val="30"/>
        </w:numPr>
        <w:spacing w:line="480" w:lineRule="auto"/>
        <w:jc w:val="both"/>
      </w:pPr>
      <w:r>
        <w:rPr>
          <w:b/>
          <w:bCs/>
        </w:rPr>
        <w:t>Interactive Input:</w:t>
      </w:r>
      <w:r>
        <w:t xml:space="preserve"> Input provided by users in real-time, such as selecting filters (e.g., "Analog Watches" or "Price: Low to High") to refine product views.</w:t>
      </w:r>
    </w:p>
    <w:p w:rsidR="00963F74" w:rsidRPr="008D4503" w:rsidRDefault="00963F74" w:rsidP="00DE6008">
      <w:pPr>
        <w:pStyle w:val="NormalWeb"/>
        <w:spacing w:line="480" w:lineRule="auto"/>
        <w:jc w:val="both"/>
        <w:rPr>
          <w:b/>
        </w:rPr>
      </w:pPr>
      <w:r w:rsidRPr="008D4503">
        <w:rPr>
          <w:b/>
          <w:bCs/>
        </w:rPr>
        <w:t>OUTPUT DESIGN</w:t>
      </w:r>
      <w:r w:rsidR="008D4503">
        <w:rPr>
          <w:b/>
          <w:bCs/>
        </w:rPr>
        <w:t>:</w:t>
      </w:r>
    </w:p>
    <w:p w:rsidR="00963F74" w:rsidRDefault="00963F74" w:rsidP="00DE6008">
      <w:pPr>
        <w:pStyle w:val="NormalWeb"/>
        <w:spacing w:line="480" w:lineRule="auto"/>
        <w:jc w:val="both"/>
      </w:pPr>
      <w:r>
        <w:t xml:space="preserve">Output design refers to the process of determining how the results of processing will be communicated to the users. For </w:t>
      </w:r>
      <w:r w:rsidR="00736A81">
        <w:rPr>
          <w:b/>
          <w:bCs/>
        </w:rPr>
        <w:t>LuxAura</w:t>
      </w:r>
      <w:r>
        <w:rPr>
          <w:b/>
          <w:bCs/>
        </w:rPr>
        <w:t xml:space="preserve"> Watch Store</w:t>
      </w:r>
      <w:r>
        <w:t>, outputs play a crucial role in conveying meaningful information, whether it represents a product catalog for customers or sales reports for administrators. Designing effective output involves organizing the presentation of watch specifications, images, and pricing in a manner that is clear, actionable, and accessible.</w:t>
      </w:r>
    </w:p>
    <w:p w:rsidR="00963F74" w:rsidRDefault="00963F74" w:rsidP="00DE6008">
      <w:pPr>
        <w:pStyle w:val="NormalWeb"/>
        <w:spacing w:line="480" w:lineRule="auto"/>
        <w:jc w:val="both"/>
      </w:pPr>
      <w:r>
        <w:t>The outputs of the system are typically categorized as follows:</w:t>
      </w:r>
    </w:p>
    <w:p w:rsidR="00963F74" w:rsidRDefault="00963F74" w:rsidP="00DE6008">
      <w:pPr>
        <w:pStyle w:val="NormalWeb"/>
        <w:numPr>
          <w:ilvl w:val="0"/>
          <w:numId w:val="31"/>
        </w:numPr>
        <w:spacing w:line="480" w:lineRule="auto"/>
        <w:jc w:val="both"/>
      </w:pPr>
      <w:r>
        <w:rPr>
          <w:b/>
          <w:bCs/>
        </w:rPr>
        <w:t>External Outputs:</w:t>
      </w:r>
      <w:r>
        <w:t xml:space="preserve"> Information sent outside the system to users, such as Order Confirmation Emails, Digital Invoices, and Shipping Notifications.</w:t>
      </w:r>
    </w:p>
    <w:p w:rsidR="00963F74" w:rsidRDefault="00963F74" w:rsidP="00DE6008">
      <w:pPr>
        <w:pStyle w:val="NormalWeb"/>
        <w:numPr>
          <w:ilvl w:val="0"/>
          <w:numId w:val="31"/>
        </w:numPr>
        <w:spacing w:line="480" w:lineRule="auto"/>
        <w:jc w:val="both"/>
      </w:pPr>
      <w:r>
        <w:rPr>
          <w:b/>
          <w:bCs/>
        </w:rPr>
        <w:t>Internal Outputs:</w:t>
      </w:r>
      <w:r>
        <w:t xml:space="preserve"> Information generated within the system for internal use, such as Inventory Status Reports and Sales Analytics for the admin.</w:t>
      </w:r>
    </w:p>
    <w:p w:rsidR="00963F74" w:rsidRDefault="00963F74" w:rsidP="00DE6008">
      <w:pPr>
        <w:pStyle w:val="NormalWeb"/>
        <w:numPr>
          <w:ilvl w:val="0"/>
          <w:numId w:val="31"/>
        </w:numPr>
        <w:spacing w:line="480" w:lineRule="auto"/>
        <w:jc w:val="both"/>
      </w:pPr>
      <w:r>
        <w:rPr>
          <w:b/>
          <w:bCs/>
        </w:rPr>
        <w:t>Operational Outputs:</w:t>
      </w:r>
      <w:r>
        <w:t xml:space="preserve"> Outputs produced as part of routine system operations, such as error messages during failed logins or payment gateway status codes.</w:t>
      </w:r>
    </w:p>
    <w:p w:rsidR="00BA47F5" w:rsidRPr="00BA47F5" w:rsidRDefault="00BA47F5" w:rsidP="00DE6008">
      <w:pPr>
        <w:pStyle w:val="NormalWeb"/>
        <w:spacing w:line="480" w:lineRule="auto"/>
        <w:ind w:left="720"/>
        <w:jc w:val="both"/>
      </w:pPr>
    </w:p>
    <w:p w:rsidR="00963F74" w:rsidRDefault="00963F74" w:rsidP="00DE6008">
      <w:pPr>
        <w:pStyle w:val="NormalWeb"/>
        <w:numPr>
          <w:ilvl w:val="0"/>
          <w:numId w:val="31"/>
        </w:numPr>
        <w:spacing w:line="480" w:lineRule="auto"/>
        <w:jc w:val="both"/>
      </w:pPr>
      <w:r>
        <w:rPr>
          <w:b/>
          <w:bCs/>
        </w:rPr>
        <w:lastRenderedPageBreak/>
        <w:t>Interactive Outputs:</w:t>
      </w:r>
      <w:r>
        <w:t xml:space="preserve"> Outputs that respond dynamically to user queries, such as search results displaying specific watch models or real-time stock availability (e.g., "Only 2 left in stock").</w:t>
      </w:r>
    </w:p>
    <w:p w:rsidR="00963F74" w:rsidRDefault="00963F74" w:rsidP="00DE6008">
      <w:pPr>
        <w:pStyle w:val="NormalWeb"/>
        <w:numPr>
          <w:ilvl w:val="0"/>
          <w:numId w:val="31"/>
        </w:numPr>
        <w:spacing w:line="480" w:lineRule="auto"/>
        <w:jc w:val="both"/>
      </w:pPr>
      <w:r>
        <w:rPr>
          <w:b/>
          <w:bCs/>
        </w:rPr>
        <w:t>Turnaround Outputs:</w:t>
      </w:r>
      <w:r>
        <w:t xml:space="preserve"> Outputs used by the system for processing and returned for further action, such as a "Review your Order" page before final submission.</w:t>
      </w:r>
    </w:p>
    <w:p w:rsidR="00963F74" w:rsidRDefault="00963F74" w:rsidP="00DE6008">
      <w:pPr>
        <w:pStyle w:val="NormalWeb"/>
        <w:spacing w:line="480" w:lineRule="auto"/>
        <w:jc w:val="both"/>
      </w:pPr>
      <w:r>
        <w:t xml:space="preserve">The key to designing effective outputs for </w:t>
      </w:r>
      <w:r w:rsidR="00736A81">
        <w:rPr>
          <w:b/>
          <w:bCs/>
        </w:rPr>
        <w:t>LuxAura</w:t>
      </w:r>
      <w:r>
        <w:rPr>
          <w:b/>
          <w:bCs/>
        </w:rPr>
        <w:t xml:space="preserve"> Watch Store</w:t>
      </w:r>
      <w:r>
        <w:t xml:space="preserve"> is ensuring that the right information is presented to the appropriate users in the right format. Outputs should be structured to provide clear communication that facilitates purchase decisions (for customers) and business management (for admins).</w:t>
      </w:r>
    </w:p>
    <w:p w:rsidR="00104516" w:rsidRDefault="00963F74" w:rsidP="00DE6008">
      <w:pPr>
        <w:pStyle w:val="NormalWeb"/>
        <w:spacing w:line="480" w:lineRule="auto"/>
        <w:jc w:val="both"/>
      </w:pPr>
      <w:r>
        <w:t>The design of screens and interfaces plays a critical role in making the outputs not only informative but also interactive. Users should be able to navigate through the watch collections, request detailed product views, and fulfill their needs by querying the system effectively. This process is vital for ensuring that users can access the data they require in an intuitive and seamless manner.</w:t>
      </w:r>
    </w:p>
    <w:p w:rsidR="00963F74" w:rsidRPr="00B717B4" w:rsidRDefault="00104516" w:rsidP="00DE6008">
      <w:pPr>
        <w:spacing w:line="480" w:lineRule="auto"/>
        <w:jc w:val="both"/>
        <w:rPr>
          <w:rFonts w:ascii="Times New Roman" w:eastAsia="Times New Roman" w:hAnsi="Times New Roman" w:cs="Times New Roman"/>
          <w:sz w:val="24"/>
          <w:szCs w:val="24"/>
          <w:lang w:eastAsia="en-IN"/>
        </w:rPr>
      </w:pPr>
      <w:r>
        <w:br w:type="page"/>
      </w:r>
    </w:p>
    <w:p w:rsidR="00963F74" w:rsidRDefault="00963F74" w:rsidP="00DE6008">
      <w:pPr>
        <w:pStyle w:val="NormalWeb"/>
        <w:spacing w:line="480" w:lineRule="auto"/>
        <w:jc w:val="both"/>
      </w:pPr>
      <w:r>
        <w:rPr>
          <w:b/>
          <w:bCs/>
        </w:rPr>
        <w:lastRenderedPageBreak/>
        <w:t>CONCLUSION</w:t>
      </w:r>
    </w:p>
    <w:p w:rsidR="00963F74" w:rsidRDefault="00963F74" w:rsidP="00DE6008">
      <w:pPr>
        <w:pStyle w:val="NormalWeb"/>
        <w:spacing w:line="480" w:lineRule="auto"/>
        <w:jc w:val="both"/>
      </w:pPr>
      <w:r>
        <w:t xml:space="preserve">In the software engineering process for </w:t>
      </w:r>
      <w:r w:rsidR="00736A81">
        <w:rPr>
          <w:b/>
          <w:bCs/>
        </w:rPr>
        <w:t>LuxAura</w:t>
      </w:r>
      <w:r>
        <w:rPr>
          <w:b/>
          <w:bCs/>
        </w:rPr>
        <w:t xml:space="preserve"> Watch Store</w:t>
      </w:r>
      <w:r>
        <w:t xml:space="preserve">, system design, including both input and output design, is foundational for building a quality, reliable, and user-friendly e-commerce platform. Input design ensures that customer and product data is captured accurately and efficiently, while output design guarantees that users receive product details and order information in a well-structured and understandable manner. These steps are critical for the success of the online store, as they directly impact both the functionality and usability of the final product. By focusing on these design principles, developers can ensure that </w:t>
      </w:r>
      <w:r w:rsidR="00736A81">
        <w:rPr>
          <w:b/>
          <w:bCs/>
        </w:rPr>
        <w:t>LuxAura</w:t>
      </w:r>
      <w:r>
        <w:rPr>
          <w:b/>
          <w:bCs/>
        </w:rPr>
        <w:t xml:space="preserve"> Watch Store</w:t>
      </w:r>
      <w:r>
        <w:t xml:space="preserve"> meets user needs, operates efficiently, and remains scalable for future growth</w:t>
      </w:r>
    </w:p>
    <w:p w:rsidR="00E150B0" w:rsidRPr="00B717B4" w:rsidRDefault="00B717B4" w:rsidP="00DE6008">
      <w:pPr>
        <w:jc w:val="both"/>
        <w:rPr>
          <w:rFonts w:ascii="Times New Roman" w:eastAsia="Times New Roman" w:hAnsi="Times New Roman" w:cs="Times New Roman"/>
          <w:sz w:val="24"/>
          <w:szCs w:val="24"/>
          <w:lang w:eastAsia="en-IN"/>
        </w:rPr>
      </w:pPr>
      <w:r>
        <w:br w:type="page"/>
      </w:r>
    </w:p>
    <w:p w:rsidR="00B51B90" w:rsidRPr="00977BDB" w:rsidRDefault="00F656AC" w:rsidP="00EF772C">
      <w:pPr>
        <w:pStyle w:val="ListParagraph"/>
        <w:numPr>
          <w:ilvl w:val="1"/>
          <w:numId w:val="3"/>
        </w:numPr>
        <w:spacing w:before="319" w:line="480" w:lineRule="auto"/>
        <w:ind w:right="2800"/>
        <w:jc w:val="center"/>
        <w:rPr>
          <w:rFonts w:ascii="Times New Roman" w:eastAsia="Times New Roman" w:hAnsi="Times New Roman" w:cs="Times New Roman"/>
          <w:b/>
          <w:bCs/>
          <w:noProof/>
          <w:color w:val="000000"/>
          <w:spacing w:val="-48"/>
          <w:sz w:val="32"/>
          <w:szCs w:val="32"/>
          <w:u w:val="single" w:color="000000"/>
        </w:rPr>
      </w:pPr>
      <w:r w:rsidRPr="00977BDB">
        <w:rPr>
          <w:rFonts w:ascii="Times New Roman" w:eastAsia="Times New Roman" w:hAnsi="Times New Roman" w:cs="Times New Roman"/>
          <w:b/>
          <w:bCs/>
          <w:noProof/>
          <w:color w:val="000000"/>
          <w:spacing w:val="-4"/>
          <w:sz w:val="32"/>
          <w:szCs w:val="32"/>
          <w:u w:val="single" w:color="000000"/>
        </w:rPr>
        <w:lastRenderedPageBreak/>
        <w:t>DATABASE DESIGN</w:t>
      </w:r>
    </w:p>
    <w:p w:rsidR="00F656AC" w:rsidRDefault="0047127F">
      <w:pPr>
        <w:spacing w:before="281" w:line="480" w:lineRule="auto"/>
        <w:jc w:val="both"/>
        <w:rPr>
          <w:rFonts w:ascii="Times New Roman" w:eastAsia="Times New Roman" w:hAnsi="Times New Roman" w:cs="Times New Roman"/>
          <w:b/>
          <w:bCs/>
          <w:noProof/>
          <w:color w:val="000000"/>
          <w:spacing w:val="-2"/>
          <w:sz w:val="28"/>
          <w:szCs w:val="28"/>
          <w:u w:val="single" w:color="000000"/>
        </w:rPr>
        <w:pPrChange w:id="20" w:author="CHETAN SONI" w:date="2026-02-16T23:09:00Z">
          <w:pPr>
            <w:spacing w:before="281" w:line="480" w:lineRule="auto"/>
            <w:ind w:left="720" w:firstLine="1"/>
          </w:pPr>
        </w:pPrChange>
      </w:pPr>
      <w:r w:rsidRPr="00281B69">
        <w:rPr>
          <w:noProof/>
          <w:lang w:eastAsia="en-IN"/>
        </w:rPr>
        <w:drawing>
          <wp:anchor distT="0" distB="0" distL="114300" distR="114300" simplePos="0" relativeHeight="251660800" behindDoc="0" locked="0" layoutInCell="1" allowOverlap="1">
            <wp:simplePos x="0" y="0"/>
            <wp:positionH relativeFrom="column">
              <wp:posOffset>1032510</wp:posOffset>
            </wp:positionH>
            <wp:positionV relativeFrom="page">
              <wp:posOffset>2241176</wp:posOffset>
            </wp:positionV>
            <wp:extent cx="3886200" cy="1733550"/>
            <wp:effectExtent l="19050" t="19050" r="19050" b="1905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886200" cy="1733550"/>
                    </a:xfrm>
                    <a:prstGeom prst="rect">
                      <a:avLst/>
                    </a:prstGeom>
                    <a:ln w="12700">
                      <a:solidFill>
                        <a:schemeClr val="tx1"/>
                      </a:solidFill>
                    </a:ln>
                  </pic:spPr>
                </pic:pic>
              </a:graphicData>
            </a:graphic>
          </wp:anchor>
        </w:drawing>
      </w:r>
      <w:r w:rsidR="00EF6270">
        <w:rPr>
          <w:rFonts w:ascii="Times New Roman" w:eastAsia="Times New Roman" w:hAnsi="Times New Roman" w:cs="Times New Roman"/>
          <w:b/>
          <w:bCs/>
          <w:noProof/>
          <w:color w:val="000000"/>
          <w:spacing w:val="-2"/>
          <w:sz w:val="28"/>
          <w:szCs w:val="28"/>
          <w:u w:val="single" w:color="000000"/>
        </w:rPr>
        <w:t>TABLE 1: Address</w:t>
      </w:r>
    </w:p>
    <w:p w:rsidR="0028123B" w:rsidDel="000C5991" w:rsidRDefault="0028123B" w:rsidP="00DE6008">
      <w:pPr>
        <w:spacing w:before="281" w:line="480" w:lineRule="auto"/>
        <w:ind w:left="720" w:firstLine="1"/>
        <w:jc w:val="both"/>
        <w:rPr>
          <w:del w:id="21" w:author="CHETAN SONI" w:date="2026-02-16T23:09:00Z"/>
          <w:rFonts w:ascii="Times New Roman" w:eastAsia="Times New Roman" w:hAnsi="Times New Roman" w:cs="Times New Roman"/>
          <w:b/>
          <w:bCs/>
          <w:noProof/>
          <w:color w:val="000000"/>
          <w:spacing w:val="-20"/>
          <w:sz w:val="28"/>
          <w:szCs w:val="28"/>
          <w:u w:val="single" w:color="000000"/>
        </w:rPr>
      </w:pPr>
    </w:p>
    <w:p w:rsidR="00E150B0" w:rsidDel="000C5991" w:rsidRDefault="00E150B0">
      <w:pPr>
        <w:spacing w:before="281" w:line="480" w:lineRule="auto"/>
        <w:ind w:left="720" w:firstLine="1"/>
        <w:jc w:val="both"/>
        <w:rPr>
          <w:del w:id="22" w:author="CHETAN SONI" w:date="2026-02-16T23:09:00Z"/>
        </w:rPr>
        <w:pPrChange w:id="23" w:author="CHETAN SONI" w:date="2026-02-16T23:09:00Z">
          <w:pPr>
            <w:pStyle w:val="NormalWeb"/>
            <w:spacing w:line="480" w:lineRule="auto"/>
          </w:pPr>
        </w:pPrChange>
      </w:pPr>
    </w:p>
    <w:p w:rsidR="000C5991" w:rsidRDefault="000C5991">
      <w:pPr>
        <w:spacing w:before="281" w:line="480" w:lineRule="auto"/>
        <w:jc w:val="both"/>
        <w:rPr>
          <w:ins w:id="24" w:author="CHETAN SONI" w:date="2026-02-16T23:09:00Z"/>
          <w:rFonts w:ascii="Times New Roman" w:eastAsia="Times New Roman" w:hAnsi="Times New Roman" w:cs="Times New Roman"/>
          <w:b/>
          <w:bCs/>
          <w:noProof/>
          <w:color w:val="000000"/>
          <w:spacing w:val="-2"/>
          <w:sz w:val="28"/>
          <w:szCs w:val="28"/>
          <w:u w:val="single" w:color="000000"/>
        </w:rPr>
        <w:pPrChange w:id="25" w:author="CHETAN SONI" w:date="2026-02-16T23:09:00Z">
          <w:pPr>
            <w:spacing w:before="281" w:line="480" w:lineRule="auto"/>
            <w:ind w:left="720" w:firstLine="1"/>
          </w:pPr>
        </w:pPrChange>
      </w:pPr>
    </w:p>
    <w:p w:rsidR="007B39A3" w:rsidRPr="00EF6270" w:rsidRDefault="0047127F">
      <w:pPr>
        <w:spacing w:before="281" w:line="480" w:lineRule="auto"/>
        <w:jc w:val="both"/>
        <w:rPr>
          <w:rFonts w:ascii="Times New Roman" w:eastAsia="Times New Roman" w:hAnsi="Times New Roman" w:cs="Times New Roman"/>
          <w:b/>
          <w:bCs/>
          <w:noProof/>
          <w:color w:val="000000"/>
          <w:spacing w:val="-20"/>
          <w:sz w:val="28"/>
          <w:szCs w:val="28"/>
          <w:u w:val="single" w:color="000000"/>
        </w:rPr>
        <w:pPrChange w:id="26" w:author="CHETAN SONI" w:date="2026-02-16T23:09:00Z">
          <w:pPr>
            <w:spacing w:before="281" w:line="480" w:lineRule="auto"/>
            <w:ind w:left="720" w:firstLine="1"/>
          </w:pPr>
        </w:pPrChange>
      </w:pPr>
      <w:r w:rsidRPr="007B39A3">
        <w:rPr>
          <w:noProof/>
          <w:lang w:eastAsia="en-IN"/>
        </w:rPr>
        <w:drawing>
          <wp:anchor distT="0" distB="0" distL="114300" distR="114300" simplePos="0" relativeHeight="251740672" behindDoc="1" locked="0" layoutInCell="1" allowOverlap="1">
            <wp:simplePos x="0" y="0"/>
            <wp:positionH relativeFrom="column">
              <wp:posOffset>927586</wp:posOffset>
            </wp:positionH>
            <wp:positionV relativeFrom="page">
              <wp:posOffset>5311140</wp:posOffset>
            </wp:positionV>
            <wp:extent cx="4222115" cy="1304290"/>
            <wp:effectExtent l="19050" t="19050" r="26035" b="1016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222115" cy="130429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1C480D">
        <w:rPr>
          <w:rFonts w:ascii="Times New Roman" w:eastAsia="Times New Roman" w:hAnsi="Times New Roman" w:cs="Times New Roman"/>
          <w:b/>
          <w:bCs/>
          <w:noProof/>
          <w:color w:val="000000"/>
          <w:spacing w:val="-2"/>
          <w:sz w:val="28"/>
          <w:szCs w:val="28"/>
          <w:u w:val="single" w:color="000000"/>
        </w:rPr>
        <w:t xml:space="preserve">TABLE </w:t>
      </w:r>
      <w:r w:rsidR="004D269B">
        <w:rPr>
          <w:rFonts w:ascii="Times New Roman" w:eastAsia="Times New Roman" w:hAnsi="Times New Roman" w:cs="Times New Roman"/>
          <w:b/>
          <w:bCs/>
          <w:noProof/>
          <w:color w:val="000000"/>
          <w:spacing w:val="-2"/>
          <w:sz w:val="28"/>
          <w:szCs w:val="28"/>
          <w:u w:val="single" w:color="000000"/>
        </w:rPr>
        <w:t>2</w:t>
      </w:r>
      <w:r w:rsidR="00EF6270">
        <w:rPr>
          <w:rFonts w:ascii="Times New Roman" w:eastAsia="Times New Roman" w:hAnsi="Times New Roman" w:cs="Times New Roman"/>
          <w:b/>
          <w:bCs/>
          <w:noProof/>
          <w:color w:val="000000"/>
          <w:spacing w:val="-2"/>
          <w:sz w:val="28"/>
          <w:szCs w:val="28"/>
          <w:u w:val="single" w:color="000000"/>
        </w:rPr>
        <w:t xml:space="preserve">: </w:t>
      </w:r>
      <w:r w:rsidR="001C480D">
        <w:rPr>
          <w:rFonts w:ascii="Times New Roman" w:eastAsia="Times New Roman" w:hAnsi="Times New Roman" w:cs="Times New Roman"/>
          <w:b/>
          <w:bCs/>
          <w:noProof/>
          <w:color w:val="000000"/>
          <w:spacing w:val="-2"/>
          <w:sz w:val="28"/>
          <w:szCs w:val="28"/>
          <w:u w:val="single" w:color="000000"/>
        </w:rPr>
        <w:t>Admin</w:t>
      </w:r>
    </w:p>
    <w:p w:rsidR="007B39A3" w:rsidDel="000C5991" w:rsidRDefault="007B39A3" w:rsidP="00DE6008">
      <w:pPr>
        <w:pStyle w:val="NormalWeb"/>
        <w:spacing w:line="480" w:lineRule="auto"/>
        <w:jc w:val="both"/>
        <w:rPr>
          <w:del w:id="27" w:author="CHETAN SONI" w:date="2026-02-16T23:09:00Z"/>
        </w:rPr>
      </w:pPr>
    </w:p>
    <w:p w:rsidR="00AE45B2" w:rsidRDefault="00AE45B2">
      <w:pPr>
        <w:pStyle w:val="NormalWeb"/>
        <w:spacing w:line="480" w:lineRule="auto"/>
        <w:jc w:val="both"/>
        <w:pPrChange w:id="28" w:author="CHETAN SONI" w:date="2026-02-16T23:09:00Z">
          <w:pPr>
            <w:pStyle w:val="NormalWeb"/>
            <w:spacing w:line="480" w:lineRule="auto"/>
          </w:pPr>
        </w:pPrChange>
      </w:pPr>
    </w:p>
    <w:p w:rsidR="007B39A3" w:rsidRPr="00073455" w:rsidDel="000C5991" w:rsidRDefault="008D0912" w:rsidP="003A24ED">
      <w:pPr>
        <w:spacing w:before="281" w:line="480" w:lineRule="auto"/>
        <w:jc w:val="both"/>
        <w:rPr>
          <w:del w:id="29" w:author="CHETAN SONI" w:date="2026-02-16T23:09:00Z"/>
          <w:rFonts w:ascii="Times New Roman" w:eastAsia="Times New Roman" w:hAnsi="Times New Roman" w:cs="Times New Roman"/>
          <w:b/>
          <w:bCs/>
          <w:noProof/>
          <w:color w:val="000000"/>
          <w:spacing w:val="-2"/>
          <w:sz w:val="28"/>
          <w:szCs w:val="28"/>
          <w:u w:val="single" w:color="000000"/>
        </w:rPr>
      </w:pPr>
      <w:r w:rsidRPr="007B39A3">
        <w:rPr>
          <w:noProof/>
          <w:lang w:eastAsia="en-IN"/>
        </w:rPr>
        <w:drawing>
          <wp:anchor distT="0" distB="0" distL="114300" distR="114300" simplePos="0" relativeHeight="251589120" behindDoc="0" locked="0" layoutInCell="1" allowOverlap="1">
            <wp:simplePos x="0" y="0"/>
            <wp:positionH relativeFrom="column">
              <wp:posOffset>779780</wp:posOffset>
            </wp:positionH>
            <wp:positionV relativeFrom="page">
              <wp:posOffset>7839075</wp:posOffset>
            </wp:positionV>
            <wp:extent cx="4896485" cy="1680845"/>
            <wp:effectExtent l="19050" t="19050" r="18415" b="14605"/>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896485" cy="1680845"/>
                    </a:xfrm>
                    <a:prstGeom prst="rect">
                      <a:avLst/>
                    </a:prstGeom>
                    <a:ln w="12700">
                      <a:solidFill>
                        <a:schemeClr val="tx1"/>
                      </a:solidFill>
                    </a:ln>
                  </pic:spPr>
                </pic:pic>
              </a:graphicData>
            </a:graphic>
            <wp14:sizeRelV relativeFrom="margin">
              <wp14:pctHeight>0</wp14:pctHeight>
            </wp14:sizeRelV>
          </wp:anchor>
        </w:drawing>
      </w:r>
      <w:r w:rsidR="004D269B">
        <w:rPr>
          <w:rFonts w:ascii="Times New Roman" w:eastAsia="Times New Roman" w:hAnsi="Times New Roman" w:cs="Times New Roman"/>
          <w:b/>
          <w:bCs/>
          <w:noProof/>
          <w:color w:val="000000"/>
          <w:spacing w:val="-2"/>
          <w:sz w:val="28"/>
          <w:szCs w:val="28"/>
          <w:u w:val="single" w:color="000000"/>
        </w:rPr>
        <w:t>TABLE 3</w:t>
      </w:r>
      <w:r w:rsidR="001C480D">
        <w:rPr>
          <w:rFonts w:ascii="Times New Roman" w:eastAsia="Times New Roman" w:hAnsi="Times New Roman" w:cs="Times New Roman"/>
          <w:b/>
          <w:bCs/>
          <w:noProof/>
          <w:color w:val="000000"/>
          <w:spacing w:val="-2"/>
          <w:sz w:val="28"/>
          <w:szCs w:val="28"/>
          <w:u w:val="single" w:color="000000"/>
        </w:rPr>
        <w:t>: Cart</w:t>
      </w:r>
    </w:p>
    <w:p w:rsidR="00AE45B2" w:rsidRDefault="00AE45B2">
      <w:pPr>
        <w:pPrChange w:id="30" w:author="CHETAN SONI" w:date="2026-02-16T23:09:00Z">
          <w:pPr>
            <w:pStyle w:val="NormalWeb"/>
            <w:spacing w:line="480" w:lineRule="auto"/>
          </w:pPr>
        </w:pPrChange>
      </w:pPr>
    </w:p>
    <w:p w:rsidR="004D269B" w:rsidRPr="004D269B" w:rsidRDefault="00852B9D">
      <w:pPr>
        <w:spacing w:before="281" w:line="480" w:lineRule="auto"/>
        <w:jc w:val="both"/>
        <w:rPr>
          <w:rFonts w:ascii="Times New Roman" w:eastAsia="Times New Roman" w:hAnsi="Times New Roman" w:cs="Times New Roman"/>
          <w:b/>
          <w:bCs/>
          <w:noProof/>
          <w:color w:val="000000"/>
          <w:spacing w:val="-20"/>
          <w:sz w:val="28"/>
          <w:szCs w:val="28"/>
          <w:u w:val="single" w:color="000000"/>
        </w:rPr>
        <w:pPrChange w:id="31" w:author="CHETAN SONI" w:date="2026-02-16T23:09:00Z">
          <w:pPr>
            <w:spacing w:before="281" w:line="480" w:lineRule="auto"/>
            <w:ind w:left="720" w:firstLine="1"/>
          </w:pPr>
        </w:pPrChange>
      </w:pPr>
      <w:r w:rsidRPr="007B39A3">
        <w:rPr>
          <w:noProof/>
          <w:lang w:eastAsia="en-IN"/>
        </w:rPr>
        <w:lastRenderedPageBreak/>
        <w:drawing>
          <wp:anchor distT="0" distB="0" distL="114300" distR="114300" simplePos="0" relativeHeight="251605504" behindDoc="0" locked="0" layoutInCell="1" allowOverlap="1">
            <wp:simplePos x="0" y="0"/>
            <wp:positionH relativeFrom="column">
              <wp:posOffset>672241</wp:posOffset>
            </wp:positionH>
            <wp:positionV relativeFrom="page">
              <wp:posOffset>1532890</wp:posOffset>
            </wp:positionV>
            <wp:extent cx="4638675" cy="1200150"/>
            <wp:effectExtent l="19050" t="19050" r="28575" b="1905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638675" cy="1200150"/>
                    </a:xfrm>
                    <a:prstGeom prst="rect">
                      <a:avLst/>
                    </a:prstGeom>
                    <a:ln w="12700">
                      <a:solidFill>
                        <a:schemeClr val="tx1"/>
                      </a:solidFill>
                    </a:ln>
                  </pic:spPr>
                </pic:pic>
              </a:graphicData>
            </a:graphic>
            <wp14:sizeRelH relativeFrom="margin">
              <wp14:pctWidth>0</wp14:pctWidth>
            </wp14:sizeRelH>
          </wp:anchor>
        </w:drawing>
      </w:r>
      <w:r w:rsidR="004D269B">
        <w:rPr>
          <w:rFonts w:ascii="Times New Roman" w:eastAsia="Times New Roman" w:hAnsi="Times New Roman" w:cs="Times New Roman"/>
          <w:b/>
          <w:bCs/>
          <w:noProof/>
          <w:color w:val="000000"/>
          <w:spacing w:val="-2"/>
          <w:sz w:val="28"/>
          <w:szCs w:val="28"/>
          <w:u w:val="single" w:color="000000"/>
        </w:rPr>
        <w:t>TABLE 4: Order_Items</w:t>
      </w:r>
    </w:p>
    <w:p w:rsidR="00BE2466" w:rsidRDefault="00BE2466" w:rsidP="00DE6008">
      <w:pPr>
        <w:pStyle w:val="NormalWeb"/>
        <w:spacing w:line="480" w:lineRule="auto"/>
        <w:jc w:val="both"/>
      </w:pPr>
    </w:p>
    <w:p w:rsidR="00BE2466" w:rsidRDefault="009319B0" w:rsidP="00D52928">
      <w:pPr>
        <w:spacing w:before="281" w:line="480" w:lineRule="auto"/>
        <w:jc w:val="both"/>
        <w:rPr>
          <w:rFonts w:ascii="Times New Roman" w:eastAsia="Times New Roman" w:hAnsi="Times New Roman" w:cs="Times New Roman"/>
          <w:b/>
          <w:bCs/>
          <w:noProof/>
          <w:color w:val="000000"/>
          <w:spacing w:val="-2"/>
          <w:sz w:val="28"/>
          <w:szCs w:val="28"/>
          <w:u w:val="single" w:color="000000"/>
        </w:rPr>
      </w:pPr>
      <w:r w:rsidRPr="007B39A3">
        <w:rPr>
          <w:noProof/>
          <w:lang w:eastAsia="en-IN"/>
        </w:rPr>
        <w:drawing>
          <wp:anchor distT="0" distB="0" distL="114300" distR="114300" simplePos="0" relativeHeight="251619840" behindDoc="0" locked="0" layoutInCell="1" allowOverlap="1">
            <wp:simplePos x="0" y="0"/>
            <wp:positionH relativeFrom="column">
              <wp:posOffset>194048</wp:posOffset>
            </wp:positionH>
            <wp:positionV relativeFrom="page">
              <wp:posOffset>3928745</wp:posOffset>
            </wp:positionV>
            <wp:extent cx="5731510" cy="1659890"/>
            <wp:effectExtent l="19050" t="19050" r="21590" b="1651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1659890"/>
                    </a:xfrm>
                    <a:prstGeom prst="rect">
                      <a:avLst/>
                    </a:prstGeom>
                    <a:ln w="12700">
                      <a:solidFill>
                        <a:schemeClr val="tx1"/>
                      </a:solidFill>
                    </a:ln>
                  </pic:spPr>
                </pic:pic>
              </a:graphicData>
            </a:graphic>
          </wp:anchor>
        </w:drawing>
      </w:r>
      <w:r w:rsidR="00BE2466">
        <w:rPr>
          <w:rFonts w:ascii="Times New Roman" w:eastAsia="Times New Roman" w:hAnsi="Times New Roman" w:cs="Times New Roman"/>
          <w:b/>
          <w:bCs/>
          <w:noProof/>
          <w:color w:val="000000"/>
          <w:spacing w:val="-2"/>
          <w:sz w:val="28"/>
          <w:szCs w:val="28"/>
          <w:u w:val="single" w:color="000000"/>
        </w:rPr>
        <w:t>TABLE 5:</w:t>
      </w:r>
      <w:r w:rsidR="00564683">
        <w:rPr>
          <w:rFonts w:ascii="Times New Roman" w:eastAsia="Times New Roman" w:hAnsi="Times New Roman" w:cs="Times New Roman"/>
          <w:b/>
          <w:bCs/>
          <w:noProof/>
          <w:color w:val="000000"/>
          <w:spacing w:val="-2"/>
          <w:sz w:val="28"/>
          <w:szCs w:val="28"/>
          <w:u w:val="single" w:color="000000"/>
        </w:rPr>
        <w:t xml:space="preserve">  </w:t>
      </w:r>
      <w:r w:rsidR="00BE2466">
        <w:rPr>
          <w:rFonts w:ascii="Times New Roman" w:eastAsia="Times New Roman" w:hAnsi="Times New Roman" w:cs="Times New Roman"/>
          <w:b/>
          <w:bCs/>
          <w:noProof/>
          <w:color w:val="000000"/>
          <w:spacing w:val="-2"/>
          <w:sz w:val="28"/>
          <w:szCs w:val="28"/>
          <w:u w:val="single" w:color="000000"/>
        </w:rPr>
        <w:t>Orders</w:t>
      </w:r>
    </w:p>
    <w:p w:rsidR="009319B0" w:rsidRDefault="00C826E1" w:rsidP="009319B0">
      <w:pPr>
        <w:spacing w:before="281" w:line="480" w:lineRule="auto"/>
        <w:jc w:val="both"/>
        <w:rPr>
          <w:rFonts w:ascii="Times New Roman" w:eastAsia="Times New Roman" w:hAnsi="Times New Roman" w:cs="Times New Roman"/>
          <w:b/>
          <w:bCs/>
          <w:noProof/>
          <w:color w:val="000000"/>
          <w:spacing w:val="-2"/>
          <w:sz w:val="28"/>
          <w:szCs w:val="28"/>
          <w:u w:val="single" w:color="000000"/>
        </w:rPr>
      </w:pPr>
      <w:r w:rsidRPr="007B39A3">
        <w:rPr>
          <w:noProof/>
          <w:lang w:eastAsia="en-IN"/>
        </w:rPr>
        <w:drawing>
          <wp:anchor distT="0" distB="0" distL="114300" distR="114300" simplePos="0" relativeHeight="251773440" behindDoc="0" locked="0" layoutInCell="1" allowOverlap="1" wp14:anchorId="1922A818" wp14:editId="61975EAF">
            <wp:simplePos x="0" y="0"/>
            <wp:positionH relativeFrom="column">
              <wp:posOffset>551218</wp:posOffset>
            </wp:positionH>
            <wp:positionV relativeFrom="page">
              <wp:posOffset>6803390</wp:posOffset>
            </wp:positionV>
            <wp:extent cx="5115560" cy="1720850"/>
            <wp:effectExtent l="19050" t="19050" r="27940" b="1270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115560" cy="1720850"/>
                    </a:xfrm>
                    <a:prstGeom prst="rect">
                      <a:avLst/>
                    </a:prstGeom>
                    <a:ln w="12700">
                      <a:solidFill>
                        <a:schemeClr val="tx1"/>
                      </a:solidFill>
                    </a:ln>
                  </pic:spPr>
                </pic:pic>
              </a:graphicData>
            </a:graphic>
            <wp14:sizeRelV relativeFrom="margin">
              <wp14:pctHeight>0</wp14:pctHeight>
            </wp14:sizeRelV>
          </wp:anchor>
        </w:drawing>
      </w:r>
    </w:p>
    <w:p w:rsidR="009319B0" w:rsidRPr="009319B0" w:rsidRDefault="009319B0" w:rsidP="00D52928">
      <w:pPr>
        <w:spacing w:before="281" w:line="480" w:lineRule="auto"/>
        <w:jc w:val="both"/>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t>TABLE 6: Reviews</w:t>
      </w:r>
    </w:p>
    <w:p w:rsidR="00852B9D" w:rsidRPr="007056D2" w:rsidRDefault="00F97D94" w:rsidP="007056D2">
      <w:pPr>
        <w:rPr>
          <w:rFonts w:ascii="Times New Roman" w:eastAsia="Times New Roman" w:hAnsi="Times New Roman" w:cs="Times New Roman"/>
          <w:sz w:val="24"/>
          <w:szCs w:val="24"/>
          <w:lang w:eastAsia="en-IN"/>
        </w:rPr>
      </w:pPr>
      <w:r>
        <w:br w:type="page"/>
      </w:r>
    </w:p>
    <w:p w:rsidR="00963F74" w:rsidRPr="00132488" w:rsidRDefault="007056D2" w:rsidP="00DE6008">
      <w:pPr>
        <w:spacing w:before="281" w:line="480" w:lineRule="auto"/>
        <w:ind w:left="720" w:firstLine="1"/>
        <w:jc w:val="both"/>
        <w:rPr>
          <w:rFonts w:ascii="Times New Roman" w:eastAsia="Times New Roman" w:hAnsi="Times New Roman" w:cs="Times New Roman"/>
          <w:b/>
          <w:bCs/>
          <w:noProof/>
          <w:color w:val="000000"/>
          <w:spacing w:val="-20"/>
          <w:sz w:val="28"/>
          <w:szCs w:val="28"/>
          <w:u w:val="single" w:color="000000"/>
        </w:rPr>
      </w:pPr>
      <w:r w:rsidRPr="007B39A3">
        <w:rPr>
          <w:rFonts w:ascii="Times New Roman" w:eastAsia="Times New Roman" w:hAnsi="Times New Roman" w:cs="Times New Roman"/>
          <w:noProof/>
          <w:sz w:val="24"/>
          <w:szCs w:val="24"/>
          <w:lang w:eastAsia="en-IN"/>
        </w:rPr>
        <w:lastRenderedPageBreak/>
        <w:drawing>
          <wp:anchor distT="0" distB="0" distL="114300" distR="114300" simplePos="0" relativeHeight="251693568" behindDoc="0" locked="0" layoutInCell="1" allowOverlap="1">
            <wp:simplePos x="0" y="0"/>
            <wp:positionH relativeFrom="column">
              <wp:posOffset>1054586</wp:posOffset>
            </wp:positionH>
            <wp:positionV relativeFrom="page">
              <wp:posOffset>1783715</wp:posOffset>
            </wp:positionV>
            <wp:extent cx="3990975" cy="1095375"/>
            <wp:effectExtent l="19050" t="19050" r="28575" b="28575"/>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990975" cy="1095375"/>
                    </a:xfrm>
                    <a:prstGeom prst="rect">
                      <a:avLst/>
                    </a:prstGeom>
                    <a:ln w="12700">
                      <a:solidFill>
                        <a:schemeClr val="tx1"/>
                      </a:solidFill>
                    </a:ln>
                  </pic:spPr>
                </pic:pic>
              </a:graphicData>
            </a:graphic>
          </wp:anchor>
        </w:drawing>
      </w:r>
      <w:r w:rsidR="00132488">
        <w:rPr>
          <w:rFonts w:ascii="Times New Roman" w:eastAsia="Times New Roman" w:hAnsi="Times New Roman" w:cs="Times New Roman"/>
          <w:b/>
          <w:bCs/>
          <w:noProof/>
          <w:color w:val="000000"/>
          <w:spacing w:val="-2"/>
          <w:sz w:val="28"/>
          <w:szCs w:val="28"/>
          <w:u w:val="single" w:color="000000"/>
        </w:rPr>
        <w:t>TABLE 7:</w:t>
      </w:r>
      <w:r w:rsidR="00564683">
        <w:rPr>
          <w:rFonts w:ascii="Times New Roman" w:eastAsia="Times New Roman" w:hAnsi="Times New Roman" w:cs="Times New Roman"/>
          <w:b/>
          <w:bCs/>
          <w:noProof/>
          <w:color w:val="000000"/>
          <w:spacing w:val="-2"/>
          <w:sz w:val="28"/>
          <w:szCs w:val="28"/>
          <w:u w:val="single" w:color="000000"/>
        </w:rPr>
        <w:t xml:space="preserve"> </w:t>
      </w:r>
      <w:r w:rsidR="00132488">
        <w:rPr>
          <w:rFonts w:ascii="Times New Roman" w:eastAsia="Times New Roman" w:hAnsi="Times New Roman" w:cs="Times New Roman"/>
          <w:b/>
          <w:bCs/>
          <w:noProof/>
          <w:color w:val="000000"/>
          <w:spacing w:val="-2"/>
          <w:sz w:val="28"/>
          <w:szCs w:val="28"/>
          <w:u w:val="single" w:color="000000"/>
        </w:rPr>
        <w:t>Users</w:t>
      </w:r>
    </w:p>
    <w:p w:rsidR="007B39A3" w:rsidDel="000C5991" w:rsidRDefault="007B39A3">
      <w:pPr>
        <w:pStyle w:val="NormalWeb"/>
        <w:spacing w:line="480" w:lineRule="auto"/>
        <w:jc w:val="both"/>
        <w:rPr>
          <w:del w:id="32" w:author="CHETAN SONI" w:date="2026-02-16T23:09:00Z"/>
        </w:rPr>
        <w:pPrChange w:id="33" w:author="CHETAN SONI" w:date="2026-02-16T23:07:00Z">
          <w:pPr>
            <w:pStyle w:val="NormalWeb"/>
            <w:spacing w:line="480" w:lineRule="auto"/>
          </w:pPr>
        </w:pPrChange>
      </w:pPr>
    </w:p>
    <w:p w:rsidR="00AE45B2" w:rsidRDefault="00AE45B2">
      <w:pPr>
        <w:pStyle w:val="NormalWeb"/>
        <w:spacing w:line="480" w:lineRule="auto"/>
        <w:jc w:val="both"/>
        <w:pPrChange w:id="34" w:author="CHETAN SONI" w:date="2026-02-16T23:09:00Z">
          <w:pPr>
            <w:pStyle w:val="NormalWeb"/>
            <w:spacing w:line="480" w:lineRule="auto"/>
          </w:pPr>
        </w:pPrChange>
      </w:pPr>
    </w:p>
    <w:p w:rsidR="00132488" w:rsidRPr="00132488" w:rsidRDefault="00444B4A" w:rsidP="00DE6008">
      <w:pPr>
        <w:spacing w:before="281" w:line="480" w:lineRule="auto"/>
        <w:ind w:left="720" w:firstLine="1"/>
        <w:jc w:val="both"/>
        <w:rPr>
          <w:rFonts w:ascii="Times New Roman" w:eastAsia="Times New Roman" w:hAnsi="Times New Roman" w:cs="Times New Roman"/>
          <w:b/>
          <w:bCs/>
          <w:noProof/>
          <w:color w:val="000000"/>
          <w:spacing w:val="-20"/>
          <w:sz w:val="28"/>
          <w:szCs w:val="28"/>
          <w:u w:val="single" w:color="000000"/>
        </w:rPr>
      </w:pPr>
      <w:r w:rsidRPr="007B39A3">
        <w:rPr>
          <w:noProof/>
          <w:lang w:eastAsia="en-IN"/>
        </w:rPr>
        <w:drawing>
          <wp:anchor distT="0" distB="0" distL="114300" distR="114300" simplePos="0" relativeHeight="251704832" behindDoc="0" locked="0" layoutInCell="1" allowOverlap="1">
            <wp:simplePos x="0" y="0"/>
            <wp:positionH relativeFrom="column">
              <wp:posOffset>1052195</wp:posOffset>
            </wp:positionH>
            <wp:positionV relativeFrom="page">
              <wp:posOffset>4093620</wp:posOffset>
            </wp:positionV>
            <wp:extent cx="3952875" cy="1695450"/>
            <wp:effectExtent l="19050" t="19050" r="28575" b="19050"/>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952875" cy="1695450"/>
                    </a:xfrm>
                    <a:prstGeom prst="rect">
                      <a:avLst/>
                    </a:prstGeom>
                    <a:ln w="12700">
                      <a:solidFill>
                        <a:schemeClr val="tx1"/>
                      </a:solidFill>
                    </a:ln>
                  </pic:spPr>
                </pic:pic>
              </a:graphicData>
            </a:graphic>
          </wp:anchor>
        </w:drawing>
      </w:r>
      <w:r w:rsidR="00132488">
        <w:rPr>
          <w:rFonts w:ascii="Times New Roman" w:eastAsia="Times New Roman" w:hAnsi="Times New Roman" w:cs="Times New Roman"/>
          <w:b/>
          <w:bCs/>
          <w:noProof/>
          <w:color w:val="000000"/>
          <w:spacing w:val="-2"/>
          <w:sz w:val="28"/>
          <w:szCs w:val="28"/>
          <w:u w:val="single" w:color="000000"/>
        </w:rPr>
        <w:t xml:space="preserve">TABLE </w:t>
      </w:r>
      <w:r w:rsidR="00564683">
        <w:rPr>
          <w:rFonts w:ascii="Times New Roman" w:eastAsia="Times New Roman" w:hAnsi="Times New Roman" w:cs="Times New Roman"/>
          <w:b/>
          <w:bCs/>
          <w:noProof/>
          <w:color w:val="000000"/>
          <w:spacing w:val="-2"/>
          <w:sz w:val="28"/>
          <w:szCs w:val="28"/>
          <w:u w:val="single" w:color="000000"/>
        </w:rPr>
        <w:t xml:space="preserve">8: </w:t>
      </w:r>
      <w:r w:rsidR="00132488">
        <w:rPr>
          <w:rFonts w:ascii="Times New Roman" w:eastAsia="Times New Roman" w:hAnsi="Times New Roman" w:cs="Times New Roman"/>
          <w:b/>
          <w:bCs/>
          <w:noProof/>
          <w:color w:val="000000"/>
          <w:spacing w:val="-2"/>
          <w:sz w:val="28"/>
          <w:szCs w:val="28"/>
          <w:u w:val="single" w:color="000000"/>
        </w:rPr>
        <w:t>Watches</w:t>
      </w:r>
    </w:p>
    <w:p w:rsidR="007B39A3" w:rsidRPr="003A24ED" w:rsidRDefault="00444B4A">
      <w:pPr>
        <w:pPrChange w:id="35" w:author="CHETAN SONI" w:date="2026-02-16T23:07:00Z">
          <w:pPr>
            <w:pStyle w:val="NormalWeb"/>
            <w:spacing w:line="480" w:lineRule="auto"/>
          </w:pPr>
        </w:pPrChange>
      </w:pPr>
      <w:r w:rsidRPr="001343F3">
        <w:rPr>
          <w:rFonts w:ascii="Times New Roman" w:eastAsia="Times New Roman" w:hAnsi="Times New Roman" w:cs="Times New Roman"/>
          <w:b/>
          <w:bCs/>
          <w:noProof/>
          <w:color w:val="000000"/>
          <w:spacing w:val="-20"/>
          <w:sz w:val="28"/>
          <w:szCs w:val="28"/>
          <w:u w:val="single" w:color="000000"/>
          <w:lang w:eastAsia="en-IN"/>
        </w:rPr>
        <w:drawing>
          <wp:anchor distT="0" distB="0" distL="114300" distR="114300" simplePos="0" relativeHeight="251716096" behindDoc="0" locked="0" layoutInCell="1" allowOverlap="1">
            <wp:simplePos x="0" y="0"/>
            <wp:positionH relativeFrom="column">
              <wp:posOffset>537845</wp:posOffset>
            </wp:positionH>
            <wp:positionV relativeFrom="page">
              <wp:posOffset>6830695</wp:posOffset>
            </wp:positionV>
            <wp:extent cx="4934585" cy="1586230"/>
            <wp:effectExtent l="19050" t="19050" r="18415" b="1397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934585" cy="1586230"/>
                    </a:xfrm>
                    <a:prstGeom prst="rect">
                      <a:avLst/>
                    </a:prstGeom>
                    <a:ln w="12700">
                      <a:solidFill>
                        <a:schemeClr val="tx1"/>
                      </a:solidFill>
                    </a:ln>
                  </pic:spPr>
                </pic:pic>
              </a:graphicData>
            </a:graphic>
            <wp14:sizeRelV relativeFrom="margin">
              <wp14:pctHeight>0</wp14:pctHeight>
            </wp14:sizeRelV>
          </wp:anchor>
        </w:drawing>
      </w:r>
    </w:p>
    <w:p w:rsidR="001343F3" w:rsidRPr="003A24ED" w:rsidRDefault="00D01959" w:rsidP="003A24ED">
      <w:pPr>
        <w:spacing w:before="281" w:line="480" w:lineRule="auto"/>
        <w:ind w:left="720" w:firstLine="1"/>
        <w:jc w:val="both"/>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t xml:space="preserve">TABLE </w:t>
      </w:r>
      <w:r w:rsidR="0063573F">
        <w:rPr>
          <w:rFonts w:ascii="Times New Roman" w:eastAsia="Times New Roman" w:hAnsi="Times New Roman" w:cs="Times New Roman"/>
          <w:b/>
          <w:bCs/>
          <w:noProof/>
          <w:color w:val="000000"/>
          <w:spacing w:val="-2"/>
          <w:sz w:val="28"/>
          <w:szCs w:val="28"/>
          <w:u w:val="single" w:color="000000"/>
        </w:rPr>
        <w:t>9</w:t>
      </w:r>
      <w:r>
        <w:rPr>
          <w:rFonts w:ascii="Times New Roman" w:eastAsia="Times New Roman" w:hAnsi="Times New Roman" w:cs="Times New Roman"/>
          <w:b/>
          <w:bCs/>
          <w:noProof/>
          <w:color w:val="000000"/>
          <w:spacing w:val="-2"/>
          <w:sz w:val="28"/>
          <w:szCs w:val="28"/>
          <w:u w:val="single" w:color="000000"/>
        </w:rPr>
        <w:t>:</w:t>
      </w:r>
      <w:r w:rsidR="00386A5D">
        <w:rPr>
          <w:rFonts w:ascii="Times New Roman" w:eastAsia="Times New Roman" w:hAnsi="Times New Roman" w:cs="Times New Roman"/>
          <w:b/>
          <w:bCs/>
          <w:noProof/>
          <w:color w:val="000000"/>
          <w:spacing w:val="-2"/>
          <w:sz w:val="28"/>
          <w:szCs w:val="28"/>
          <w:u w:val="single" w:color="000000"/>
        </w:rPr>
        <w:t>WishLisT</w:t>
      </w:r>
    </w:p>
    <w:p w:rsidR="005715E6" w:rsidRPr="005715E6" w:rsidRDefault="006C0365">
      <w:pPr>
        <w:jc w:val="both"/>
        <w:rPr>
          <w:rFonts w:ascii="Times New Roman" w:eastAsia="Times New Roman" w:hAnsi="Times New Roman" w:cs="Times New Roman"/>
          <w:sz w:val="24"/>
          <w:szCs w:val="24"/>
          <w:lang w:eastAsia="en-IN"/>
        </w:rPr>
        <w:pPrChange w:id="36" w:author="CHETAN SONI" w:date="2026-02-16T23:08:00Z">
          <w:pPr>
            <w:spacing w:after="0" w:line="480" w:lineRule="auto"/>
          </w:pPr>
        </w:pPrChange>
      </w:pPr>
      <w:ins w:id="37" w:author="CHETAN SONI" w:date="2026-02-16T23:08:00Z">
        <w:r>
          <w:rPr>
            <w:rFonts w:ascii="Times New Roman" w:eastAsia="Times New Roman" w:hAnsi="Times New Roman" w:cs="Times New Roman"/>
            <w:sz w:val="24"/>
            <w:szCs w:val="24"/>
            <w:lang w:eastAsia="en-IN"/>
          </w:rPr>
          <w:br w:type="page"/>
        </w:r>
      </w:ins>
    </w:p>
    <w:p w:rsidR="00966033" w:rsidRPr="004C73AE" w:rsidRDefault="00966033" w:rsidP="009C004B">
      <w:pPr>
        <w:pStyle w:val="ListParagraph"/>
        <w:numPr>
          <w:ilvl w:val="1"/>
          <w:numId w:val="3"/>
        </w:numPr>
        <w:spacing w:line="480" w:lineRule="auto"/>
        <w:jc w:val="center"/>
        <w:rPr>
          <w:rFonts w:ascii="Times New Roman" w:eastAsia="Times New Roman" w:hAnsi="Times New Roman" w:cs="Times New Roman"/>
          <w:b/>
          <w:bCs/>
          <w:sz w:val="32"/>
          <w:szCs w:val="27"/>
          <w:lang w:eastAsia="en-IN"/>
        </w:rPr>
      </w:pPr>
      <w:r w:rsidRPr="004C73AE">
        <w:rPr>
          <w:rFonts w:ascii="Times New Roman" w:eastAsia="Times New Roman" w:hAnsi="Times New Roman" w:cs="Times New Roman"/>
          <w:b/>
          <w:bCs/>
          <w:sz w:val="32"/>
          <w:szCs w:val="27"/>
          <w:u w:val="single"/>
          <w:lang w:eastAsia="en-IN"/>
        </w:rPr>
        <w:lastRenderedPageBreak/>
        <w:t>DATA FLOW DIAGRAM</w:t>
      </w:r>
    </w:p>
    <w:p w:rsidR="00966033" w:rsidRPr="00C5728E" w:rsidRDefault="00966033" w:rsidP="00DE600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5728E">
        <w:rPr>
          <w:rFonts w:ascii="Times New Roman" w:eastAsia="Times New Roman" w:hAnsi="Times New Roman" w:cs="Times New Roman"/>
          <w:sz w:val="24"/>
          <w:szCs w:val="24"/>
          <w:lang w:eastAsia="en-IN"/>
        </w:rPr>
        <w:t>It is a graphical tool used to describe and analyze the flow of data through a system. It focuses on the data flowing into the system, between processes, and in and out of data stores.</w:t>
      </w:r>
    </w:p>
    <w:p w:rsidR="00966033" w:rsidRPr="00F22205" w:rsidRDefault="00966033" w:rsidP="00DE6008">
      <w:pPr>
        <w:pStyle w:val="NormalWeb"/>
        <w:spacing w:line="480" w:lineRule="auto"/>
        <w:jc w:val="both"/>
        <w:rPr>
          <w:b/>
          <w:bCs/>
          <w:sz w:val="28"/>
        </w:rPr>
      </w:pPr>
      <w:r w:rsidRPr="00F22205">
        <w:rPr>
          <w:b/>
          <w:bCs/>
          <w:sz w:val="28"/>
        </w:rPr>
        <w:t>DFDs are of two types:</w:t>
      </w:r>
    </w:p>
    <w:p w:rsidR="00966033" w:rsidRPr="00C5728E" w:rsidRDefault="00966033" w:rsidP="00DE6008">
      <w:pPr>
        <w:numPr>
          <w:ilvl w:val="0"/>
          <w:numId w:val="61"/>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5728E">
        <w:rPr>
          <w:rFonts w:ascii="Times New Roman" w:eastAsia="Times New Roman" w:hAnsi="Times New Roman" w:cs="Times New Roman"/>
          <w:b/>
          <w:bCs/>
          <w:sz w:val="24"/>
          <w:szCs w:val="24"/>
          <w:lang w:eastAsia="en-IN"/>
        </w:rPr>
        <w:t>Physical DFD:</w:t>
      </w:r>
      <w:r w:rsidRPr="00C5728E">
        <w:rPr>
          <w:rFonts w:ascii="Times New Roman" w:eastAsia="Times New Roman" w:hAnsi="Times New Roman" w:cs="Times New Roman"/>
          <w:sz w:val="24"/>
          <w:szCs w:val="24"/>
          <w:lang w:eastAsia="en-IN"/>
        </w:rPr>
        <w:t xml:space="preserve"> The physical DFD is a model of the current system and is used to ensure that the current system has been clearly understood. It depicts </w:t>
      </w:r>
      <w:r w:rsidRPr="00C5728E">
        <w:rPr>
          <w:rFonts w:ascii="Times New Roman" w:eastAsia="Times New Roman" w:hAnsi="Times New Roman" w:cs="Times New Roman"/>
          <w:i/>
          <w:iCs/>
          <w:sz w:val="24"/>
          <w:szCs w:val="24"/>
          <w:lang w:eastAsia="en-IN"/>
        </w:rPr>
        <w:t>how</w:t>
      </w:r>
      <w:r w:rsidRPr="00C5728E">
        <w:rPr>
          <w:rFonts w:ascii="Times New Roman" w:eastAsia="Times New Roman" w:hAnsi="Times New Roman" w:cs="Times New Roman"/>
          <w:sz w:val="24"/>
          <w:szCs w:val="24"/>
          <w:lang w:eastAsia="en-IN"/>
        </w:rPr>
        <w:t xml:space="preserve"> the system will be implemented (e.g., hardware, software, people).</w:t>
      </w:r>
    </w:p>
    <w:p w:rsidR="00966033" w:rsidRPr="00C5728E" w:rsidRDefault="00966033" w:rsidP="00DE6008">
      <w:pPr>
        <w:numPr>
          <w:ilvl w:val="0"/>
          <w:numId w:val="61"/>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5728E">
        <w:rPr>
          <w:rFonts w:ascii="Times New Roman" w:eastAsia="Times New Roman" w:hAnsi="Times New Roman" w:cs="Times New Roman"/>
          <w:b/>
          <w:bCs/>
          <w:sz w:val="24"/>
          <w:szCs w:val="24"/>
          <w:lang w:eastAsia="en-IN"/>
        </w:rPr>
        <w:t>Logical DFD:</w:t>
      </w:r>
      <w:r w:rsidRPr="00C5728E">
        <w:rPr>
          <w:rFonts w:ascii="Times New Roman" w:eastAsia="Times New Roman" w:hAnsi="Times New Roman" w:cs="Times New Roman"/>
          <w:sz w:val="24"/>
          <w:szCs w:val="24"/>
          <w:lang w:eastAsia="en-IN"/>
        </w:rPr>
        <w:t xml:space="preserve"> Logical DFDs are the model of the proposed system. They clearly show the requirements on which the new system should be built, focusing on </w:t>
      </w:r>
      <w:r w:rsidRPr="00C5728E">
        <w:rPr>
          <w:rFonts w:ascii="Times New Roman" w:eastAsia="Times New Roman" w:hAnsi="Times New Roman" w:cs="Times New Roman"/>
          <w:i/>
          <w:iCs/>
          <w:sz w:val="24"/>
          <w:szCs w:val="24"/>
          <w:lang w:eastAsia="en-IN"/>
        </w:rPr>
        <w:t>what</w:t>
      </w:r>
      <w:r w:rsidRPr="00C5728E">
        <w:rPr>
          <w:rFonts w:ascii="Times New Roman" w:eastAsia="Times New Roman" w:hAnsi="Times New Roman" w:cs="Times New Roman"/>
          <w:sz w:val="24"/>
          <w:szCs w:val="24"/>
          <w:lang w:eastAsia="en-IN"/>
        </w:rPr>
        <w:t xml:space="preserve"> the system does rather than </w:t>
      </w:r>
      <w:r w:rsidRPr="00C5728E">
        <w:rPr>
          <w:rFonts w:ascii="Times New Roman" w:eastAsia="Times New Roman" w:hAnsi="Times New Roman" w:cs="Times New Roman"/>
          <w:i/>
          <w:iCs/>
          <w:sz w:val="24"/>
          <w:szCs w:val="24"/>
          <w:lang w:eastAsia="en-IN"/>
        </w:rPr>
        <w:t>how</w:t>
      </w:r>
      <w:r w:rsidRPr="00C5728E">
        <w:rPr>
          <w:rFonts w:ascii="Times New Roman" w:eastAsia="Times New Roman" w:hAnsi="Times New Roman" w:cs="Times New Roman"/>
          <w:sz w:val="24"/>
          <w:szCs w:val="24"/>
          <w:lang w:eastAsia="en-IN"/>
        </w:rPr>
        <w:t xml:space="preserve"> it does it.</w:t>
      </w:r>
    </w:p>
    <w:p w:rsidR="00966033" w:rsidRPr="00F22205" w:rsidRDefault="00966033" w:rsidP="00DE6008">
      <w:pPr>
        <w:pStyle w:val="NormalWeb"/>
        <w:spacing w:line="480" w:lineRule="auto"/>
        <w:jc w:val="both"/>
        <w:rPr>
          <w:b/>
          <w:bCs/>
          <w:sz w:val="28"/>
        </w:rPr>
      </w:pPr>
      <w:r w:rsidRPr="00F22205">
        <w:rPr>
          <w:b/>
          <w:bCs/>
          <w:sz w:val="28"/>
        </w:rPr>
        <w:t xml:space="preserve">Notation Used In DFD: </w:t>
      </w:r>
    </w:p>
    <w:p w:rsidR="00966033" w:rsidRPr="00C5728E" w:rsidRDefault="00966033" w:rsidP="00DE600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5728E">
        <w:rPr>
          <w:rFonts w:ascii="Times New Roman" w:eastAsia="Times New Roman" w:hAnsi="Times New Roman" w:cs="Times New Roman"/>
          <w:sz w:val="24"/>
          <w:szCs w:val="24"/>
          <w:lang w:eastAsia="en-IN"/>
        </w:rPr>
        <w:t>There are four simple notations used to complete DFDs:</w:t>
      </w:r>
    </w:p>
    <w:p w:rsidR="00966033" w:rsidRPr="00C5728E" w:rsidRDefault="00966033" w:rsidP="00DE6008">
      <w:pPr>
        <w:numPr>
          <w:ilvl w:val="0"/>
          <w:numId w:val="6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5728E">
        <w:rPr>
          <w:rFonts w:ascii="Times New Roman" w:eastAsia="Times New Roman" w:hAnsi="Times New Roman" w:cs="Times New Roman"/>
          <w:b/>
          <w:bCs/>
          <w:sz w:val="24"/>
          <w:szCs w:val="24"/>
          <w:lang w:eastAsia="en-IN"/>
        </w:rPr>
        <w:t>Dataflow:</w:t>
      </w:r>
    </w:p>
    <w:p w:rsidR="00966033" w:rsidRPr="00D13537" w:rsidRDefault="00966033" w:rsidP="00DE6008">
      <w:pPr>
        <w:spacing w:before="100" w:beforeAutospacing="1" w:after="100" w:afterAutospacing="1" w:line="480" w:lineRule="auto"/>
        <w:ind w:left="720"/>
        <w:jc w:val="both"/>
        <w:rPr>
          <w:rFonts w:ascii="Times New Roman" w:eastAsia="Times New Roman" w:hAnsi="Times New Roman" w:cs="Times New Roman"/>
          <w:sz w:val="24"/>
          <w:szCs w:val="24"/>
          <w:lang w:eastAsia="en-IN"/>
        </w:rPr>
      </w:pPr>
      <w:r w:rsidRPr="004F0B2D">
        <w:rPr>
          <w:rFonts w:ascii="Times New Roman" w:eastAsia="Times New Roman" w:hAnsi="Times New Roman" w:cs="Times New Roman"/>
          <w:i/>
          <w:iCs/>
          <w:noProof/>
          <w:sz w:val="24"/>
          <w:szCs w:val="24"/>
          <w:lang w:eastAsia="en-IN"/>
        </w:rPr>
        <w:drawing>
          <wp:inline distT="0" distB="0" distL="0" distR="0" wp14:anchorId="61355959" wp14:editId="56B18CF6">
            <wp:extent cx="2467319" cy="733527"/>
            <wp:effectExtent l="19050" t="19050" r="28575" b="285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67319" cy="733527"/>
                    </a:xfrm>
                    <a:prstGeom prst="rect">
                      <a:avLst/>
                    </a:prstGeom>
                    <a:ln w="12700">
                      <a:solidFill>
                        <a:schemeClr val="tx1"/>
                      </a:solidFill>
                    </a:ln>
                  </pic:spPr>
                </pic:pic>
              </a:graphicData>
            </a:graphic>
          </wp:inline>
        </w:drawing>
      </w:r>
    </w:p>
    <w:p w:rsidR="00966033" w:rsidRPr="00C5728E" w:rsidRDefault="00966033" w:rsidP="00DE6008">
      <w:pPr>
        <w:numPr>
          <w:ilvl w:val="0"/>
          <w:numId w:val="6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5728E">
        <w:rPr>
          <w:rFonts w:ascii="Times New Roman" w:eastAsia="Times New Roman" w:hAnsi="Times New Roman" w:cs="Times New Roman"/>
          <w:b/>
          <w:bCs/>
          <w:sz w:val="24"/>
          <w:szCs w:val="24"/>
          <w:lang w:eastAsia="en-IN"/>
        </w:rPr>
        <w:t>External Entity:</w:t>
      </w:r>
    </w:p>
    <w:p w:rsidR="00966033" w:rsidRPr="00001648" w:rsidRDefault="00966033" w:rsidP="00DE6008">
      <w:pPr>
        <w:spacing w:before="100" w:beforeAutospacing="1" w:after="100" w:afterAutospacing="1" w:line="480" w:lineRule="auto"/>
        <w:ind w:left="720"/>
        <w:jc w:val="both"/>
        <w:rPr>
          <w:rFonts w:ascii="Times New Roman" w:eastAsia="Times New Roman" w:hAnsi="Times New Roman" w:cs="Times New Roman"/>
          <w:sz w:val="24"/>
          <w:szCs w:val="24"/>
          <w:lang w:eastAsia="en-IN"/>
        </w:rPr>
      </w:pPr>
      <w:r w:rsidRPr="0058357F">
        <w:rPr>
          <w:rFonts w:ascii="Times New Roman" w:eastAsia="Times New Roman" w:hAnsi="Times New Roman" w:cs="Times New Roman"/>
          <w:noProof/>
          <w:sz w:val="24"/>
          <w:szCs w:val="24"/>
          <w:lang w:eastAsia="en-IN"/>
        </w:rPr>
        <w:drawing>
          <wp:inline distT="0" distB="0" distL="0" distR="0" wp14:anchorId="7479AD34" wp14:editId="7AF69D0C">
            <wp:extent cx="2581635" cy="743054"/>
            <wp:effectExtent l="19050" t="19050" r="9525" b="190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81635" cy="743054"/>
                    </a:xfrm>
                    <a:prstGeom prst="rect">
                      <a:avLst/>
                    </a:prstGeom>
                    <a:ln w="12700">
                      <a:solidFill>
                        <a:schemeClr val="bg1"/>
                      </a:solidFill>
                    </a:ln>
                  </pic:spPr>
                </pic:pic>
              </a:graphicData>
            </a:graphic>
          </wp:inline>
        </w:drawing>
      </w:r>
    </w:p>
    <w:p w:rsidR="00966033" w:rsidRPr="00C5728E" w:rsidRDefault="00966033" w:rsidP="00DE6008">
      <w:pPr>
        <w:numPr>
          <w:ilvl w:val="0"/>
          <w:numId w:val="6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5728E">
        <w:rPr>
          <w:rFonts w:ascii="Times New Roman" w:eastAsia="Times New Roman" w:hAnsi="Times New Roman" w:cs="Times New Roman"/>
          <w:b/>
          <w:bCs/>
          <w:sz w:val="24"/>
          <w:szCs w:val="24"/>
          <w:lang w:eastAsia="en-IN"/>
        </w:rPr>
        <w:lastRenderedPageBreak/>
        <w:t>Process:</w:t>
      </w:r>
    </w:p>
    <w:p w:rsidR="00966033" w:rsidRPr="00774A3D" w:rsidRDefault="00966033" w:rsidP="00DE6008">
      <w:pPr>
        <w:numPr>
          <w:ilvl w:val="0"/>
          <w:numId w:val="6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57790C">
        <w:rPr>
          <w:rFonts w:ascii="Times New Roman" w:eastAsia="Times New Roman" w:hAnsi="Times New Roman" w:cs="Times New Roman"/>
          <w:i/>
          <w:iCs/>
          <w:noProof/>
          <w:sz w:val="24"/>
          <w:szCs w:val="24"/>
          <w:lang w:eastAsia="en-IN"/>
        </w:rPr>
        <w:drawing>
          <wp:inline distT="0" distB="0" distL="0" distR="0" wp14:anchorId="61F3CA9F" wp14:editId="60B119F0">
            <wp:extent cx="2410161" cy="1114581"/>
            <wp:effectExtent l="19050" t="19050" r="9525" b="285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10161" cy="1114581"/>
                    </a:xfrm>
                    <a:prstGeom prst="rect">
                      <a:avLst/>
                    </a:prstGeom>
                    <a:ln w="12700">
                      <a:solidFill>
                        <a:schemeClr val="tx1"/>
                      </a:solidFill>
                    </a:ln>
                  </pic:spPr>
                </pic:pic>
              </a:graphicData>
            </a:graphic>
          </wp:inline>
        </w:drawing>
      </w:r>
    </w:p>
    <w:p w:rsidR="00966033" w:rsidRDefault="00966033" w:rsidP="00DE6008">
      <w:pPr>
        <w:spacing w:before="100" w:beforeAutospacing="1" w:after="100" w:afterAutospacing="1" w:line="480" w:lineRule="auto"/>
        <w:ind w:left="720"/>
        <w:jc w:val="both"/>
        <w:rPr>
          <w:rFonts w:ascii="Times New Roman" w:eastAsia="Times New Roman" w:hAnsi="Times New Roman" w:cs="Times New Roman"/>
          <w:b/>
          <w:bCs/>
          <w:sz w:val="24"/>
          <w:szCs w:val="24"/>
          <w:lang w:eastAsia="en-IN"/>
        </w:rPr>
      </w:pPr>
      <w:r w:rsidRPr="00C5728E">
        <w:rPr>
          <w:rFonts w:ascii="Times New Roman" w:eastAsia="Times New Roman" w:hAnsi="Times New Roman" w:cs="Times New Roman"/>
          <w:b/>
          <w:bCs/>
          <w:sz w:val="24"/>
          <w:szCs w:val="24"/>
          <w:lang w:eastAsia="en-IN"/>
        </w:rPr>
        <w:t>Data store:</w:t>
      </w:r>
    </w:p>
    <w:p w:rsidR="00966033" w:rsidRPr="00C5728E" w:rsidRDefault="00966033" w:rsidP="00DE600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E4739F">
        <w:rPr>
          <w:rFonts w:ascii="Times New Roman" w:eastAsia="Times New Roman" w:hAnsi="Times New Roman" w:cs="Times New Roman"/>
          <w:noProof/>
          <w:sz w:val="24"/>
          <w:szCs w:val="24"/>
          <w:lang w:eastAsia="en-IN"/>
        </w:rPr>
        <w:drawing>
          <wp:inline distT="0" distB="0" distL="0" distR="0" wp14:anchorId="053D06C6" wp14:editId="113993B4">
            <wp:extent cx="2562583" cy="1524213"/>
            <wp:effectExtent l="19050" t="19050" r="28575" b="190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62583" cy="1524213"/>
                    </a:xfrm>
                    <a:prstGeom prst="rect">
                      <a:avLst/>
                    </a:prstGeom>
                    <a:ln w="12700">
                      <a:solidFill>
                        <a:schemeClr val="tx1"/>
                      </a:solidFill>
                    </a:ln>
                  </pic:spPr>
                </pic:pic>
              </a:graphicData>
            </a:graphic>
          </wp:inline>
        </w:drawing>
      </w:r>
    </w:p>
    <w:p w:rsidR="00464FE9" w:rsidRPr="005715E6" w:rsidRDefault="00966033">
      <w:pPr>
        <w:jc w:val="both"/>
        <w:rPr>
          <w:rFonts w:ascii="Times New Roman" w:eastAsia="Times New Roman" w:hAnsi="Times New Roman" w:cs="Times New Roman"/>
          <w:sz w:val="24"/>
          <w:szCs w:val="24"/>
          <w:lang w:eastAsia="en-IN"/>
        </w:rPr>
        <w:pPrChange w:id="38" w:author="CHETAN SONI" w:date="2026-02-16T23:09:00Z">
          <w:pPr>
            <w:spacing w:before="100" w:beforeAutospacing="1" w:after="100" w:afterAutospacing="1" w:line="480" w:lineRule="auto"/>
            <w:ind w:left="720"/>
          </w:pPr>
        </w:pPrChange>
      </w:pPr>
      <w:r>
        <w:rPr>
          <w:rFonts w:ascii="Times New Roman" w:eastAsia="Times New Roman" w:hAnsi="Times New Roman" w:cs="Times New Roman"/>
          <w:sz w:val="24"/>
          <w:szCs w:val="24"/>
          <w:lang w:eastAsia="en-IN"/>
        </w:rPr>
        <w:br w:type="page"/>
      </w:r>
    </w:p>
    <w:p w:rsidR="003E6185" w:rsidRPr="005715E6" w:rsidRDefault="00CA63B4" w:rsidP="00DE6008">
      <w:pPr>
        <w:spacing w:before="100" w:beforeAutospacing="1" w:after="100" w:afterAutospacing="1" w:line="480" w:lineRule="auto"/>
        <w:jc w:val="both"/>
        <w:outlineLvl w:val="2"/>
        <w:rPr>
          <w:rFonts w:ascii="Times New Roman" w:eastAsia="Times New Roman" w:hAnsi="Times New Roman" w:cs="Times New Roman"/>
          <w:b/>
          <w:bCs/>
          <w:sz w:val="27"/>
          <w:szCs w:val="27"/>
          <w:lang w:eastAsia="en-IN"/>
        </w:rPr>
      </w:pPr>
      <w:r w:rsidRPr="009E6E35">
        <w:rPr>
          <w:rFonts w:ascii="Times New Roman" w:eastAsia="Times New Roman" w:hAnsi="Times New Roman" w:cs="Times New Roman"/>
          <w:i/>
          <w:iCs/>
          <w:noProof/>
          <w:sz w:val="24"/>
          <w:szCs w:val="24"/>
          <w:lang w:eastAsia="en-IN"/>
        </w:rPr>
        <w:lastRenderedPageBreak/>
        <w:drawing>
          <wp:anchor distT="0" distB="0" distL="114300" distR="114300" simplePos="0" relativeHeight="251748864" behindDoc="0" locked="0" layoutInCell="1" allowOverlap="1">
            <wp:simplePos x="0" y="0"/>
            <wp:positionH relativeFrom="column">
              <wp:posOffset>26670</wp:posOffset>
            </wp:positionH>
            <wp:positionV relativeFrom="page">
              <wp:posOffset>1626870</wp:posOffset>
            </wp:positionV>
            <wp:extent cx="6166485" cy="2944495"/>
            <wp:effectExtent l="19050" t="19050" r="24765" b="27305"/>
            <wp:wrapTopAndBottom/>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166485" cy="2944495"/>
                    </a:xfrm>
                    <a:prstGeom prst="rect">
                      <a:avLst/>
                    </a:prstGeom>
                    <a:ln w="12700">
                      <a:solidFill>
                        <a:schemeClr val="tx1"/>
                      </a:solidFill>
                    </a:ln>
                  </pic:spPr>
                </pic:pic>
              </a:graphicData>
            </a:graphic>
            <wp14:sizeRelV relativeFrom="margin">
              <wp14:pctHeight>0</wp14:pctHeight>
            </wp14:sizeRelV>
          </wp:anchor>
        </w:drawing>
      </w:r>
      <w:r w:rsidR="00946325">
        <w:rPr>
          <w:rFonts w:ascii="Times New Roman" w:eastAsia="Times New Roman" w:hAnsi="Times New Roman" w:cs="Times New Roman"/>
          <w:b/>
          <w:bCs/>
          <w:sz w:val="27"/>
          <w:szCs w:val="27"/>
          <w:lang w:eastAsia="en-IN"/>
        </w:rPr>
        <w:t>DFD Level 0</w:t>
      </w:r>
      <w:r w:rsidR="000C36DB">
        <w:rPr>
          <w:rFonts w:ascii="Times New Roman" w:eastAsia="Times New Roman" w:hAnsi="Times New Roman" w:cs="Times New Roman"/>
          <w:b/>
          <w:bCs/>
          <w:sz w:val="27"/>
          <w:szCs w:val="27"/>
          <w:lang w:eastAsia="en-IN"/>
        </w:rPr>
        <w:t>:</w:t>
      </w:r>
    </w:p>
    <w:p w:rsidR="003E6185" w:rsidRDefault="003E6185" w:rsidP="00DE6008">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1029FF" w:rsidRPr="005715E6" w:rsidDel="00F515F9" w:rsidRDefault="00CA63B4" w:rsidP="00DE6008">
      <w:pPr>
        <w:spacing w:before="100" w:beforeAutospacing="1" w:after="100" w:afterAutospacing="1" w:line="480" w:lineRule="auto"/>
        <w:jc w:val="both"/>
        <w:outlineLvl w:val="2"/>
        <w:rPr>
          <w:del w:id="39" w:author="CHETAN SONI" w:date="2026-02-16T23:11:00Z"/>
          <w:rFonts w:ascii="Times New Roman" w:eastAsia="Times New Roman" w:hAnsi="Times New Roman" w:cs="Times New Roman"/>
          <w:b/>
          <w:bCs/>
          <w:sz w:val="27"/>
          <w:szCs w:val="27"/>
          <w:lang w:eastAsia="en-IN"/>
        </w:rPr>
      </w:pPr>
      <w:r w:rsidRPr="003E6185">
        <w:rPr>
          <w:rFonts w:ascii="Times New Roman" w:eastAsia="Times New Roman" w:hAnsi="Times New Roman" w:cs="Times New Roman"/>
          <w:noProof/>
          <w:sz w:val="24"/>
          <w:szCs w:val="24"/>
          <w:lang w:eastAsia="en-IN"/>
        </w:rPr>
        <w:drawing>
          <wp:anchor distT="0" distB="0" distL="114300" distR="114300" simplePos="0" relativeHeight="251759104" behindDoc="0" locked="0" layoutInCell="1" allowOverlap="1">
            <wp:simplePos x="0" y="0"/>
            <wp:positionH relativeFrom="column">
              <wp:posOffset>335915</wp:posOffset>
            </wp:positionH>
            <wp:positionV relativeFrom="page">
              <wp:posOffset>5728335</wp:posOffset>
            </wp:positionV>
            <wp:extent cx="5556250" cy="3495675"/>
            <wp:effectExtent l="19050" t="19050" r="25400" b="28575"/>
            <wp:wrapTopAndBottom/>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t="17963"/>
                    <a:stretch/>
                  </pic:blipFill>
                  <pic:spPr bwMode="auto">
                    <a:xfrm>
                      <a:off x="0" y="0"/>
                      <a:ext cx="5556250" cy="3495675"/>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029FF">
        <w:rPr>
          <w:rFonts w:ascii="Times New Roman" w:eastAsia="Times New Roman" w:hAnsi="Times New Roman" w:cs="Times New Roman"/>
          <w:b/>
          <w:bCs/>
          <w:sz w:val="27"/>
          <w:szCs w:val="27"/>
          <w:lang w:eastAsia="en-IN"/>
        </w:rPr>
        <w:t>DFD Level 1:</w:t>
      </w:r>
    </w:p>
    <w:p w:rsidR="003E6185" w:rsidRPr="00FD0E13" w:rsidDel="00F515F9" w:rsidRDefault="00275F60" w:rsidP="00DE6008">
      <w:pPr>
        <w:spacing w:before="100" w:beforeAutospacing="1" w:after="100" w:afterAutospacing="1" w:line="480" w:lineRule="auto"/>
        <w:jc w:val="both"/>
        <w:rPr>
          <w:del w:id="40" w:author="CHETAN SONI" w:date="2026-02-16T23:11:00Z"/>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w:t>
      </w:r>
    </w:p>
    <w:p w:rsidR="00FD0E13" w:rsidDel="00AC4735" w:rsidRDefault="00FD0E13" w:rsidP="00DE6008">
      <w:pPr>
        <w:pStyle w:val="Heading3"/>
        <w:spacing w:line="480" w:lineRule="auto"/>
        <w:jc w:val="both"/>
        <w:rPr>
          <w:del w:id="41" w:author="CHETAN SONI" w:date="2026-02-16T23:08:00Z"/>
        </w:rPr>
      </w:pPr>
    </w:p>
    <w:p w:rsidR="00AC4735" w:rsidRDefault="00AC4735">
      <w:pPr>
        <w:spacing w:before="100" w:beforeAutospacing="1" w:after="100" w:afterAutospacing="1" w:line="480" w:lineRule="auto"/>
        <w:jc w:val="both"/>
        <w:rPr>
          <w:ins w:id="42" w:author="CHETAN SONI" w:date="2026-02-16T23:08:00Z"/>
        </w:rPr>
        <w:pPrChange w:id="43" w:author="CHETAN SONI" w:date="2026-02-16T23:11:00Z">
          <w:pPr>
            <w:pStyle w:val="NormalWeb"/>
            <w:spacing w:line="480" w:lineRule="auto"/>
          </w:pPr>
        </w:pPrChange>
      </w:pPr>
    </w:p>
    <w:p w:rsidR="000C36DB" w:rsidRPr="00783B0E" w:rsidDel="00AC4735" w:rsidRDefault="00F32CCC" w:rsidP="00F32CCC">
      <w:pPr>
        <w:pStyle w:val="NormalWeb"/>
        <w:spacing w:line="480" w:lineRule="auto"/>
        <w:ind w:left="786"/>
        <w:jc w:val="both"/>
        <w:rPr>
          <w:del w:id="44" w:author="CHETAN SONI" w:date="2026-02-16T23:08:00Z"/>
          <w:sz w:val="32"/>
          <w:u w:val="single"/>
        </w:rPr>
      </w:pPr>
      <w:r>
        <w:rPr>
          <w:sz w:val="32"/>
          <w:u w:val="single"/>
        </w:rPr>
        <w:lastRenderedPageBreak/>
        <w:t xml:space="preserve">         </w:t>
      </w:r>
      <w:r w:rsidR="00B07FF5">
        <w:rPr>
          <w:sz w:val="32"/>
          <w:u w:val="single"/>
        </w:rPr>
        <w:t xml:space="preserve">  </w:t>
      </w:r>
      <w:r>
        <w:rPr>
          <w:sz w:val="32"/>
          <w:u w:val="single"/>
        </w:rPr>
        <w:t>10.</w:t>
      </w:r>
      <w:del w:id="45" w:author="CHETAN SONI" w:date="2026-02-16T23:08:00Z">
        <w:r w:rsidR="000C36DB" w:rsidRPr="00783B0E" w:rsidDel="00AC4735">
          <w:rPr>
            <w:sz w:val="32"/>
            <w:u w:val="single"/>
          </w:rPr>
          <w:delText xml:space="preserve">Here is the </w:delText>
        </w:r>
        <w:r w:rsidR="000C36DB" w:rsidRPr="00783B0E" w:rsidDel="00AC4735">
          <w:rPr>
            <w:b/>
            <w:bCs/>
            <w:sz w:val="32"/>
            <w:u w:val="single"/>
          </w:rPr>
          <w:delText>Entity Relationship Diagram (ERD)</w:delText>
        </w:r>
        <w:r w:rsidR="000C36DB" w:rsidRPr="00783B0E" w:rsidDel="00AC4735">
          <w:rPr>
            <w:sz w:val="32"/>
            <w:u w:val="single"/>
          </w:rPr>
          <w:delText xml:space="preserve"> section for </w:delText>
        </w:r>
        <w:r w:rsidR="000C36DB" w:rsidRPr="00783B0E" w:rsidDel="00AC4735">
          <w:rPr>
            <w:b/>
            <w:bCs/>
            <w:sz w:val="32"/>
            <w:u w:val="single"/>
          </w:rPr>
          <w:delText>Shraddha Watch Store</w:delText>
        </w:r>
        <w:r w:rsidR="000C36DB" w:rsidRPr="00783B0E" w:rsidDel="00AC4735">
          <w:rPr>
            <w:sz w:val="32"/>
            <w:u w:val="single"/>
          </w:rPr>
          <w:delText>, including the definitions and the diagram code.</w:delText>
        </w:r>
      </w:del>
    </w:p>
    <w:p w:rsidR="000C36DB" w:rsidRPr="00783B0E" w:rsidDel="00AC4735" w:rsidRDefault="003D4A18" w:rsidP="00F32CCC">
      <w:pPr>
        <w:spacing w:line="480" w:lineRule="auto"/>
        <w:ind w:left="786"/>
        <w:jc w:val="both"/>
        <w:rPr>
          <w:del w:id="46" w:author="CHETAN SONI" w:date="2026-02-16T23:08:00Z"/>
          <w:sz w:val="32"/>
          <w:u w:val="single"/>
        </w:rPr>
      </w:pPr>
      <w:del w:id="47" w:author="CHETAN SONI" w:date="2026-02-16T23:08:00Z">
        <w:r>
          <w:rPr>
            <w:sz w:val="32"/>
            <w:u w:val="single"/>
          </w:rPr>
          <w:pict>
            <v:rect id="_x0000_i1025" style="width:0;height:1.5pt" o:hralign="center" o:hrstd="t" o:hr="t" fillcolor="#a0a0a0" stroked="f"/>
          </w:pict>
        </w:r>
      </w:del>
    </w:p>
    <w:p w:rsidR="000C36DB" w:rsidRPr="00783B0E" w:rsidRDefault="000C36DB" w:rsidP="00F32CCC">
      <w:pPr>
        <w:pStyle w:val="Heading3"/>
        <w:spacing w:line="480" w:lineRule="auto"/>
        <w:ind w:left="786"/>
        <w:jc w:val="both"/>
        <w:rPr>
          <w:sz w:val="32"/>
          <w:u w:val="single"/>
        </w:rPr>
      </w:pPr>
      <w:r w:rsidRPr="00783B0E">
        <w:rPr>
          <w:sz w:val="32"/>
          <w:u w:val="single"/>
        </w:rPr>
        <w:t>ENTITY RELATIONSHIP DIAGRAM</w:t>
      </w:r>
    </w:p>
    <w:p w:rsidR="000C36DB" w:rsidRDefault="000C36DB" w:rsidP="00DE6008">
      <w:pPr>
        <w:pStyle w:val="NormalWeb"/>
        <w:spacing w:line="480" w:lineRule="auto"/>
        <w:jc w:val="both"/>
      </w:pPr>
      <w:r>
        <w:t xml:space="preserve">An Entity Relationship Diagram (ERD) is a graphical representation that depicts the logical structure of a database. It visualizes the relationships between different entities (tables) within the </w:t>
      </w:r>
      <w:r w:rsidR="00736A81">
        <w:rPr>
          <w:b/>
          <w:bCs/>
        </w:rPr>
        <w:t>LuxAura</w:t>
      </w:r>
      <w:r>
        <w:rPr>
          <w:b/>
          <w:bCs/>
        </w:rPr>
        <w:t xml:space="preserve"> Watch Store</w:t>
      </w:r>
      <w:r>
        <w:t xml:space="preserve"> database, ensuring that data is organized efficiently and without redundancy.</w:t>
      </w:r>
    </w:p>
    <w:p w:rsidR="000C36DB" w:rsidRDefault="000C36DB" w:rsidP="00DE6008">
      <w:pPr>
        <w:pStyle w:val="NormalWeb"/>
        <w:spacing w:line="480" w:lineRule="auto"/>
        <w:jc w:val="both"/>
      </w:pPr>
      <w:r>
        <w:t>The core components of an E-R Diagram are:</w:t>
      </w:r>
    </w:p>
    <w:p w:rsidR="000C36DB" w:rsidRDefault="000C36DB" w:rsidP="00DE6008">
      <w:pPr>
        <w:pStyle w:val="NormalWeb"/>
        <w:spacing w:line="480" w:lineRule="auto"/>
        <w:jc w:val="both"/>
      </w:pPr>
      <w:r>
        <w:rPr>
          <w:b/>
          <w:bCs/>
        </w:rPr>
        <w:t>1. Entity:</w:t>
      </w:r>
      <w:r>
        <w:t xml:space="preserve"> An entity is a real-world object or concept that is distinguishable from all other objects. In the context of </w:t>
      </w:r>
      <w:r w:rsidR="00736A81">
        <w:rPr>
          <w:b/>
          <w:bCs/>
        </w:rPr>
        <w:t>LuxAura</w:t>
      </w:r>
      <w:r>
        <w:rPr>
          <w:b/>
          <w:bCs/>
        </w:rPr>
        <w:t xml:space="preserve"> Watch Store</w:t>
      </w:r>
      <w:r>
        <w:t>, key entities include:</w:t>
      </w:r>
    </w:p>
    <w:p w:rsidR="000C36DB" w:rsidRDefault="000C36DB" w:rsidP="00DE6008">
      <w:pPr>
        <w:pStyle w:val="NormalWeb"/>
        <w:numPr>
          <w:ilvl w:val="0"/>
          <w:numId w:val="34"/>
        </w:numPr>
        <w:spacing w:line="480" w:lineRule="auto"/>
        <w:jc w:val="both"/>
      </w:pPr>
      <w:r>
        <w:rPr>
          <w:b/>
          <w:bCs/>
        </w:rPr>
        <w:t>User:</w:t>
      </w:r>
      <w:r>
        <w:t xml:space="preserve"> Represents the customer or admin accessing the system.</w:t>
      </w:r>
    </w:p>
    <w:p w:rsidR="000C36DB" w:rsidRDefault="000C36DB" w:rsidP="00DE6008">
      <w:pPr>
        <w:pStyle w:val="NormalWeb"/>
        <w:numPr>
          <w:ilvl w:val="0"/>
          <w:numId w:val="34"/>
        </w:numPr>
        <w:spacing w:line="480" w:lineRule="auto"/>
        <w:jc w:val="both"/>
      </w:pPr>
      <w:r>
        <w:rPr>
          <w:b/>
          <w:bCs/>
        </w:rPr>
        <w:t>Product:</w:t>
      </w:r>
      <w:r>
        <w:t xml:space="preserve"> Represents the watches available for sale.</w:t>
      </w:r>
    </w:p>
    <w:p w:rsidR="000C36DB" w:rsidRDefault="000C36DB" w:rsidP="00DE6008">
      <w:pPr>
        <w:pStyle w:val="NormalWeb"/>
        <w:numPr>
          <w:ilvl w:val="0"/>
          <w:numId w:val="34"/>
        </w:numPr>
        <w:spacing w:line="480" w:lineRule="auto"/>
        <w:jc w:val="both"/>
      </w:pPr>
      <w:r>
        <w:rPr>
          <w:b/>
          <w:bCs/>
        </w:rPr>
        <w:t>Order:</w:t>
      </w:r>
      <w:r>
        <w:t xml:space="preserve"> Represents a purchase made by a user.</w:t>
      </w:r>
    </w:p>
    <w:p w:rsidR="000C36DB" w:rsidRDefault="000C36DB" w:rsidP="00DE6008">
      <w:pPr>
        <w:pStyle w:val="NormalWeb"/>
        <w:numPr>
          <w:ilvl w:val="0"/>
          <w:numId w:val="34"/>
        </w:numPr>
        <w:spacing w:line="480" w:lineRule="auto"/>
        <w:jc w:val="both"/>
      </w:pPr>
      <w:r>
        <w:rPr>
          <w:b/>
          <w:bCs/>
        </w:rPr>
        <w:t>Category:</w:t>
      </w:r>
      <w:r>
        <w:t xml:space="preserve"> Represents the classification of watches (e.g., Analog, Digital).</w:t>
      </w:r>
    </w:p>
    <w:p w:rsidR="000C36DB" w:rsidRDefault="000C36DB" w:rsidP="00DE6008">
      <w:pPr>
        <w:pStyle w:val="NormalWeb"/>
        <w:spacing w:line="480" w:lineRule="auto"/>
        <w:jc w:val="both"/>
      </w:pPr>
      <w:r>
        <w:rPr>
          <w:b/>
          <w:bCs/>
        </w:rPr>
        <w:t>2. Attribute:</w:t>
      </w:r>
      <w:r>
        <w:t xml:space="preserve"> Attributes are the specific properties or details that describe an entity. For example:</w:t>
      </w:r>
    </w:p>
    <w:p w:rsidR="000C36DB" w:rsidRDefault="000C36DB" w:rsidP="00DE6008">
      <w:pPr>
        <w:pStyle w:val="NormalWeb"/>
        <w:numPr>
          <w:ilvl w:val="0"/>
          <w:numId w:val="35"/>
        </w:numPr>
        <w:spacing w:line="480" w:lineRule="auto"/>
        <w:jc w:val="both"/>
      </w:pPr>
      <w:r>
        <w:rPr>
          <w:b/>
          <w:bCs/>
        </w:rPr>
        <w:t>User Entity:</w:t>
      </w:r>
      <w:r>
        <w:t xml:space="preserve"> Name, Email, Password, Address.</w:t>
      </w:r>
    </w:p>
    <w:p w:rsidR="000C36DB" w:rsidRDefault="000C36DB" w:rsidP="00DE6008">
      <w:pPr>
        <w:pStyle w:val="NormalWeb"/>
        <w:numPr>
          <w:ilvl w:val="0"/>
          <w:numId w:val="35"/>
        </w:numPr>
        <w:spacing w:line="480" w:lineRule="auto"/>
        <w:jc w:val="both"/>
      </w:pPr>
      <w:r>
        <w:rPr>
          <w:b/>
          <w:bCs/>
        </w:rPr>
        <w:t>Product Entity:</w:t>
      </w:r>
      <w:r>
        <w:t xml:space="preserve"> Watch Name, Brand, Price, Stock Quantity.</w:t>
      </w:r>
    </w:p>
    <w:p w:rsidR="000C36DB" w:rsidRDefault="000C36DB" w:rsidP="00DE6008">
      <w:pPr>
        <w:pStyle w:val="NormalWeb"/>
        <w:spacing w:line="480" w:lineRule="auto"/>
        <w:jc w:val="both"/>
      </w:pPr>
      <w:r>
        <w:rPr>
          <w:b/>
          <w:bCs/>
        </w:rPr>
        <w:t>3. Relationship:</w:t>
      </w:r>
      <w:r>
        <w:t xml:space="preserve"> A relationship is an association among several entities. For example:</w:t>
      </w:r>
    </w:p>
    <w:p w:rsidR="000C36DB" w:rsidRDefault="000C36DB" w:rsidP="00DE6008">
      <w:pPr>
        <w:pStyle w:val="NormalWeb"/>
        <w:numPr>
          <w:ilvl w:val="0"/>
          <w:numId w:val="36"/>
        </w:numPr>
        <w:spacing w:line="480" w:lineRule="auto"/>
        <w:jc w:val="both"/>
      </w:pPr>
      <w:r>
        <w:t xml:space="preserve">A </w:t>
      </w:r>
      <w:r>
        <w:rPr>
          <w:b/>
          <w:bCs/>
        </w:rPr>
        <w:t>User</w:t>
      </w:r>
      <w:r>
        <w:t xml:space="preserve"> </w:t>
      </w:r>
      <w:r>
        <w:rPr>
          <w:i/>
          <w:iCs/>
        </w:rPr>
        <w:t>places</w:t>
      </w:r>
      <w:r>
        <w:t xml:space="preserve"> an </w:t>
      </w:r>
      <w:r>
        <w:rPr>
          <w:b/>
          <w:bCs/>
        </w:rPr>
        <w:t>Order</w:t>
      </w:r>
      <w:r>
        <w:t>.</w:t>
      </w:r>
    </w:p>
    <w:p w:rsidR="000C36DB" w:rsidRDefault="000C36DB" w:rsidP="00DE6008">
      <w:pPr>
        <w:pStyle w:val="NormalWeb"/>
        <w:numPr>
          <w:ilvl w:val="0"/>
          <w:numId w:val="36"/>
        </w:numPr>
        <w:spacing w:line="480" w:lineRule="auto"/>
        <w:jc w:val="both"/>
      </w:pPr>
      <w:r>
        <w:t xml:space="preserve">An </w:t>
      </w:r>
      <w:r>
        <w:rPr>
          <w:b/>
          <w:bCs/>
        </w:rPr>
        <w:t>Order</w:t>
      </w:r>
      <w:r>
        <w:t xml:space="preserve"> </w:t>
      </w:r>
      <w:r>
        <w:rPr>
          <w:i/>
          <w:iCs/>
        </w:rPr>
        <w:t>contains</w:t>
      </w:r>
      <w:r>
        <w:t xml:space="preserve"> multiple </w:t>
      </w:r>
      <w:r>
        <w:rPr>
          <w:b/>
          <w:bCs/>
        </w:rPr>
        <w:t>Products</w:t>
      </w:r>
      <w:r>
        <w:t>.</w:t>
      </w:r>
    </w:p>
    <w:p w:rsidR="000C36DB" w:rsidRDefault="000C36DB" w:rsidP="00DE6008">
      <w:pPr>
        <w:pStyle w:val="NormalWeb"/>
        <w:numPr>
          <w:ilvl w:val="0"/>
          <w:numId w:val="36"/>
        </w:numPr>
        <w:spacing w:line="480" w:lineRule="auto"/>
        <w:jc w:val="both"/>
      </w:pPr>
      <w:r>
        <w:t xml:space="preserve">A </w:t>
      </w:r>
      <w:r>
        <w:rPr>
          <w:b/>
          <w:bCs/>
        </w:rPr>
        <w:t>Product</w:t>
      </w:r>
      <w:r>
        <w:t xml:space="preserve"> </w:t>
      </w:r>
      <w:r>
        <w:rPr>
          <w:i/>
          <w:iCs/>
        </w:rPr>
        <w:t>belongs to</w:t>
      </w:r>
      <w:r>
        <w:t xml:space="preserve"> a </w:t>
      </w:r>
      <w:r>
        <w:rPr>
          <w:b/>
          <w:bCs/>
        </w:rPr>
        <w:t>Category</w:t>
      </w:r>
      <w:r>
        <w:t>.</w:t>
      </w:r>
    </w:p>
    <w:p w:rsidR="00732ADE" w:rsidRDefault="00732ADE" w:rsidP="00DE6008">
      <w:pPr>
        <w:pStyle w:val="NormalWeb"/>
        <w:spacing w:line="480" w:lineRule="auto"/>
        <w:jc w:val="both"/>
      </w:pPr>
      <w:r>
        <w:rPr>
          <w:b/>
          <w:bCs/>
        </w:rPr>
        <w:lastRenderedPageBreak/>
        <w:t>4. Weak Entity:</w:t>
      </w:r>
      <w:r>
        <w:t xml:space="preserve"> A Weak Entity is an entity that does not have a primary key of its own. It cannot be uniquely identified by its own attributes alone and depends on the existence of another entity (known as the "Owner" or "Strong" entity).</w:t>
      </w:r>
    </w:p>
    <w:p w:rsidR="00732ADE" w:rsidRDefault="00732ADE" w:rsidP="00DE6008">
      <w:pPr>
        <w:pStyle w:val="NormalWeb"/>
        <w:numPr>
          <w:ilvl w:val="0"/>
          <w:numId w:val="37"/>
        </w:numPr>
        <w:spacing w:line="480" w:lineRule="auto"/>
        <w:jc w:val="both"/>
      </w:pPr>
      <w:r>
        <w:rPr>
          <w:b/>
          <w:bCs/>
        </w:rPr>
        <w:t>Symbol:</w:t>
      </w:r>
      <w:r>
        <w:t xml:space="preserve"> Represented by a double-bordered rectangle.</w:t>
      </w:r>
    </w:p>
    <w:p w:rsidR="00732ADE" w:rsidRDefault="00732ADE" w:rsidP="00DE6008">
      <w:pPr>
        <w:pStyle w:val="NormalWeb"/>
        <w:numPr>
          <w:ilvl w:val="0"/>
          <w:numId w:val="37"/>
        </w:numPr>
        <w:spacing w:line="480" w:lineRule="auto"/>
        <w:jc w:val="both"/>
      </w:pPr>
      <w:r>
        <w:rPr>
          <w:b/>
          <w:bCs/>
        </w:rPr>
        <w:t xml:space="preserve">Example in </w:t>
      </w:r>
      <w:r w:rsidR="00736A81">
        <w:rPr>
          <w:b/>
          <w:bCs/>
        </w:rPr>
        <w:t>LuxAura</w:t>
      </w:r>
      <w:r>
        <w:rPr>
          <w:b/>
          <w:bCs/>
        </w:rPr>
        <w:t xml:space="preserve"> Watch Store:</w:t>
      </w:r>
      <w:r>
        <w:t xml:space="preserve"> The </w:t>
      </w:r>
      <w:r>
        <w:rPr>
          <w:b/>
          <w:bCs/>
        </w:rPr>
        <w:t>Order Details</w:t>
      </w:r>
      <w:r>
        <w:t xml:space="preserve"> (or Order Items) entity is a weak entity. It cannot exist without a corresponding </w:t>
      </w:r>
      <w:r>
        <w:rPr>
          <w:b/>
          <w:bCs/>
        </w:rPr>
        <w:t>Order</w:t>
      </w:r>
      <w:r>
        <w:t>. If an order is deleted, the specific details (like "2 units of Casio G-Shock") associated with that order are also removed.</w:t>
      </w:r>
    </w:p>
    <w:p w:rsidR="00732ADE" w:rsidRDefault="00732ADE" w:rsidP="00DE6008">
      <w:pPr>
        <w:pStyle w:val="NormalWeb"/>
        <w:spacing w:line="480" w:lineRule="auto"/>
        <w:jc w:val="both"/>
      </w:pPr>
      <w:r>
        <w:rPr>
          <w:b/>
          <w:bCs/>
        </w:rPr>
        <w:t>5. Attributes:</w:t>
      </w:r>
      <w:r>
        <w:t xml:space="preserve"> An attribute is a property or characteristic of an entity. It describes the data we want to store for each entity.</w:t>
      </w:r>
    </w:p>
    <w:p w:rsidR="00526B47" w:rsidRPr="00526B47" w:rsidRDefault="00732ADE" w:rsidP="00DE6008">
      <w:pPr>
        <w:pStyle w:val="NormalWeb"/>
        <w:numPr>
          <w:ilvl w:val="0"/>
          <w:numId w:val="38"/>
        </w:numPr>
        <w:spacing w:line="480" w:lineRule="auto"/>
        <w:jc w:val="both"/>
      </w:pPr>
      <w:r>
        <w:rPr>
          <w:b/>
          <w:bCs/>
        </w:rPr>
        <w:t>Symbol:</w:t>
      </w:r>
      <w:r>
        <w:t xml:space="preserve"> Represented by an oval or ellipse.</w:t>
      </w:r>
    </w:p>
    <w:p w:rsidR="00732ADE" w:rsidRDefault="00732ADE" w:rsidP="00DE6008">
      <w:pPr>
        <w:pStyle w:val="NormalWeb"/>
        <w:numPr>
          <w:ilvl w:val="0"/>
          <w:numId w:val="38"/>
        </w:numPr>
        <w:spacing w:line="480" w:lineRule="auto"/>
        <w:jc w:val="both"/>
      </w:pPr>
      <w:r>
        <w:rPr>
          <w:b/>
          <w:bCs/>
        </w:rPr>
        <w:t xml:space="preserve">Example in </w:t>
      </w:r>
      <w:r w:rsidR="00736A81">
        <w:rPr>
          <w:b/>
          <w:bCs/>
        </w:rPr>
        <w:t>LuxAura</w:t>
      </w:r>
      <w:r>
        <w:rPr>
          <w:b/>
          <w:bCs/>
        </w:rPr>
        <w:t xml:space="preserve"> Watch Store:</w:t>
      </w:r>
    </w:p>
    <w:p w:rsidR="00732ADE" w:rsidRDefault="00732ADE" w:rsidP="00DE6008">
      <w:pPr>
        <w:pStyle w:val="NormalWeb"/>
        <w:numPr>
          <w:ilvl w:val="1"/>
          <w:numId w:val="38"/>
        </w:numPr>
        <w:spacing w:line="480" w:lineRule="auto"/>
        <w:jc w:val="both"/>
      </w:pPr>
      <w:r>
        <w:t xml:space="preserve">For the </w:t>
      </w:r>
      <w:r>
        <w:rPr>
          <w:b/>
          <w:bCs/>
        </w:rPr>
        <w:t>Product (Watch)</w:t>
      </w:r>
      <w:r>
        <w:t xml:space="preserve"> entity, attributes include: </w:t>
      </w:r>
      <w:r>
        <w:rPr>
          <w:rStyle w:val="HTMLCode"/>
        </w:rPr>
        <w:t>Watch_ID</w:t>
      </w:r>
      <w:r>
        <w:t xml:space="preserve">, </w:t>
      </w:r>
      <w:r>
        <w:rPr>
          <w:rStyle w:val="HTMLCode"/>
        </w:rPr>
        <w:t>Brand_Name</w:t>
      </w:r>
      <w:r>
        <w:t xml:space="preserve">, </w:t>
      </w:r>
      <w:r>
        <w:rPr>
          <w:rStyle w:val="HTMLCode"/>
        </w:rPr>
        <w:t>Price</w:t>
      </w:r>
      <w:r>
        <w:t xml:space="preserve">, </w:t>
      </w:r>
      <w:r>
        <w:rPr>
          <w:rStyle w:val="HTMLCode"/>
        </w:rPr>
        <w:t>Dial_Color</w:t>
      </w:r>
      <w:r>
        <w:t xml:space="preserve">, and </w:t>
      </w:r>
      <w:r>
        <w:rPr>
          <w:rStyle w:val="HTMLCode"/>
        </w:rPr>
        <w:t>Strap_Material</w:t>
      </w:r>
      <w:r>
        <w:t>.</w:t>
      </w:r>
    </w:p>
    <w:p w:rsidR="00732ADE" w:rsidRDefault="00732ADE" w:rsidP="00DE6008">
      <w:pPr>
        <w:pStyle w:val="NormalWeb"/>
        <w:numPr>
          <w:ilvl w:val="1"/>
          <w:numId w:val="38"/>
        </w:numPr>
        <w:spacing w:line="480" w:lineRule="auto"/>
        <w:jc w:val="both"/>
      </w:pPr>
      <w:r>
        <w:t xml:space="preserve">For the </w:t>
      </w:r>
      <w:r>
        <w:rPr>
          <w:b/>
          <w:bCs/>
        </w:rPr>
        <w:t>User</w:t>
      </w:r>
      <w:r>
        <w:t xml:space="preserve"> entity, attributes include: </w:t>
      </w:r>
      <w:r>
        <w:rPr>
          <w:rStyle w:val="HTMLCode"/>
        </w:rPr>
        <w:t>User_ID</w:t>
      </w:r>
      <w:r>
        <w:t xml:space="preserve">, </w:t>
      </w:r>
      <w:r>
        <w:rPr>
          <w:rStyle w:val="HTMLCode"/>
        </w:rPr>
        <w:t>Email</w:t>
      </w:r>
      <w:r>
        <w:t xml:space="preserve">, </w:t>
      </w:r>
      <w:r>
        <w:rPr>
          <w:rStyle w:val="HTMLCode"/>
        </w:rPr>
        <w:t>Phone_Number</w:t>
      </w:r>
      <w:r>
        <w:t xml:space="preserve">, and </w:t>
      </w:r>
      <w:r>
        <w:rPr>
          <w:rStyle w:val="HTMLCode"/>
        </w:rPr>
        <w:t>Shipping_Address</w:t>
      </w:r>
      <w:r>
        <w:t>.</w:t>
      </w:r>
    </w:p>
    <w:p w:rsidR="00732ADE" w:rsidRDefault="00732ADE" w:rsidP="00DE6008">
      <w:pPr>
        <w:pStyle w:val="NormalWeb"/>
        <w:spacing w:line="480" w:lineRule="auto"/>
        <w:jc w:val="both"/>
      </w:pPr>
      <w:r>
        <w:rPr>
          <w:b/>
          <w:bCs/>
        </w:rPr>
        <w:t>Types of Attributes:</w:t>
      </w:r>
    </w:p>
    <w:p w:rsidR="00732ADE" w:rsidRDefault="00732ADE" w:rsidP="00DE6008">
      <w:pPr>
        <w:pStyle w:val="NormalWeb"/>
        <w:numPr>
          <w:ilvl w:val="0"/>
          <w:numId w:val="39"/>
        </w:numPr>
        <w:spacing w:line="480" w:lineRule="auto"/>
        <w:jc w:val="both"/>
      </w:pPr>
      <w:r>
        <w:rPr>
          <w:b/>
          <w:bCs/>
        </w:rPr>
        <w:t>Key Attribute:</w:t>
      </w:r>
      <w:r>
        <w:t xml:space="preserve"> An attribute that uniquely identifies an entity (e.g., </w:t>
      </w:r>
      <w:r>
        <w:rPr>
          <w:rStyle w:val="HTMLCode"/>
        </w:rPr>
        <w:t>Order_ID</w:t>
      </w:r>
      <w:r>
        <w:t>).</w:t>
      </w:r>
    </w:p>
    <w:p w:rsidR="00732ADE" w:rsidRDefault="00732ADE" w:rsidP="00DE6008">
      <w:pPr>
        <w:pStyle w:val="NormalWeb"/>
        <w:numPr>
          <w:ilvl w:val="0"/>
          <w:numId w:val="39"/>
        </w:numPr>
        <w:spacing w:line="480" w:lineRule="auto"/>
        <w:jc w:val="both"/>
      </w:pPr>
      <w:r>
        <w:rPr>
          <w:b/>
          <w:bCs/>
        </w:rPr>
        <w:t>Composite Attribute:</w:t>
      </w:r>
      <w:r>
        <w:t xml:space="preserve"> An attribute that can be divided into sub-parts (e.g., </w:t>
      </w:r>
      <w:r>
        <w:rPr>
          <w:rStyle w:val="HTMLCode"/>
        </w:rPr>
        <w:t>Address</w:t>
      </w:r>
      <w:r>
        <w:t xml:space="preserve"> can be divided into </w:t>
      </w:r>
      <w:r>
        <w:rPr>
          <w:rStyle w:val="HTMLCode"/>
        </w:rPr>
        <w:t>City</w:t>
      </w:r>
      <w:r>
        <w:t xml:space="preserve">, </w:t>
      </w:r>
      <w:r>
        <w:rPr>
          <w:rStyle w:val="HTMLCode"/>
        </w:rPr>
        <w:t>State</w:t>
      </w:r>
      <w:r>
        <w:t xml:space="preserve">, </w:t>
      </w:r>
      <w:r>
        <w:rPr>
          <w:rStyle w:val="HTMLCode"/>
        </w:rPr>
        <w:t>Zip Code</w:t>
      </w:r>
      <w:r>
        <w:t>).</w:t>
      </w:r>
    </w:p>
    <w:p w:rsidR="00732ADE" w:rsidRPr="00B0627B" w:rsidRDefault="00732ADE" w:rsidP="00DE6008">
      <w:pPr>
        <w:pStyle w:val="NormalWeb"/>
        <w:numPr>
          <w:ilvl w:val="0"/>
          <w:numId w:val="39"/>
        </w:numPr>
        <w:spacing w:line="480" w:lineRule="auto"/>
        <w:jc w:val="both"/>
      </w:pPr>
      <w:r>
        <w:rPr>
          <w:b/>
          <w:bCs/>
        </w:rPr>
        <w:t>Derived Attribute:</w:t>
      </w:r>
      <w:r>
        <w:t xml:space="preserve"> An attribute whose value is derived from other attributes (e.g., </w:t>
      </w:r>
      <w:r>
        <w:rPr>
          <w:rStyle w:val="HTMLCode"/>
        </w:rPr>
        <w:t>Total_Order_Value</w:t>
      </w:r>
      <w:r>
        <w:t xml:space="preserve"> is calculated from </w:t>
      </w:r>
      <w:r>
        <w:rPr>
          <w:rStyle w:val="HTMLCode"/>
        </w:rPr>
        <w:t>Price</w:t>
      </w:r>
      <w:r>
        <w:t xml:space="preserve"> × </w:t>
      </w:r>
      <w:r>
        <w:rPr>
          <w:rStyle w:val="HTMLCode"/>
        </w:rPr>
        <w:t>Quantity</w:t>
      </w:r>
      <w:r>
        <w:t>).</w:t>
      </w:r>
      <w:r w:rsidR="00D64E49">
        <w:br w:type="page"/>
      </w:r>
    </w:p>
    <w:p w:rsidR="00A01EC4" w:rsidRPr="00890828" w:rsidRDefault="00890828" w:rsidP="00890828">
      <w:pPr>
        <w:pStyle w:val="ListParagraph"/>
        <w:ind w:left="786" w:firstLine="654"/>
        <w:jc w:val="both"/>
        <w:rPr>
          <w:rFonts w:ascii="Times New Roman" w:eastAsia="Times New Roman" w:hAnsi="Times New Roman" w:cs="Times New Roman"/>
          <w:b/>
          <w:bCs/>
          <w:noProof/>
          <w:color w:val="000000"/>
          <w:spacing w:val="-2"/>
          <w:sz w:val="32"/>
          <w:szCs w:val="32"/>
          <w:u w:val="single" w:color="000000"/>
        </w:rPr>
      </w:pPr>
      <w:r>
        <w:rPr>
          <w:rFonts w:ascii="Times New Roman" w:eastAsia="Times New Roman" w:hAnsi="Times New Roman" w:cs="Times New Roman"/>
          <w:b/>
          <w:bCs/>
          <w:noProof/>
          <w:color w:val="000000"/>
          <w:spacing w:val="-2"/>
          <w:sz w:val="32"/>
          <w:szCs w:val="32"/>
          <w:u w:val="single" w:color="000000"/>
        </w:rPr>
        <w:lastRenderedPageBreak/>
        <w:t>ENITTY RELATIONSHIP DIAGRAM:</w:t>
      </w:r>
    </w:p>
    <w:p w:rsidR="00A01EC4" w:rsidRDefault="00A35B77" w:rsidP="00DE6008">
      <w:pPr>
        <w:pStyle w:val="ListParagraph"/>
        <w:ind w:left="786" w:firstLine="654"/>
        <w:jc w:val="both"/>
      </w:pPr>
      <w:r w:rsidRPr="00A01EC4">
        <w:rPr>
          <w:noProof/>
          <w:lang w:eastAsia="en-IN"/>
        </w:rPr>
        <w:drawing>
          <wp:anchor distT="0" distB="0" distL="114300" distR="114300" simplePos="0" relativeHeight="251771392" behindDoc="0" locked="0" layoutInCell="1" allowOverlap="1">
            <wp:simplePos x="0" y="0"/>
            <wp:positionH relativeFrom="column">
              <wp:posOffset>-125169</wp:posOffset>
            </wp:positionH>
            <wp:positionV relativeFrom="page">
              <wp:posOffset>1574239</wp:posOffset>
            </wp:positionV>
            <wp:extent cx="6103620" cy="6429375"/>
            <wp:effectExtent l="19050" t="19050" r="11430" b="28575"/>
            <wp:wrapTopAndBottom/>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14415" r="11114"/>
                    <a:stretch/>
                  </pic:blipFill>
                  <pic:spPr bwMode="auto">
                    <a:xfrm>
                      <a:off x="0" y="0"/>
                      <a:ext cx="6103620" cy="6429375"/>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732ADE" w:rsidRDefault="00732ADE" w:rsidP="00DE6008">
      <w:pPr>
        <w:pStyle w:val="NormalWeb"/>
        <w:spacing w:line="480" w:lineRule="auto"/>
        <w:jc w:val="both"/>
      </w:pPr>
    </w:p>
    <w:p w:rsidR="00732ADE" w:rsidDel="00C72B53" w:rsidRDefault="00732ADE" w:rsidP="00833E48">
      <w:pPr>
        <w:pStyle w:val="ListParagraph"/>
        <w:ind w:left="786"/>
        <w:jc w:val="both"/>
        <w:rPr>
          <w:del w:id="48" w:author="CHETAN SONI" w:date="2026-02-16T23:12:00Z"/>
        </w:rPr>
      </w:pPr>
    </w:p>
    <w:p w:rsidR="00732ADE" w:rsidDel="00C72B53" w:rsidRDefault="00732ADE" w:rsidP="00833E48">
      <w:pPr>
        <w:pStyle w:val="ListParagraph"/>
        <w:ind w:left="786"/>
        <w:jc w:val="both"/>
        <w:rPr>
          <w:del w:id="49" w:author="CHETAN SONI" w:date="2026-02-16T23:12:00Z"/>
        </w:rPr>
      </w:pPr>
    </w:p>
    <w:p w:rsidR="00732ADE" w:rsidDel="00C72B53" w:rsidRDefault="00732ADE" w:rsidP="00833E48">
      <w:pPr>
        <w:pStyle w:val="ListParagraph"/>
        <w:ind w:left="786"/>
        <w:jc w:val="both"/>
        <w:rPr>
          <w:del w:id="50" w:author="CHETAN SONI" w:date="2026-02-16T23:12:00Z"/>
        </w:rPr>
      </w:pPr>
    </w:p>
    <w:p w:rsidR="00833E48" w:rsidRPr="00833E48" w:rsidRDefault="00833E48" w:rsidP="00833E48">
      <w:pPr>
        <w:pStyle w:val="ListParagraph"/>
        <w:ind w:left="786"/>
        <w:jc w:val="both"/>
        <w:rPr>
          <w:rFonts w:ascii="Times New Roman" w:eastAsia="Times New Roman" w:hAnsi="Times New Roman" w:cs="Times New Roman"/>
          <w:b/>
          <w:bCs/>
          <w:noProof/>
          <w:color w:val="000000"/>
          <w:spacing w:val="-5"/>
          <w:sz w:val="32"/>
          <w:szCs w:val="32"/>
          <w:u w:val="single" w:color="000000"/>
        </w:rPr>
      </w:pPr>
    </w:p>
    <w:p w:rsidR="00833E48" w:rsidRDefault="00833E48">
      <w:pPr>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br w:type="page"/>
      </w:r>
    </w:p>
    <w:p w:rsidR="006C5B27" w:rsidRDefault="006C5B27" w:rsidP="006C5B27">
      <w:pPr>
        <w:spacing w:after="0"/>
        <w:jc w:val="center"/>
        <w:rPr>
          <w:rFonts w:ascii="Times New Roman" w:hAnsi="Times New Roman" w:cs="Times New Roman"/>
          <w:sz w:val="28"/>
          <w:szCs w:val="28"/>
        </w:rPr>
      </w:pPr>
      <w:r>
        <w:rPr>
          <w:rFonts w:ascii="Times New Roman" w:eastAsia="Times New Roman" w:hAnsi="Times New Roman" w:cs="Times New Roman"/>
          <w:b/>
          <w:bCs/>
          <w:noProof/>
          <w:color w:val="000000"/>
          <w:spacing w:val="-1"/>
          <w:sz w:val="32"/>
          <w:szCs w:val="32"/>
          <w:u w:val="single" w:color="000000"/>
        </w:rPr>
        <w:lastRenderedPageBreak/>
        <w:t xml:space="preserve">11. </w:t>
      </w:r>
      <w:r w:rsidRPr="006C5B27">
        <w:rPr>
          <w:rFonts w:ascii="Times New Roman" w:hAnsi="Times New Roman" w:cs="Times New Roman"/>
          <w:b/>
          <w:sz w:val="32"/>
          <w:szCs w:val="28"/>
          <w:u w:val="single"/>
        </w:rPr>
        <w:t>INPUT FORMS AND CODING</w:t>
      </w:r>
    </w:p>
    <w:p w:rsidR="006C5B27" w:rsidRDefault="006C5B27" w:rsidP="00833E48">
      <w:pPr>
        <w:pStyle w:val="ListParagraph"/>
        <w:ind w:left="786"/>
        <w:jc w:val="both"/>
        <w:rPr>
          <w:rFonts w:ascii="Times New Roman" w:eastAsia="Times New Roman" w:hAnsi="Times New Roman" w:cs="Times New Roman"/>
          <w:b/>
          <w:bCs/>
          <w:noProof/>
          <w:color w:val="000000"/>
          <w:spacing w:val="-1"/>
          <w:sz w:val="32"/>
          <w:szCs w:val="32"/>
          <w:u w:val="single" w:color="000000"/>
        </w:rPr>
      </w:pPr>
    </w:p>
    <w:p w:rsidR="00615F4A" w:rsidRDefault="00615F4A" w:rsidP="00833E48">
      <w:pPr>
        <w:pStyle w:val="ListParagraph"/>
        <w:ind w:left="786"/>
        <w:jc w:val="both"/>
        <w:rPr>
          <w:rFonts w:ascii="Times New Roman" w:eastAsia="Times New Roman" w:hAnsi="Times New Roman" w:cs="Times New Roman"/>
          <w:b/>
          <w:bCs/>
          <w:noProof/>
          <w:color w:val="000000"/>
          <w:spacing w:val="-5"/>
          <w:sz w:val="32"/>
          <w:szCs w:val="32"/>
          <w:u w:val="single" w:color="000000"/>
        </w:rPr>
      </w:pPr>
      <w:r>
        <w:rPr>
          <w:rFonts w:ascii="Times New Roman" w:eastAsia="Times New Roman" w:hAnsi="Times New Roman" w:cs="Times New Roman"/>
          <w:b/>
          <w:bCs/>
          <w:noProof/>
          <w:color w:val="000000"/>
          <w:spacing w:val="-1"/>
          <w:sz w:val="32"/>
          <w:szCs w:val="32"/>
          <w:u w:val="single" w:color="000000"/>
        </w:rPr>
        <w:t>Home Page:</w:t>
      </w:r>
    </w:p>
    <w:p w:rsidR="00493726" w:rsidRDefault="00BC25A2" w:rsidP="00DE6008">
      <w:pPr>
        <w:pStyle w:val="NormalWeb"/>
        <w:spacing w:line="480" w:lineRule="auto"/>
        <w:jc w:val="both"/>
      </w:pPr>
      <w:r>
        <w:rPr>
          <w:noProof/>
        </w:rPr>
        <w:drawing>
          <wp:inline distT="0" distB="0" distL="114300" distR="114300" wp14:anchorId="214A0999" wp14:editId="305F06BA">
            <wp:extent cx="5822059" cy="4733365"/>
            <wp:effectExtent l="19050" t="19050" r="2667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5"/>
                    <a:stretch>
                      <a:fillRect/>
                    </a:stretch>
                  </pic:blipFill>
                  <pic:spPr>
                    <a:xfrm>
                      <a:off x="0" y="0"/>
                      <a:ext cx="5870955" cy="4773118"/>
                    </a:xfrm>
                    <a:prstGeom prst="rect">
                      <a:avLst/>
                    </a:prstGeom>
                    <a:ln w="12700">
                      <a:solidFill>
                        <a:schemeClr val="tx1"/>
                      </a:solidFill>
                    </a:ln>
                  </pic:spPr>
                </pic:pic>
              </a:graphicData>
            </a:graphic>
          </wp:inline>
        </w:drawing>
      </w:r>
    </w:p>
    <w:p w:rsidR="00732ADE" w:rsidRDefault="00067B80" w:rsidP="00DE6008">
      <w:pPr>
        <w:pStyle w:val="NormalWeb"/>
        <w:spacing w:line="480" w:lineRule="auto"/>
        <w:jc w:val="both"/>
      </w:pPr>
      <w:r>
        <w:t xml:space="preserve">Code: </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&lt;?php</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include "partials/conn.php";</w:t>
      </w:r>
    </w:p>
    <w:p w:rsidR="00067B80" w:rsidRPr="006901C7" w:rsidRDefault="003D5D88"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&lt;!DOCTYPE html&gt;</w:t>
      </w:r>
    </w:p>
    <w:p w:rsidR="00067B80" w:rsidRPr="006901C7" w:rsidRDefault="003D5D88"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&lt;html lang="en"&gt;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&lt;head&gt;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&lt;meta charset="UTF-8" /&gt;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&lt;meta-name="viewport" content="width=device-width, initial-scale=1.0" /&gt;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&lt;title&gt;Watch Store&lt;/title&gt;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&lt;link rel="stylesheet" href="style.css"&gt;</w:t>
      </w:r>
    </w:p>
    <w:p w:rsidR="00067B80" w:rsidRPr="006901C7" w:rsidRDefault="003D5D88"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&lt;/head&gt;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&lt;body&gt;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lastRenderedPageBreak/>
        <w:t xml:space="preserve">    &lt;?php</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include "nav.php";</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&lt;?php</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$sql = "SELECT * FROM watches";</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$result = $conn-&gt;query($sql);</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 WATCH GRID --&gt;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&lt;div class="watch-container"&gt;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&lt;?php while ($row = $result-&gt;fetch_assoc()) { ?&gt;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&lt;div class="watch-card"&gt;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&lt;a href="add_to_wishlist.php?id=&lt;?= $row['id'] ?&gt;"&gt;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&lt;button class="heart-btn"&gt;♥&lt;/button&gt;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&lt;/a&gt;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&lt;img src="img/&lt;?= $row['image'] ?&gt;" alt="&lt;?= $row['title'] ?&gt;"&gt;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&lt;div class="watch-title"&gt;&lt;?= $row['title'] ?&gt;&lt;/div&gt;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&lt;div class="watch-price"&gt;₹&lt;?= number_format($row['price']) ?&gt;&lt;/div&gt;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&lt;?php if ($row['quantity'] &lt; 1) { ?&gt;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 OUT OF STOCK --&gt;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&lt;div class="out-of-stock"&gt;Out of Stock&lt;/div&gt;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&lt;a href="watch.php?id=&lt;?= $row['id'] ?&gt;" class="btn"&gt;View Details&lt;/a&gt;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&lt;button class="btn disabled" disabled&gt;Add to Cart&lt;/button&gt;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&lt;?php } else { ?&gt;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 IN STOCK --&gt;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&lt;a href="watch.php?id=&lt;?= $row['id'] ?&gt;" class="btn"&gt;View Details&lt;/a&gt;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&lt;a href="add_to_cart.php?id=&lt;?= $row['id'] ?&gt;" class="btn"&gt;Add to Cart Now&lt;/a&gt;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&lt;?php } ?&gt;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w:t>
      </w:r>
      <w:r w:rsidR="003D5D88" w:rsidRPr="006901C7">
        <w:rPr>
          <w:rFonts w:ascii="Times New Roman" w:eastAsia="Times New Roman" w:hAnsi="Times New Roman" w:cs="Times New Roman"/>
          <w:noProof/>
          <w:color w:val="000000"/>
          <w:spacing w:val="-1"/>
          <w:sz w:val="24"/>
          <w:szCs w:val="24"/>
          <w:lang w:val="en-US"/>
        </w:rPr>
        <w:t>&lt;/div&gt;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&lt;?php } ?&gt;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&lt;/div&gt;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 FOOTER --&gt;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&lt;footer&gt;</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 2025 WatchStore. All rights reserved.</w:t>
      </w:r>
    </w:p>
    <w:p w:rsidR="00067B80" w:rsidRPr="006901C7" w:rsidRDefault="00067B8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w:t>
      </w:r>
      <w:r w:rsidR="003D5D88" w:rsidRPr="006901C7">
        <w:rPr>
          <w:rFonts w:ascii="Times New Roman" w:eastAsia="Times New Roman" w:hAnsi="Times New Roman" w:cs="Times New Roman"/>
          <w:noProof/>
          <w:color w:val="000000"/>
          <w:spacing w:val="-1"/>
          <w:sz w:val="24"/>
          <w:szCs w:val="24"/>
          <w:lang w:val="en-US"/>
        </w:rPr>
        <w:t>&lt;/footer&gt;</w:t>
      </w:r>
    </w:p>
    <w:p w:rsidR="00067B80" w:rsidRPr="006901C7" w:rsidRDefault="003D5D88"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&lt;/body&gt;</w:t>
      </w:r>
    </w:p>
    <w:p w:rsidR="003D5D88" w:rsidRPr="006901C7" w:rsidRDefault="003D5D88"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&lt;/html&gt;</w:t>
      </w:r>
    </w:p>
    <w:p w:rsidR="003E6185" w:rsidRPr="003D5D88" w:rsidRDefault="003D5D88" w:rsidP="00DE6008">
      <w:pPr>
        <w:jc w:val="both"/>
        <w:rPr>
          <w:rFonts w:ascii="Times New Roman" w:eastAsia="Times New Roman" w:hAnsi="Times New Roman" w:cs="Times New Roman"/>
          <w:sz w:val="24"/>
          <w:szCs w:val="24"/>
          <w:lang w:eastAsia="en-IN"/>
        </w:rPr>
      </w:pPr>
      <w:r>
        <w:br w:type="page"/>
      </w:r>
    </w:p>
    <w:p w:rsidR="00FF66CE" w:rsidRPr="003D5D88" w:rsidRDefault="00FF66CE" w:rsidP="00DE6008">
      <w:pPr>
        <w:spacing w:before="319" w:line="480" w:lineRule="auto"/>
        <w:ind w:left="720" w:firstLine="1"/>
        <w:jc w:val="both"/>
        <w:rPr>
          <w:rFonts w:ascii="Times New Roman" w:eastAsia="Times New Roman" w:hAnsi="Times New Roman" w:cs="Times New Roman"/>
          <w:b/>
          <w:bCs/>
          <w:noProof/>
          <w:color w:val="000000"/>
          <w:spacing w:val="-12"/>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Register Form:</w:t>
      </w:r>
    </w:p>
    <w:p w:rsidR="003E6185" w:rsidRDefault="009F05F3" w:rsidP="00DE6008">
      <w:pPr>
        <w:spacing w:after="0" w:line="480" w:lineRule="auto"/>
        <w:ind w:right="598"/>
        <w:jc w:val="both"/>
        <w:rPr>
          <w:rFonts w:ascii="Times New Roman" w:eastAsia="Times New Roman" w:hAnsi="Times New Roman" w:cs="Times New Roman"/>
          <w:noProof/>
          <w:color w:val="000000"/>
          <w:sz w:val="24"/>
          <w:szCs w:val="24"/>
        </w:rPr>
      </w:pPr>
      <w:r w:rsidRPr="00FF66CE">
        <w:rPr>
          <w:rFonts w:ascii="Times New Roman" w:eastAsia="Times New Roman" w:hAnsi="Times New Roman" w:cs="Times New Roman"/>
          <w:noProof/>
          <w:color w:val="000000"/>
          <w:sz w:val="24"/>
          <w:szCs w:val="24"/>
          <w:lang w:eastAsia="en-IN"/>
        </w:rPr>
        <w:drawing>
          <wp:inline distT="0" distB="0" distL="0" distR="0" wp14:anchorId="42C4EC2E" wp14:editId="17A58844">
            <wp:extent cx="5731510" cy="6578600"/>
            <wp:effectExtent l="19050" t="19050" r="21590" b="127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6578600"/>
                    </a:xfrm>
                    <a:prstGeom prst="rect">
                      <a:avLst/>
                    </a:prstGeom>
                    <a:ln w="12700">
                      <a:solidFill>
                        <a:schemeClr val="tx1"/>
                      </a:solidFill>
                    </a:ln>
                  </pic:spPr>
                </pic:pic>
              </a:graphicData>
            </a:graphic>
          </wp:inline>
        </w:drawing>
      </w:r>
    </w:p>
    <w:p w:rsidR="00F7371A" w:rsidRDefault="00F7371A" w:rsidP="00DE6008">
      <w:pPr>
        <w:spacing w:after="0" w:line="480" w:lineRule="auto"/>
        <w:ind w:right="598"/>
        <w:jc w:val="both"/>
        <w:rPr>
          <w:rFonts w:ascii="Times New Roman" w:eastAsia="Times New Roman" w:hAnsi="Times New Roman" w:cs="Times New Roman"/>
          <w:noProof/>
          <w:color w:val="000000"/>
          <w:sz w:val="24"/>
          <w:szCs w:val="24"/>
        </w:rPr>
      </w:pPr>
    </w:p>
    <w:p w:rsidR="00F7371A" w:rsidRPr="006901C7" w:rsidRDefault="00F7371A"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Pr>
          <w:rFonts w:ascii="Times New Roman" w:eastAsia="Times New Roman" w:hAnsi="Times New Roman" w:cs="Times New Roman"/>
          <w:noProof/>
          <w:color w:val="000000"/>
          <w:sz w:val="24"/>
          <w:szCs w:val="24"/>
        </w:rPr>
        <w:t xml:space="preserve">Code: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&lt;?php</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include "partials/conn.php";  // </w:t>
      </w:r>
      <w:r w:rsidRPr="006C00A8">
        <w:rPr>
          <w:rFonts w:ascii="Segoe UI Symbol" w:eastAsia="Times New Roman" w:hAnsi="Segoe UI Symbol" w:cs="Segoe UI Symbol"/>
          <w:noProof/>
          <w:color w:val="000000"/>
          <w:spacing w:val="-1"/>
          <w:sz w:val="24"/>
          <w:szCs w:val="24"/>
          <w:lang w:val="en-US"/>
        </w:rPr>
        <w:t>✅</w:t>
      </w:r>
      <w:r w:rsidRPr="006901C7">
        <w:rPr>
          <w:rFonts w:ascii="Times New Roman" w:eastAsia="Times New Roman" w:hAnsi="Times New Roman" w:cs="Times New Roman"/>
          <w:noProof/>
          <w:color w:val="000000"/>
          <w:spacing w:val="-1"/>
          <w:sz w:val="24"/>
          <w:szCs w:val="24"/>
          <w:lang w:val="en-US"/>
        </w:rPr>
        <w:t xml:space="preserve"> Separate connection file included</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$message =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lastRenderedPageBreak/>
        <w:t>if ($_SERVER["REQUEST_METHOD"] == "POST")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$name     = trim($_POST['full_name']);</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$email    = trim($_POST['email']);</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$password = $_POST['password'];</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$confirm  = $_POST['confirm_password'];</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$phone    = trim($_POST['phone']);</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 1. Basic Validation</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if (empty($name) || empty($email) || empty($password) || empty($confirm))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$message = "</w:t>
      </w:r>
      <w:r w:rsidRPr="006C00A8">
        <w:rPr>
          <w:rFonts w:ascii="Segoe UI Symbol" w:eastAsia="Times New Roman" w:hAnsi="Segoe UI Symbol" w:cs="Segoe UI Symbol"/>
          <w:noProof/>
          <w:color w:val="000000"/>
          <w:spacing w:val="-1"/>
          <w:sz w:val="24"/>
          <w:szCs w:val="24"/>
          <w:lang w:val="en-US"/>
        </w:rPr>
        <w:t>❌</w:t>
      </w:r>
      <w:r w:rsidRPr="006901C7">
        <w:rPr>
          <w:rFonts w:ascii="Times New Roman" w:eastAsia="Times New Roman" w:hAnsi="Times New Roman" w:cs="Times New Roman"/>
          <w:noProof/>
          <w:color w:val="000000"/>
          <w:spacing w:val="-1"/>
          <w:sz w:val="24"/>
          <w:szCs w:val="24"/>
          <w:lang w:val="en-US"/>
        </w:rPr>
        <w:t xml:space="preserve"> All required fields must be filled!";</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 2. Validate Email</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elseif (!filter_var($email, FILTER_VALIDATE_EMAIL))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$message = "</w:t>
      </w:r>
      <w:r w:rsidRPr="006C00A8">
        <w:rPr>
          <w:rFonts w:ascii="Segoe UI Symbol" w:eastAsia="Times New Roman" w:hAnsi="Segoe UI Symbol" w:cs="Segoe UI Symbol"/>
          <w:noProof/>
          <w:color w:val="000000"/>
          <w:spacing w:val="-1"/>
          <w:sz w:val="24"/>
          <w:szCs w:val="24"/>
          <w:lang w:val="en-US"/>
        </w:rPr>
        <w:t>❌</w:t>
      </w:r>
      <w:r w:rsidRPr="006901C7">
        <w:rPr>
          <w:rFonts w:ascii="Times New Roman" w:eastAsia="Times New Roman" w:hAnsi="Times New Roman" w:cs="Times New Roman"/>
          <w:noProof/>
          <w:color w:val="000000"/>
          <w:spacing w:val="-1"/>
          <w:sz w:val="24"/>
          <w:szCs w:val="24"/>
          <w:lang w:val="en-US"/>
        </w:rPr>
        <w:t xml:space="preserve"> Invalid email format!";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 3. Password Match</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elseif ($password !== $confirm)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$message = "</w:t>
      </w:r>
      <w:r w:rsidRPr="006C00A8">
        <w:rPr>
          <w:rFonts w:ascii="Segoe UI Symbol" w:eastAsia="Times New Roman" w:hAnsi="Segoe UI Symbol" w:cs="Segoe UI Symbol"/>
          <w:noProof/>
          <w:color w:val="000000"/>
          <w:spacing w:val="-1"/>
          <w:sz w:val="24"/>
          <w:szCs w:val="24"/>
          <w:lang w:val="en-US"/>
        </w:rPr>
        <w:t>❌</w:t>
      </w:r>
      <w:r w:rsidRPr="006901C7">
        <w:rPr>
          <w:rFonts w:ascii="Times New Roman" w:eastAsia="Times New Roman" w:hAnsi="Times New Roman" w:cs="Times New Roman"/>
          <w:noProof/>
          <w:color w:val="000000"/>
          <w:spacing w:val="-1"/>
          <w:sz w:val="24"/>
          <w:szCs w:val="24"/>
          <w:lang w:val="en-US"/>
        </w:rPr>
        <w:t xml:space="preserve"> Password and Confirm Password do not match!";</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 4. Password Strength (at least 8 characters, one uppercase, one number)</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elseif (!preg_match('/^(?=.*[A-Z])(?=.*\d).{8,}$/', $password))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$message = "</w:t>
      </w:r>
      <w:r w:rsidRPr="006C00A8">
        <w:rPr>
          <w:rFonts w:ascii="Segoe UI Symbol" w:eastAsia="Times New Roman" w:hAnsi="Segoe UI Symbol" w:cs="Segoe UI Symbol"/>
          <w:noProof/>
          <w:color w:val="000000"/>
          <w:spacing w:val="-1"/>
          <w:sz w:val="24"/>
          <w:szCs w:val="24"/>
          <w:lang w:val="en-US"/>
        </w:rPr>
        <w:t>❌</w:t>
      </w:r>
      <w:r w:rsidRPr="006901C7">
        <w:rPr>
          <w:rFonts w:ascii="Times New Roman" w:eastAsia="Times New Roman" w:hAnsi="Times New Roman" w:cs="Times New Roman"/>
          <w:noProof/>
          <w:color w:val="000000"/>
          <w:spacing w:val="-1"/>
          <w:sz w:val="24"/>
          <w:szCs w:val="24"/>
          <w:lang w:val="en-US"/>
        </w:rPr>
        <w:t xml:space="preserve"> Password must be at least 8 characters, include one uppercase letter and one number!";</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 5. Optional: Validate Phone</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elseif (!empty($phone) &amp;&amp; !preg_match('/^\+?[0-9]{7,15}$/', $phone))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$message = "</w:t>
      </w:r>
      <w:r w:rsidRPr="006C00A8">
        <w:rPr>
          <w:rFonts w:ascii="Segoe UI Symbol" w:eastAsia="Times New Roman" w:hAnsi="Segoe UI Symbol" w:cs="Segoe UI Symbol"/>
          <w:noProof/>
          <w:color w:val="000000"/>
          <w:spacing w:val="-1"/>
          <w:sz w:val="24"/>
          <w:szCs w:val="24"/>
          <w:lang w:val="en-US"/>
        </w:rPr>
        <w:t>❌</w:t>
      </w:r>
      <w:r w:rsidRPr="006901C7">
        <w:rPr>
          <w:rFonts w:ascii="Times New Roman" w:eastAsia="Times New Roman" w:hAnsi="Times New Roman" w:cs="Times New Roman"/>
          <w:noProof/>
          <w:color w:val="000000"/>
          <w:spacing w:val="-1"/>
          <w:sz w:val="24"/>
          <w:szCs w:val="24"/>
          <w:lang w:val="en-US"/>
        </w:rPr>
        <w:t xml:space="preserve"> Invalid phone number!";</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else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 6. Check Email Exists</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$check = $conn-&gt;prepare("SELECT id FROM user WHERE email =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$check-&gt;bind_param("s", $email);</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$check-&gt;execute();</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$check-&gt;store_result();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if ($check-&gt;num_rows &gt; 0)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$message = "</w:t>
      </w:r>
      <w:r w:rsidRPr="006C00A8">
        <w:rPr>
          <w:rFonts w:ascii="Segoe UI Symbol" w:eastAsia="Times New Roman" w:hAnsi="Segoe UI Symbol" w:cs="Segoe UI Symbol"/>
          <w:noProof/>
          <w:color w:val="000000"/>
          <w:spacing w:val="-1"/>
          <w:sz w:val="24"/>
          <w:szCs w:val="24"/>
          <w:lang w:val="en-US"/>
        </w:rPr>
        <w:t>❌</w:t>
      </w:r>
      <w:r w:rsidRPr="006901C7">
        <w:rPr>
          <w:rFonts w:ascii="Times New Roman" w:eastAsia="Times New Roman" w:hAnsi="Times New Roman" w:cs="Times New Roman"/>
          <w:noProof/>
          <w:color w:val="000000"/>
          <w:spacing w:val="-1"/>
          <w:sz w:val="24"/>
          <w:szCs w:val="24"/>
          <w:lang w:val="en-US"/>
        </w:rPr>
        <w:t xml:space="preserve"> Email is already registered!";</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 else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 7. Insert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$hashed_pass = password_hash($password, PASSWORD_DEFAULT);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$stmt = $conn-&gt;prepare("INSERT INTO user (name, email, password, phone) VALUES (?, ?, ?,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$stmt-&gt;bind_param("ssss", $name, $email, $hashed_pass, $phone);</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if ($stmt-&gt;execute())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$message = "</w:t>
      </w:r>
      <w:r w:rsidRPr="006C00A8">
        <w:rPr>
          <w:rFonts w:ascii="Segoe UI Symbol" w:eastAsia="Times New Roman" w:hAnsi="Segoe UI Symbol" w:cs="Segoe UI Symbol"/>
          <w:noProof/>
          <w:color w:val="000000"/>
          <w:spacing w:val="-1"/>
          <w:sz w:val="24"/>
          <w:szCs w:val="24"/>
          <w:lang w:val="en-US"/>
        </w:rPr>
        <w:t>✅</w:t>
      </w:r>
      <w:r w:rsidRPr="006901C7">
        <w:rPr>
          <w:rFonts w:ascii="Times New Roman" w:eastAsia="Times New Roman" w:hAnsi="Times New Roman" w:cs="Times New Roman"/>
          <w:noProof/>
          <w:color w:val="000000"/>
          <w:spacing w:val="-1"/>
          <w:sz w:val="24"/>
          <w:szCs w:val="24"/>
          <w:lang w:val="en-US"/>
        </w:rPr>
        <w:t xml:space="preserve"> Account created successfully! &lt;a </w:t>
      </w:r>
      <w:r w:rsidRPr="006901C7">
        <w:rPr>
          <w:rFonts w:ascii="Times New Roman" w:eastAsia="Times New Roman" w:hAnsi="Times New Roman" w:cs="Times New Roman"/>
          <w:noProof/>
          <w:color w:val="000000"/>
          <w:spacing w:val="-1"/>
          <w:sz w:val="24"/>
          <w:szCs w:val="24"/>
          <w:lang w:val="en-US"/>
        </w:rPr>
        <w:lastRenderedPageBreak/>
        <w:t>href='login.php'&gt;Login Now&lt;/a&gt;";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 else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$message = "</w:t>
      </w:r>
      <w:r w:rsidRPr="006C00A8">
        <w:rPr>
          <w:rFonts w:ascii="Segoe UI Symbol" w:eastAsia="Times New Roman" w:hAnsi="Segoe UI Symbol" w:cs="Segoe UI Symbol"/>
          <w:noProof/>
          <w:color w:val="000000"/>
          <w:spacing w:val="-1"/>
          <w:sz w:val="24"/>
          <w:szCs w:val="24"/>
          <w:lang w:val="en-US"/>
        </w:rPr>
        <w:t>❌</w:t>
      </w:r>
      <w:r w:rsidRPr="006901C7">
        <w:rPr>
          <w:rFonts w:ascii="Times New Roman" w:eastAsia="Times New Roman" w:hAnsi="Times New Roman" w:cs="Times New Roman"/>
          <w:noProof/>
          <w:color w:val="000000"/>
          <w:spacing w:val="-1"/>
          <w:sz w:val="24"/>
          <w:szCs w:val="24"/>
          <w:lang w:val="en-US"/>
        </w:rPr>
        <w:t xml:space="preserve"> Something went wrong!";</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$check-&gt;close();</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&lt;!DOCTYPE html&gt;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&lt;html lang="en"&gt;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&lt;head&gt;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&lt;meta charset="UTF-8"&gt;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&lt;meta name="viewport" content="width=device-width, initial-scale=1.0"&gt;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&lt;title&gt;Customer Registration&lt;/title&gt;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&lt;link rel="stylesheet" href="style.css"&gt;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&lt;script&gt;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function validateForm()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const name = document.getElementById('reg_name').value.trim();</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const email = document.getElementById('reg_email').value.trim();</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const password = document.getElementById('reg_password').value;</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const confirm = document.getElementById('reg_confirm_password').value;</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const phone = document.getElementById('reg_phone').value.trim();</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let msg =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if (!name || !email || !password || !confirm)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msg = "</w:t>
      </w:r>
      <w:r w:rsidRPr="006C00A8">
        <w:rPr>
          <w:rFonts w:ascii="Segoe UI Symbol" w:eastAsia="Times New Roman" w:hAnsi="Segoe UI Symbol" w:cs="Segoe UI Symbol"/>
          <w:noProof/>
          <w:color w:val="000000"/>
          <w:spacing w:val="-1"/>
          <w:sz w:val="24"/>
          <w:szCs w:val="24"/>
          <w:lang w:val="en-US"/>
        </w:rPr>
        <w:t>❌</w:t>
      </w:r>
      <w:r w:rsidRPr="006901C7">
        <w:rPr>
          <w:rFonts w:ascii="Times New Roman" w:eastAsia="Times New Roman" w:hAnsi="Times New Roman" w:cs="Times New Roman"/>
          <w:noProof/>
          <w:color w:val="000000"/>
          <w:spacing w:val="-1"/>
          <w:sz w:val="24"/>
          <w:szCs w:val="24"/>
          <w:lang w:val="en-US"/>
        </w:rPr>
        <w:t xml:space="preserve"> All required fields must be filled!";</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 else if (!/^[^\s@]+@[^\s@]+\.[^\s@]+$/.test(email))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msg = "</w:t>
      </w:r>
      <w:r w:rsidRPr="006C00A8">
        <w:rPr>
          <w:rFonts w:ascii="Segoe UI Symbol" w:eastAsia="Times New Roman" w:hAnsi="Segoe UI Symbol" w:cs="Segoe UI Symbol"/>
          <w:noProof/>
          <w:color w:val="000000"/>
          <w:spacing w:val="-1"/>
          <w:sz w:val="24"/>
          <w:szCs w:val="24"/>
          <w:lang w:val="en-US"/>
        </w:rPr>
        <w:t>❌</w:t>
      </w:r>
      <w:r w:rsidRPr="006901C7">
        <w:rPr>
          <w:rFonts w:ascii="Times New Roman" w:eastAsia="Times New Roman" w:hAnsi="Times New Roman" w:cs="Times New Roman"/>
          <w:noProof/>
          <w:color w:val="000000"/>
          <w:spacing w:val="-1"/>
          <w:sz w:val="24"/>
          <w:szCs w:val="24"/>
          <w:lang w:val="en-US"/>
        </w:rPr>
        <w:t xml:space="preserve"> Invalid email format!";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 else if (password !== confirm)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msg = "</w:t>
      </w:r>
      <w:r w:rsidRPr="006C00A8">
        <w:rPr>
          <w:rFonts w:ascii="Segoe UI Symbol" w:eastAsia="Times New Roman" w:hAnsi="Segoe UI Symbol" w:cs="Segoe UI Symbol"/>
          <w:noProof/>
          <w:color w:val="000000"/>
          <w:spacing w:val="-1"/>
          <w:sz w:val="24"/>
          <w:szCs w:val="24"/>
          <w:lang w:val="en-US"/>
        </w:rPr>
        <w:t>❌</w:t>
      </w:r>
      <w:r w:rsidRPr="006901C7">
        <w:rPr>
          <w:rFonts w:ascii="Times New Roman" w:eastAsia="Times New Roman" w:hAnsi="Times New Roman" w:cs="Times New Roman"/>
          <w:noProof/>
          <w:color w:val="000000"/>
          <w:spacing w:val="-1"/>
          <w:sz w:val="24"/>
          <w:szCs w:val="24"/>
          <w:lang w:val="en-US"/>
        </w:rPr>
        <w:t xml:space="preserve"> Passwords do not match!";</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 else if (!/^(?=.*[A-Z])(?=.*\d).{8,}$/.test(password))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msg = "</w:t>
      </w:r>
      <w:r w:rsidRPr="006C00A8">
        <w:rPr>
          <w:rFonts w:ascii="Segoe UI Symbol" w:eastAsia="Times New Roman" w:hAnsi="Segoe UI Symbol" w:cs="Segoe UI Symbol"/>
          <w:noProof/>
          <w:color w:val="000000"/>
          <w:spacing w:val="-1"/>
          <w:sz w:val="24"/>
          <w:szCs w:val="24"/>
          <w:lang w:val="en-US"/>
        </w:rPr>
        <w:t>❌</w:t>
      </w:r>
      <w:r w:rsidRPr="006901C7">
        <w:rPr>
          <w:rFonts w:ascii="Times New Roman" w:eastAsia="Times New Roman" w:hAnsi="Times New Roman" w:cs="Times New Roman"/>
          <w:noProof/>
          <w:color w:val="000000"/>
          <w:spacing w:val="-1"/>
          <w:sz w:val="24"/>
          <w:szCs w:val="24"/>
          <w:lang w:val="en-US"/>
        </w:rPr>
        <w:t xml:space="preserve"> Password must be at least 8 characters, include one uppercase letter and one number!";</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 else if (phone &amp;&amp; !/^\+?[0-9]{7,15}$/.test(phone))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msg = "</w:t>
      </w:r>
      <w:r w:rsidRPr="006C00A8">
        <w:rPr>
          <w:rFonts w:ascii="Segoe UI Symbol" w:eastAsia="Times New Roman" w:hAnsi="Segoe UI Symbol" w:cs="Segoe UI Symbol"/>
          <w:noProof/>
          <w:color w:val="000000"/>
          <w:spacing w:val="-1"/>
          <w:sz w:val="24"/>
          <w:szCs w:val="24"/>
          <w:lang w:val="en-US"/>
        </w:rPr>
        <w:t>❌</w:t>
      </w:r>
      <w:r w:rsidRPr="006901C7">
        <w:rPr>
          <w:rFonts w:ascii="Times New Roman" w:eastAsia="Times New Roman" w:hAnsi="Times New Roman" w:cs="Times New Roman"/>
          <w:noProof/>
          <w:color w:val="000000"/>
          <w:spacing w:val="-1"/>
          <w:sz w:val="24"/>
          <w:szCs w:val="24"/>
          <w:lang w:val="en-US"/>
        </w:rPr>
        <w:t xml:space="preserve"> Invalid phone number!";</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if (msg)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alert(msg);</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return false;</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return true;</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&lt;/script&gt;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&lt;/head&gt;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&lt;body&gt;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&lt;div class="form-container"&gt;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&lt;h2&gt;Customer Registration&lt;/h2&gt;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&lt;?php if ($message != "") { ?&gt;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&lt;p style="text-align:center; background:#eee; padding:10px; border-radius:5px;"&gt;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 $message ?&gt;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&lt;/p&gt;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&lt;?php } ?&gt;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&lt;form action="" method="post" onsubmit="return validateForm()"&gt;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&lt;label for="reg_name"&gt;Full Name:&lt;/label&gt;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&lt;input type="text" id="reg_name" name="full_name" required&gt;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&lt;label for="reg_email"&gt;Email Address:&lt;/label&gt;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&lt;input type="email" id="reg_email" name="email" required&gt;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&lt;label for="reg_password"&gt;Password:&lt;/label&gt;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&lt;input type="password" id="reg_password" name="password" required&gt;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&lt;label for="reg_confirm_password"&gt;Confirm Password:&lt;/label&gt;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&lt;input type="password" id="reg_confirm_password" name="confirm_password" required&gt;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&lt;label for="reg_phone"&gt;Phone Number (Optional):&lt;/label&gt;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&lt;input type="text" id="reg_phone" name="phone"&gt;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&lt;button type="submit" class="button success"&gt;Create Account&lt;/button&gt;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&lt;/form&gt;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&lt;p style="text-align:center; margin-top:15px;"&gt;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Have an account? &lt;a href="login.php"&gt;Login&lt;/a&gt;.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 xml:space="preserve">    &lt;/p&gt;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&lt;/div&gt;</w:t>
      </w: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96F3B"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&lt;/body&gt;</w:t>
      </w:r>
    </w:p>
    <w:p w:rsidR="003E6185" w:rsidRPr="006901C7" w:rsidRDefault="00796F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01C7">
        <w:rPr>
          <w:rFonts w:ascii="Times New Roman" w:eastAsia="Times New Roman" w:hAnsi="Times New Roman" w:cs="Times New Roman"/>
          <w:noProof/>
          <w:color w:val="000000"/>
          <w:spacing w:val="-1"/>
          <w:sz w:val="24"/>
          <w:szCs w:val="24"/>
          <w:lang w:val="en-US"/>
        </w:rPr>
        <w:t>&lt;/html&gt;</w:t>
      </w:r>
    </w:p>
    <w:p w:rsidR="00796F3B" w:rsidRDefault="00796F3B" w:rsidP="00DE6008">
      <w:pPr>
        <w:spacing w:after="0" w:line="480" w:lineRule="auto"/>
        <w:ind w:left="1440" w:right="598" w:firstLine="1"/>
        <w:jc w:val="both"/>
        <w:rPr>
          <w:rFonts w:ascii="Times New Roman" w:eastAsia="Times New Roman" w:hAnsi="Times New Roman" w:cs="Times New Roman"/>
          <w:noProof/>
          <w:color w:val="000000"/>
          <w:sz w:val="24"/>
          <w:szCs w:val="24"/>
        </w:rPr>
      </w:pPr>
    </w:p>
    <w:p w:rsidR="00DE14F8" w:rsidRDefault="00DE14F8" w:rsidP="00DE6008">
      <w:pPr>
        <w:spacing w:after="0" w:line="480" w:lineRule="auto"/>
        <w:ind w:left="1440" w:right="598" w:firstLine="1"/>
        <w:jc w:val="both"/>
        <w:rPr>
          <w:rFonts w:ascii="Times New Roman" w:eastAsia="Times New Roman" w:hAnsi="Times New Roman" w:cs="Times New Roman"/>
          <w:noProof/>
          <w:color w:val="000000"/>
          <w:sz w:val="24"/>
          <w:szCs w:val="24"/>
        </w:rPr>
      </w:pPr>
    </w:p>
    <w:p w:rsidR="00545533" w:rsidRDefault="006901C7" w:rsidP="00DE6008">
      <w:pPr>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br w:type="page"/>
      </w:r>
    </w:p>
    <w:p w:rsidR="00545533" w:rsidRPr="00B15C70" w:rsidRDefault="00B15C70" w:rsidP="00DE6008">
      <w:pPr>
        <w:spacing w:before="319" w:line="480" w:lineRule="auto"/>
        <w:ind w:left="720" w:firstLine="1"/>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Login Form:</w:t>
      </w:r>
    </w:p>
    <w:p w:rsidR="00AB3C70" w:rsidRDefault="00EB0FD5" w:rsidP="00DE6008">
      <w:pPr>
        <w:spacing w:after="0" w:line="480" w:lineRule="auto"/>
        <w:ind w:right="598"/>
        <w:jc w:val="both"/>
        <w:rPr>
          <w:rFonts w:ascii="Times New Roman" w:eastAsia="Times New Roman" w:hAnsi="Times New Roman" w:cs="Times New Roman"/>
          <w:noProof/>
          <w:color w:val="000000"/>
          <w:sz w:val="24"/>
          <w:szCs w:val="24"/>
        </w:rPr>
      </w:pPr>
      <w:r w:rsidRPr="00545533">
        <w:rPr>
          <w:rFonts w:ascii="Times New Roman" w:eastAsia="Times New Roman" w:hAnsi="Times New Roman" w:cs="Times New Roman"/>
          <w:noProof/>
          <w:color w:val="000000"/>
          <w:sz w:val="24"/>
          <w:szCs w:val="24"/>
          <w:lang w:eastAsia="en-IN"/>
        </w:rPr>
        <w:drawing>
          <wp:inline distT="0" distB="0" distL="0" distR="0" wp14:anchorId="5F095AE6" wp14:editId="04F1142E">
            <wp:extent cx="5731510" cy="4493895"/>
            <wp:effectExtent l="19050" t="19050" r="21590" b="209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4493895"/>
                    </a:xfrm>
                    <a:prstGeom prst="rect">
                      <a:avLst/>
                    </a:prstGeom>
                    <a:ln w="12700">
                      <a:solidFill>
                        <a:schemeClr val="tx1"/>
                      </a:solidFill>
                    </a:ln>
                  </pic:spPr>
                </pic:pic>
              </a:graphicData>
            </a:graphic>
          </wp:inline>
        </w:drawing>
      </w:r>
    </w:p>
    <w:p w:rsidR="009E3B48" w:rsidRDefault="009E3B48" w:rsidP="00DE6008">
      <w:pPr>
        <w:spacing w:after="0" w:line="480" w:lineRule="auto"/>
        <w:ind w:right="598"/>
        <w:jc w:val="both"/>
        <w:rPr>
          <w:rFonts w:ascii="Times New Roman" w:eastAsia="Times New Roman" w:hAnsi="Times New Roman" w:cs="Times New Roman"/>
          <w:noProof/>
          <w:color w:val="000000"/>
          <w:sz w:val="24"/>
          <w:szCs w:val="24"/>
        </w:rPr>
      </w:pPr>
    </w:p>
    <w:p w:rsidR="00CE1C0B" w:rsidRDefault="00CE1C0B" w:rsidP="00DE6008">
      <w:pPr>
        <w:spacing w:after="0" w:line="480" w:lineRule="auto"/>
        <w:ind w:right="598"/>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 xml:space="preserve">Code: </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&lt;?php</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session_start();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include "partials/conn.php";</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$message = "";</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if ($_SERVER["REQUEST_METHOD"] == "POST") {</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$email    = $_POST['email'];</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$password = $_POST['password'];</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 Check if user exists</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$stmt = $conn-&gt;prepare("SELECT id, name, password FROM user WHERE email = ?");</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$stmt-&gt;bind_param("s", $email);</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lastRenderedPageBreak/>
        <w:t xml:space="preserve">    $stmt-&gt;execute();</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$result = $stmt-&gt;get_result();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if ($result-&gt;num_rows === 1) {</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$row = $result-&gt;fetch_assoc();</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 Verify hashed password</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if (password_verify($password, $row['password'])) {</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 Create session</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$_SESSION['user_id']   = $row['id'];</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$_SESSION['user_name'] = $row['full_name'];</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header("Location: index.php"); </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exit();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 else {</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$message = "</w:t>
      </w:r>
      <w:r w:rsidRPr="00D268A9">
        <w:rPr>
          <w:rFonts w:ascii="Segoe UI Symbol" w:eastAsia="Times New Roman" w:hAnsi="Segoe UI Symbol" w:cs="Segoe UI Symbol"/>
          <w:noProof/>
          <w:color w:val="000000"/>
          <w:spacing w:val="-1"/>
          <w:sz w:val="24"/>
          <w:szCs w:val="24"/>
          <w:lang w:val="en-US"/>
        </w:rPr>
        <w:t>❌</w:t>
      </w:r>
      <w:r w:rsidRPr="009C6C38">
        <w:rPr>
          <w:rFonts w:ascii="Times New Roman" w:eastAsia="Times New Roman" w:hAnsi="Times New Roman" w:cs="Times New Roman"/>
          <w:noProof/>
          <w:color w:val="000000"/>
          <w:spacing w:val="-1"/>
          <w:sz w:val="24"/>
          <w:szCs w:val="24"/>
          <w:lang w:val="en-US"/>
        </w:rPr>
        <w:t xml:space="preserve"> Incorrect password!";</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 else {</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$message = "</w:t>
      </w:r>
      <w:r w:rsidRPr="00D268A9">
        <w:rPr>
          <w:rFonts w:ascii="Segoe UI Symbol" w:eastAsia="Times New Roman" w:hAnsi="Segoe UI Symbol" w:cs="Segoe UI Symbol"/>
          <w:noProof/>
          <w:color w:val="000000"/>
          <w:spacing w:val="-1"/>
          <w:sz w:val="24"/>
          <w:szCs w:val="24"/>
          <w:lang w:val="en-US"/>
        </w:rPr>
        <w:t>❌</w:t>
      </w:r>
      <w:r w:rsidRPr="009C6C38">
        <w:rPr>
          <w:rFonts w:ascii="Times New Roman" w:eastAsia="Times New Roman" w:hAnsi="Times New Roman" w:cs="Times New Roman"/>
          <w:noProof/>
          <w:color w:val="000000"/>
          <w:spacing w:val="-1"/>
          <w:sz w:val="24"/>
          <w:szCs w:val="24"/>
          <w:lang w:val="en-US"/>
        </w:rPr>
        <w:t xml:space="preserve"> No account found with this email!";</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&lt;!DOCTYPE html&gt;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&lt;html lang="en"&gt;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&lt;head&gt;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&lt;meta charset="UTF-8"&gt;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&lt;meta name="viewport" content="width=device-width, initial-scale=1.0"&gt;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&lt;title&gt;Customer Login&lt;/title&gt;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&lt;link rel="stylesheet" href="style.css"&gt;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&lt;/head&gt;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&lt;body&gt;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&lt;h1&gt;The Watch Store - Project Forms&lt;/h1&gt;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&lt;div class="form-container"&gt;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&lt;h2&gt;Customer Login&lt;/h2&gt;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&lt;!-- Show message --&gt;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&lt;?php if ($message != "") { ?&gt;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&lt;p style="text-align:center; background:#f7dcdc; padding:10px; border-radius:5px;"&gt;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&lt;?= $message ?&gt;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&lt;/p&gt;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&lt;?php } ?&gt;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&lt;form action="" method="post"&gt;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&lt;label for="login_email"&gt;Email Address:&lt;/label&gt;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&lt;input type="email" id="login_email" name="email" required&gt;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&lt;label for="login_password"&gt;Password:&lt;/label&gt;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&lt;input type="password" id="login_password" name="password" required&gt;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&lt;button type="submit" class="button"&gt;Login&lt;/button&gt;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&lt;/form&gt;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&lt;p style="text-align:center; margin-top:15px;"&gt;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Don’t have an account? &lt;a href="SignUp.php"&gt;Register here&lt;/a&gt;.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&lt;/p&gt;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&lt;p style="text-align:center; margin-top:15px;"&gt;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For admin login &lt;a href="admin/adminlogin.php"&gt;Click hear&lt;/a&gt;.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 xml:space="preserve">    &lt;/p&gt;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&lt;/div&gt;</w:t>
      </w:r>
    </w:p>
    <w:p w:rsidR="00CE1C0B"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654FA"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&lt;/body&gt;</w:t>
      </w:r>
    </w:p>
    <w:p w:rsidR="007654FA" w:rsidRPr="009C6C38" w:rsidRDefault="00CE1C0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C6C38">
        <w:rPr>
          <w:rFonts w:ascii="Times New Roman" w:eastAsia="Times New Roman" w:hAnsi="Times New Roman" w:cs="Times New Roman"/>
          <w:noProof/>
          <w:color w:val="000000"/>
          <w:spacing w:val="-1"/>
          <w:sz w:val="24"/>
          <w:szCs w:val="24"/>
          <w:lang w:val="en-US"/>
        </w:rPr>
        <w:t>&lt;/html&gt;</w:t>
      </w:r>
      <w:r w:rsidR="007654FA" w:rsidRPr="009C6C38">
        <w:rPr>
          <w:rFonts w:ascii="Times New Roman" w:eastAsia="Times New Roman" w:hAnsi="Times New Roman" w:cs="Times New Roman"/>
          <w:noProof/>
          <w:color w:val="000000"/>
          <w:spacing w:val="-1"/>
          <w:sz w:val="24"/>
          <w:szCs w:val="24"/>
          <w:lang w:val="en-US"/>
        </w:rPr>
        <w:t xml:space="preserve"> </w:t>
      </w:r>
    </w:p>
    <w:p w:rsidR="007654FA" w:rsidRDefault="002625F2" w:rsidP="00DE6008">
      <w:pPr>
        <w:spacing w:line="480" w:lineRule="auto"/>
        <w:jc w:val="both"/>
        <w:rPr>
          <w:noProof/>
          <w:lang w:eastAsia="en-IN"/>
        </w:rPr>
      </w:pPr>
      <w:r>
        <w:rPr>
          <w:noProof/>
          <w:lang w:eastAsia="en-IN"/>
        </w:rPr>
        <w:br w:type="page"/>
      </w:r>
    </w:p>
    <w:p w:rsidR="007654FA" w:rsidRDefault="007654FA" w:rsidP="00DE6008">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Admin Dashboard:</w:t>
      </w:r>
    </w:p>
    <w:p w:rsidR="009E3B48" w:rsidRDefault="008E0552" w:rsidP="00DE6008">
      <w:pPr>
        <w:spacing w:after="0" w:line="480" w:lineRule="auto"/>
        <w:ind w:right="598"/>
        <w:jc w:val="both"/>
        <w:rPr>
          <w:rFonts w:ascii="Times New Roman" w:eastAsia="Times New Roman" w:hAnsi="Times New Roman" w:cs="Times New Roman"/>
          <w:noProof/>
          <w:color w:val="000000"/>
          <w:sz w:val="24"/>
          <w:szCs w:val="24"/>
        </w:rPr>
      </w:pPr>
      <w:r w:rsidRPr="007654FA">
        <w:rPr>
          <w:rFonts w:ascii="Times New Roman" w:eastAsia="Times New Roman" w:hAnsi="Times New Roman" w:cs="Times New Roman"/>
          <w:noProof/>
          <w:color w:val="000000"/>
          <w:sz w:val="24"/>
          <w:szCs w:val="24"/>
          <w:lang w:eastAsia="en-IN"/>
        </w:rPr>
        <w:drawing>
          <wp:inline distT="0" distB="0" distL="0" distR="0" wp14:anchorId="2EF8EE78" wp14:editId="1EE131A9">
            <wp:extent cx="5731510" cy="3362325"/>
            <wp:effectExtent l="19050" t="19050" r="21590" b="285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362325"/>
                    </a:xfrm>
                    <a:prstGeom prst="rect">
                      <a:avLst/>
                    </a:prstGeom>
                    <a:ln w="12700">
                      <a:solidFill>
                        <a:schemeClr val="tx1"/>
                      </a:solidFill>
                    </a:ln>
                  </pic:spPr>
                </pic:pic>
              </a:graphicData>
            </a:graphic>
          </wp:inline>
        </w:drawing>
      </w:r>
    </w:p>
    <w:p w:rsidR="007654FA" w:rsidRDefault="007654FA" w:rsidP="00DE6008">
      <w:pPr>
        <w:spacing w:before="319" w:line="480" w:lineRule="auto"/>
        <w:jc w:val="both"/>
        <w:rPr>
          <w:rFonts w:ascii="Times New Roman" w:eastAsia="Times New Roman" w:hAnsi="Times New Roman" w:cs="Times New Roman"/>
          <w:b/>
          <w:bCs/>
          <w:noProof/>
          <w:color w:val="000000"/>
          <w:spacing w:val="-4"/>
          <w:sz w:val="32"/>
          <w:szCs w:val="32"/>
          <w:u w:val="single" w:color="000000"/>
        </w:rPr>
      </w:pPr>
    </w:p>
    <w:p w:rsidR="002625F2" w:rsidRDefault="009B107E" w:rsidP="00DE6008">
      <w:pPr>
        <w:spacing w:after="0" w:line="480" w:lineRule="auto"/>
        <w:ind w:right="598"/>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Code:</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&lt;!DOCTYPE html&gt;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&lt;html lang="en"&gt;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&lt;head&gt;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&lt;meta charset="UTF-8"&gt;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&lt;meta name="viewport" content="width=device-width, initial-scale=1.0"&gt;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&lt;title&gt;Admin Dashboard&lt;/title&gt;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&lt;link rel="stylesheet" href="style.css"&gt;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&lt;/head&gt;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&lt;body&gt;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&lt;header class="header"&gt;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&lt;h1&gt;Admin Dashboard&lt;/h1&gt;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&lt;/header&gt;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&lt;?php include("partials/nav.php"); ?&gt;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&lt;?php include("../partials/conn.php"); ?&gt;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&lt;section&gt;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lastRenderedPageBreak/>
        <w:t xml:space="preserve">    &lt;div class="dashboard-card"&gt;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&lt;h2&gt;Total Users&lt;/h2&gt;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&lt;?php</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$sql = "SELECT * FROM user";</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$result= $conn-&gt;query($sql);</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$totalUsers = mysqli_num_rows($result);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 Replace this with your logic to fetch actual total users</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echo "&lt;p&gt;Total Users: " . $totalUsers . "&lt;/p&gt;";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&lt;/div&gt;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&lt;div class="dashboard-card"&gt;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&lt;h2&gt;Total Watches&lt;/h2&gt;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&lt;?php</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$sql = "SELECT * FROM watches";</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$result= $conn-&gt;query($sql);</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$totalCars=mysqli_num_rows($result); </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 Replace this with your logic to fetch actual total cars</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echo "&lt;p&gt;Total Cars: " . $totalCars . "&lt;/p&gt;";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&lt;/div&gt;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&lt;div class="dashboard-card"&gt;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&lt;h2&gt;Total Orders&lt;/h2&gt;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&lt;?php</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 Example PHP logic to fetch and display rental history content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 Assuming $rentalHistoryContent contains the retrieved rental history</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$sql = "SELECT * FROM orders";</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$result= $conn-&gt;query($sql);</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$rentalHistoryContent=mysqli_num_rows($result); </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echo "&lt;p&gt;" . $rentalHistoryContent . "&lt;/p&gt;";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&lt;/div&gt;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&lt;/section&gt;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&lt;footer&gt;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&lt;p&gt;&amp;copy;</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&lt;?php echo date("Y"); ?&gt; Car Rental Admin</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&lt;/p&gt;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 xml:space="preserve">  &lt;/footer&gt;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&lt;/body&gt;</w:t>
      </w:r>
    </w:p>
    <w:p w:rsidR="00347FA1"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AB440F" w:rsidRPr="00DD234A" w:rsidRDefault="00347FA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234A">
        <w:rPr>
          <w:rFonts w:ascii="Times New Roman" w:eastAsia="Times New Roman" w:hAnsi="Times New Roman" w:cs="Times New Roman"/>
          <w:noProof/>
          <w:color w:val="000000"/>
          <w:spacing w:val="-1"/>
          <w:sz w:val="24"/>
          <w:szCs w:val="24"/>
          <w:lang w:val="en-US"/>
        </w:rPr>
        <w:t>&lt;/html&gt;</w:t>
      </w:r>
    </w:p>
    <w:p w:rsidR="00AB440F" w:rsidRDefault="00AB440F" w:rsidP="00DE6008">
      <w:pPr>
        <w:spacing w:after="0" w:line="480" w:lineRule="auto"/>
        <w:ind w:right="598"/>
        <w:jc w:val="both"/>
        <w:rPr>
          <w:rFonts w:ascii="Times New Roman" w:eastAsia="Times New Roman" w:hAnsi="Times New Roman" w:cs="Times New Roman"/>
          <w:noProof/>
          <w:color w:val="000000"/>
          <w:sz w:val="24"/>
          <w:szCs w:val="24"/>
        </w:rPr>
      </w:pPr>
    </w:p>
    <w:p w:rsidR="002625F2" w:rsidRPr="00B15C70" w:rsidRDefault="00B15C70" w:rsidP="00DE6008">
      <w:pPr>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br w:type="page"/>
      </w:r>
    </w:p>
    <w:p w:rsidR="002625F2" w:rsidRPr="00B15C70" w:rsidRDefault="00B15C70" w:rsidP="00DE6008">
      <w:pPr>
        <w:spacing w:before="319" w:line="480" w:lineRule="auto"/>
        <w:ind w:left="720" w:firstLine="1"/>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About Page:</w:t>
      </w:r>
    </w:p>
    <w:p w:rsidR="009E3B48" w:rsidRDefault="00B15FFA" w:rsidP="00DE6008">
      <w:pPr>
        <w:spacing w:after="0" w:line="480" w:lineRule="auto"/>
        <w:ind w:right="598"/>
        <w:jc w:val="both"/>
        <w:rPr>
          <w:rFonts w:ascii="Times New Roman" w:eastAsia="Times New Roman" w:hAnsi="Times New Roman" w:cs="Times New Roman"/>
          <w:noProof/>
          <w:color w:val="000000"/>
          <w:sz w:val="24"/>
          <w:szCs w:val="24"/>
        </w:rPr>
      </w:pPr>
      <w:r w:rsidRPr="00AD1967">
        <w:rPr>
          <w:rFonts w:ascii="Times New Roman" w:eastAsia="Times New Roman" w:hAnsi="Times New Roman" w:cs="Times New Roman"/>
          <w:noProof/>
          <w:color w:val="000000"/>
          <w:sz w:val="24"/>
          <w:szCs w:val="24"/>
          <w:lang w:eastAsia="en-IN"/>
        </w:rPr>
        <w:drawing>
          <wp:inline distT="0" distB="0" distL="0" distR="0" wp14:anchorId="593F8287" wp14:editId="747F5EFD">
            <wp:extent cx="5731510" cy="5975350"/>
            <wp:effectExtent l="19050" t="19050" r="21590" b="2540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5975350"/>
                    </a:xfrm>
                    <a:prstGeom prst="rect">
                      <a:avLst/>
                    </a:prstGeom>
                    <a:ln w="12700">
                      <a:solidFill>
                        <a:schemeClr val="tx1"/>
                      </a:solidFill>
                    </a:ln>
                  </pic:spPr>
                </pic:pic>
              </a:graphicData>
            </a:graphic>
          </wp:inline>
        </w:drawing>
      </w:r>
    </w:p>
    <w:p w:rsidR="00163E3B" w:rsidRDefault="00163E3B" w:rsidP="00DE6008">
      <w:pPr>
        <w:spacing w:after="0" w:line="480" w:lineRule="auto"/>
        <w:ind w:right="598"/>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 xml:space="preserve">Code: </w:t>
      </w:r>
    </w:p>
    <w:p w:rsidR="009E3B48" w:rsidRPr="00A211AC" w:rsidRDefault="009E3B48"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&lt;!DOCTYPE html&gt;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&lt;html lang="en"&gt;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&lt;head&gt;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&lt;meta charset="UTF-8"&gt;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&lt;meta name="viewport" content="width=device-width, initial-scale=1.0"&gt;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&lt;title&gt;About Us&lt;/title&gt;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&lt;link rel="stylesheet" href="style.css"&gt;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&lt;/head&gt;</w:t>
      </w:r>
    </w:p>
    <w:p w:rsidR="00163E3B" w:rsidRPr="00A211AC" w:rsidRDefault="00163E3B" w:rsidP="005E5DAB">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lastRenderedPageBreak/>
        <w:t>&lt;body&gt;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&lt;?php</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include "nav.php";</w:t>
      </w:r>
    </w:p>
    <w:p w:rsidR="00163E3B" w:rsidRPr="00A211AC" w:rsidRDefault="00163E3B" w:rsidP="005E5DAB">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&lt;div class="container"&gt;</w:t>
      </w:r>
    </w:p>
    <w:p w:rsidR="00163E3B" w:rsidRPr="00A211AC" w:rsidRDefault="00163E3B" w:rsidP="005E5DAB">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&lt;h2&gt;About Us&lt;/h2&gt;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&lt;p&gt;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Welcome to &lt;strong&gt;Luxaura Watches&lt;/strong&gt;, your trusted destination for premium and luxury watches.  </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We provide a wide collection of stylish, modern, and classic watches specially curated for smart buyers like you.</w:t>
      </w:r>
    </w:p>
    <w:p w:rsidR="00163E3B" w:rsidRPr="00A211AC" w:rsidRDefault="00163E3B" w:rsidP="005E5DAB">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&lt;/p&gt;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&lt;p&gt;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Our goal is simple — to offer top-quality watches at the best prices with fast delivery and excellent customer service.  </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Every product listed on our website is carefully checked to ensure authenticity and quality.</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&lt;/p&gt;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&lt;p&gt;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Whether you want a stylish smartwatch, a luxury brand, or a durable daily wear watch,  </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we have something perfect for every occasion.</w:t>
      </w:r>
    </w:p>
    <w:p w:rsidR="00163E3B" w:rsidRPr="00A211AC" w:rsidRDefault="00163E3B" w:rsidP="005E5DAB">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&lt;/p&gt;</w:t>
      </w:r>
    </w:p>
    <w:p w:rsidR="00163E3B" w:rsidRPr="00A211AC" w:rsidRDefault="00163E3B" w:rsidP="005E5DAB">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&lt;h3 style="margin-top: 30px;"&gt;Why Choose Us?&lt;/h3&gt;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&lt;div class="features"&gt;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&lt;div class="card"&gt;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&lt;h3&gt;</w:t>
      </w:r>
      <w:r w:rsidRPr="00A211AC">
        <w:rPr>
          <w:rFonts w:ascii="Segoe UI Symbol" w:eastAsia="Times New Roman" w:hAnsi="Segoe UI Symbol" w:cs="Segoe UI Symbol"/>
          <w:noProof/>
          <w:color w:val="000000"/>
          <w:spacing w:val="-1"/>
          <w:sz w:val="24"/>
          <w:szCs w:val="24"/>
          <w:lang w:val="en-US"/>
        </w:rPr>
        <w:t>✔</w:t>
      </w:r>
      <w:r w:rsidRPr="00A211AC">
        <w:rPr>
          <w:rFonts w:ascii="Times New Roman" w:eastAsia="Times New Roman" w:hAnsi="Times New Roman" w:cs="Times New Roman"/>
          <w:noProof/>
          <w:color w:val="000000"/>
          <w:spacing w:val="-1"/>
          <w:sz w:val="24"/>
          <w:szCs w:val="24"/>
          <w:lang w:val="en-US"/>
        </w:rPr>
        <w:t xml:space="preserve"> 100% Original Products&lt;/h3&gt;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&lt;p&gt;We sell only verified and authentic watches with full quality assurance.&lt;/p&gt;</w:t>
      </w:r>
    </w:p>
    <w:p w:rsidR="00163E3B" w:rsidRPr="00A211AC" w:rsidRDefault="00163E3B" w:rsidP="005E5DAB">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&lt;/div&gt;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&lt;div class="card"&gt;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&lt;h3&gt;</w:t>
      </w:r>
      <w:r w:rsidRPr="00A211AC">
        <w:rPr>
          <w:rFonts w:ascii="Segoe UI Symbol" w:eastAsia="Times New Roman" w:hAnsi="Segoe UI Symbol" w:cs="Segoe UI Symbol"/>
          <w:noProof/>
          <w:color w:val="000000"/>
          <w:spacing w:val="-1"/>
          <w:sz w:val="24"/>
          <w:szCs w:val="24"/>
          <w:lang w:val="en-US"/>
        </w:rPr>
        <w:t>✔</w:t>
      </w:r>
      <w:r w:rsidRPr="00A211AC">
        <w:rPr>
          <w:rFonts w:ascii="Times New Roman" w:eastAsia="Times New Roman" w:hAnsi="Times New Roman" w:cs="Times New Roman"/>
          <w:noProof/>
          <w:color w:val="000000"/>
          <w:spacing w:val="-1"/>
          <w:sz w:val="24"/>
          <w:szCs w:val="24"/>
          <w:lang w:val="en-US"/>
        </w:rPr>
        <w:t xml:space="preserve"> Fast Delivery&lt;/h3&gt;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&lt;p&gt;Quick shipping so your favourite watch reaches your hands on time.&lt;/p&gt;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&lt;/div&gt;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&lt;div class="card"&gt;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&lt;h3&gt;</w:t>
      </w:r>
      <w:r w:rsidRPr="00A211AC">
        <w:rPr>
          <w:rFonts w:ascii="Segoe UI Symbol" w:eastAsia="Times New Roman" w:hAnsi="Segoe UI Symbol" w:cs="Segoe UI Symbol"/>
          <w:noProof/>
          <w:color w:val="000000"/>
          <w:spacing w:val="-1"/>
          <w:sz w:val="24"/>
          <w:szCs w:val="24"/>
          <w:lang w:val="en-US"/>
        </w:rPr>
        <w:t>✔</w:t>
      </w:r>
      <w:r w:rsidRPr="00A211AC">
        <w:rPr>
          <w:rFonts w:ascii="Times New Roman" w:eastAsia="Times New Roman" w:hAnsi="Times New Roman" w:cs="Times New Roman"/>
          <w:noProof/>
          <w:color w:val="000000"/>
          <w:spacing w:val="-1"/>
          <w:sz w:val="24"/>
          <w:szCs w:val="24"/>
          <w:lang w:val="en-US"/>
        </w:rPr>
        <w:t xml:space="preserve"> Secure Payments&lt;/h3&gt;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&lt;p&gt;All transactions are protected with advanced SSL encryption.&lt;/p&gt;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&lt;/div&gt;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&lt;div class="card"&gt;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&lt;h3&gt;</w:t>
      </w:r>
      <w:r w:rsidRPr="00A211AC">
        <w:rPr>
          <w:rFonts w:ascii="Segoe UI Symbol" w:eastAsia="Times New Roman" w:hAnsi="Segoe UI Symbol" w:cs="Segoe UI Symbol"/>
          <w:noProof/>
          <w:color w:val="000000"/>
          <w:spacing w:val="-1"/>
          <w:sz w:val="24"/>
          <w:szCs w:val="24"/>
          <w:lang w:val="en-US"/>
        </w:rPr>
        <w:t>✔</w:t>
      </w:r>
      <w:r w:rsidRPr="00A211AC">
        <w:rPr>
          <w:rFonts w:ascii="Times New Roman" w:eastAsia="Times New Roman" w:hAnsi="Times New Roman" w:cs="Times New Roman"/>
          <w:noProof/>
          <w:color w:val="000000"/>
          <w:spacing w:val="-1"/>
          <w:sz w:val="24"/>
          <w:szCs w:val="24"/>
          <w:lang w:val="en-US"/>
        </w:rPr>
        <w:t xml:space="preserve"> 24/7 Support&lt;/h3&gt;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&lt;p&gt;Our team is always here to help you with any query or issue.&lt;/p&gt;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&lt;/div&gt;</w:t>
      </w:r>
    </w:p>
    <w:p w:rsidR="00163E3B" w:rsidRPr="00A211AC" w:rsidRDefault="00163E3B" w:rsidP="005E5DAB">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 xml:space="preserve">    &lt;/div&gt;</w:t>
      </w:r>
    </w:p>
    <w:p w:rsidR="00163E3B" w:rsidRPr="00A211AC" w:rsidRDefault="00163E3B" w:rsidP="005E5DAB">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&lt;/div&gt;</w:t>
      </w:r>
    </w:p>
    <w:p w:rsidR="00163E3B"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&lt;/body&gt;</w:t>
      </w:r>
    </w:p>
    <w:p w:rsidR="00DE14F8" w:rsidRPr="00A211AC" w:rsidRDefault="00163E3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211AC">
        <w:rPr>
          <w:rFonts w:ascii="Times New Roman" w:eastAsia="Times New Roman" w:hAnsi="Times New Roman" w:cs="Times New Roman"/>
          <w:noProof/>
          <w:color w:val="000000"/>
          <w:spacing w:val="-1"/>
          <w:sz w:val="24"/>
          <w:szCs w:val="24"/>
          <w:lang w:val="en-US"/>
        </w:rPr>
        <w:t>&lt;/html&gt;</w:t>
      </w:r>
    </w:p>
    <w:p w:rsidR="00445922" w:rsidRDefault="00445922" w:rsidP="00DE6008">
      <w:pPr>
        <w:spacing w:line="480" w:lineRule="auto"/>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br w:type="page"/>
      </w:r>
    </w:p>
    <w:p w:rsidR="003C6DFC" w:rsidRPr="005E5285" w:rsidRDefault="002625F2" w:rsidP="00DE6008">
      <w:pPr>
        <w:spacing w:before="319" w:line="480" w:lineRule="auto"/>
        <w:ind w:left="720" w:firstLine="1"/>
        <w:jc w:val="both"/>
        <w:rPr>
          <w:rFonts w:ascii="Times New Roman" w:eastAsia="Times New Roman" w:hAnsi="Times New Roman" w:cs="Times New Roman"/>
          <w:b/>
          <w:bCs/>
          <w:noProof/>
          <w:color w:val="000000"/>
          <w:spacing w:val="-4"/>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Contact</w:t>
      </w:r>
      <w:r w:rsidR="003C6DFC">
        <w:rPr>
          <w:rFonts w:ascii="Times New Roman" w:eastAsia="Times New Roman" w:hAnsi="Times New Roman" w:cs="Times New Roman"/>
          <w:b/>
          <w:bCs/>
          <w:noProof/>
          <w:color w:val="000000"/>
          <w:spacing w:val="-1"/>
          <w:sz w:val="32"/>
          <w:szCs w:val="32"/>
          <w:u w:val="single" w:color="000000"/>
        </w:rPr>
        <w:t xml:space="preserve"> Page:</w:t>
      </w:r>
    </w:p>
    <w:p w:rsidR="00941AED" w:rsidRDefault="006628E0" w:rsidP="00DE6008">
      <w:pPr>
        <w:spacing w:after="0" w:line="480" w:lineRule="auto"/>
        <w:ind w:right="598"/>
        <w:jc w:val="both"/>
        <w:rPr>
          <w:rFonts w:ascii="Times New Roman" w:eastAsia="Times New Roman" w:hAnsi="Times New Roman" w:cs="Times New Roman"/>
          <w:noProof/>
          <w:color w:val="000000"/>
          <w:sz w:val="24"/>
          <w:szCs w:val="24"/>
        </w:rPr>
      </w:pPr>
      <w:r w:rsidRPr="003C6DFC">
        <w:rPr>
          <w:rFonts w:ascii="Times New Roman" w:eastAsia="Times New Roman" w:hAnsi="Times New Roman" w:cs="Times New Roman"/>
          <w:noProof/>
          <w:color w:val="000000"/>
          <w:sz w:val="24"/>
          <w:szCs w:val="24"/>
          <w:lang w:eastAsia="en-IN"/>
        </w:rPr>
        <w:drawing>
          <wp:inline distT="0" distB="0" distL="0" distR="0" wp14:anchorId="262A2220" wp14:editId="396BEA09">
            <wp:extent cx="5731510" cy="4033192"/>
            <wp:effectExtent l="19050" t="19050" r="21590" b="2476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4033192"/>
                    </a:xfrm>
                    <a:prstGeom prst="rect">
                      <a:avLst/>
                    </a:prstGeom>
                    <a:ln w="12700">
                      <a:solidFill>
                        <a:schemeClr val="tx1"/>
                      </a:solidFill>
                    </a:ln>
                  </pic:spPr>
                </pic:pic>
              </a:graphicData>
            </a:graphic>
          </wp:inline>
        </w:drawing>
      </w:r>
    </w:p>
    <w:p w:rsidR="00941AED" w:rsidRPr="005E5285" w:rsidRDefault="003D572B"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Pr>
          <w:rFonts w:ascii="Times New Roman" w:eastAsia="Times New Roman" w:hAnsi="Times New Roman" w:cs="Times New Roman"/>
          <w:noProof/>
          <w:color w:val="000000"/>
          <w:sz w:val="24"/>
          <w:szCs w:val="24"/>
        </w:rPr>
        <w:t xml:space="preserve">Code: </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&lt;!DOCTYPE html&gt;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&lt;html lang="en"&gt;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&lt;head&gt;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&lt;meta charset="UTF-8"&gt;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&lt;meta name="viewport" content="width=device-width, initial-scale=1.0"&gt;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&lt;title&gt;Contact Us&lt;/title&gt;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&lt;link rel="stylesheet" href="style.css"&gt;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&lt;/head&gt;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&lt;body&gt;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&lt;?php</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include "nav.php";</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&lt;h2&gt;Contact Us&lt;/h2&gt;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&lt;div class="container"&gt;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 xml:space="preserve">    &lt;!-- Contact Form --&gt;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 xml:space="preserve">    &lt;div class="card"&gt;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 xml:space="preserve">        &lt;h3&gt;Send Us a Message&lt;/h3&gt;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 xml:space="preserve">        &lt;label&gt;Your Name&lt;/label&gt;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 xml:space="preserve">        &lt;input type="text" placeholder="Enter your name"&gt;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 xml:space="preserve">        &lt;label&gt;Email&lt;/label&gt;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 xml:space="preserve">        &lt;input type="email" placeholder="Enter your email"&gt;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 xml:space="preserve">        &lt;label&gt;Mobile&lt;/label&gt;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 xml:space="preserve">        &lt;input type="text" placeholder="Enter your mobile number"&gt;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 xml:space="preserve">        &lt;label&gt;Message&lt;/label&gt;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 xml:space="preserve">        &lt;textarea placeholder="Write your message here..."&gt;&lt;/textarea&gt;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 xml:space="preserve">        &lt;button class="btn"&gt;Submit&lt;/button&gt;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 xml:space="preserve">    &lt;/div&gt;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 xml:space="preserve">    &lt;!-- Contact Info --&gt;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 xml:space="preserve">    &lt;div class="card info"&gt;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 xml:space="preserve">        &lt;h3&gt;Our Contact Details&lt;/h3&gt;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 xml:space="preserve">        &lt;p&gt;&lt;strong&gt;Address:&lt;/strong&gt;&lt;br&gt;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 xml:space="preserve">        TimeZone Watches, Chirimiri, Chhattisgarh, India&lt;/p&gt;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 xml:space="preserve">        &lt;p&gt;&lt;strong&gt;Email:&lt;/strong&gt;&lt;br&gt;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 xml:space="preserve">        support@timezonewatches.com&lt;/p&gt;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 xml:space="preserve">        &lt;p&gt;&lt;strong&gt;Phone:&lt;/strong&gt;&lt;br&gt;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 xml:space="preserve">        +91 98765 43210&lt;/p&gt;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 xml:space="preserve">        &lt;p&gt;&lt;strong&gt;Working Hours:&lt;/strong&gt;&lt;br&gt;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 xml:space="preserve">        Monday – Saturday, 10 AM – 7 PM&lt;/p&gt;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 xml:space="preserve">    &lt;/div&gt;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&lt;/div&gt;</w:t>
      </w: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8C0043" w:rsidRPr="005E5285"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&lt;/body&gt;</w:t>
      </w:r>
    </w:p>
    <w:p w:rsidR="00852533" w:rsidRPr="00E07C90" w:rsidRDefault="008C004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5E5285">
        <w:rPr>
          <w:rFonts w:ascii="Times New Roman" w:eastAsia="Times New Roman" w:hAnsi="Times New Roman" w:cs="Times New Roman"/>
          <w:noProof/>
          <w:color w:val="000000"/>
          <w:spacing w:val="-1"/>
          <w:sz w:val="24"/>
          <w:szCs w:val="24"/>
          <w:lang w:val="en-US"/>
        </w:rPr>
        <w:t>&lt;/html&gt;</w:t>
      </w:r>
    </w:p>
    <w:p w:rsidR="00852533" w:rsidRPr="00406608" w:rsidRDefault="00406608" w:rsidP="00DE6008">
      <w:pPr>
        <w:spacing w:line="480" w:lineRule="auto"/>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br w:type="page"/>
      </w:r>
    </w:p>
    <w:p w:rsidR="00852533" w:rsidRPr="00E07C90" w:rsidRDefault="00E07C90" w:rsidP="00DE6008">
      <w:pPr>
        <w:spacing w:before="319" w:line="480" w:lineRule="auto"/>
        <w:ind w:left="720" w:firstLine="1"/>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Wishlist Page</w:t>
      </w:r>
    </w:p>
    <w:p w:rsidR="00941AED" w:rsidRDefault="00832AEB" w:rsidP="00AF6DC1">
      <w:pPr>
        <w:spacing w:line="480" w:lineRule="auto"/>
        <w:jc w:val="center"/>
        <w:rPr>
          <w:rFonts w:ascii="Times New Roman" w:eastAsia="Times New Roman" w:hAnsi="Times New Roman" w:cs="Times New Roman"/>
          <w:noProof/>
          <w:color w:val="000000"/>
          <w:sz w:val="24"/>
          <w:szCs w:val="24"/>
        </w:rPr>
      </w:pPr>
      <w:r w:rsidRPr="00852533">
        <w:rPr>
          <w:rFonts w:ascii="Times New Roman" w:eastAsia="Times New Roman" w:hAnsi="Times New Roman" w:cs="Times New Roman"/>
          <w:noProof/>
          <w:color w:val="000000"/>
          <w:sz w:val="24"/>
          <w:szCs w:val="24"/>
          <w:lang w:eastAsia="en-IN"/>
        </w:rPr>
        <w:drawing>
          <wp:inline distT="0" distB="0" distL="0" distR="0" wp14:anchorId="2327612D" wp14:editId="38C7C12E">
            <wp:extent cx="5728625" cy="3523129"/>
            <wp:effectExtent l="19050" t="19050" r="24765" b="203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32148"/>
                    <a:stretch/>
                  </pic:blipFill>
                  <pic:spPr bwMode="auto">
                    <a:xfrm>
                      <a:off x="0" y="0"/>
                      <a:ext cx="5795551" cy="3564289"/>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B27416" w:rsidRDefault="00B27416" w:rsidP="00DE6008">
      <w:pPr>
        <w:spacing w:line="480" w:lineRule="auto"/>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 xml:space="preserve">Code: </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&lt;!DOCTYPE html&gt;</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&lt;html lang="en"&gt;</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&lt;head&gt;</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 xml:space="preserve">    &lt;meta charset="UTF-8"&gt;</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 xml:space="preserve">    &lt;meta name="viewport" content="width=device-width, initial-scale=1.0"&gt;</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 xml:space="preserve">    &lt;title&gt;Wishlist&lt;/title&gt;</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 xml:space="preserve">    &lt;link rel="stylesheet" href="style.css"&gt;</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&lt;/head&gt;</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&lt;body&gt;</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&lt;?php include "nav.php";</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include "partials/login_verification.php"; ?&gt;</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&lt;?php</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include "partials/conn.php";</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$user_id = $_SESSION['user_id']; // TEMP</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 Fetch wishlist items joined with watch details</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 xml:space="preserve">$sql = "SELECT wishlist.id AS wish_id, watches.title, watches.price, watches.image, watches.id AS product_id </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 xml:space="preserve">        FROM wishlist </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 xml:space="preserve">        JOIN watches ON wishlist.product_id = watches.id</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 xml:space="preserve">        WHERE wishlist.user_id = $user_id";</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$result = $conn-&gt;query($sql);</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?&gt;</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 xml:space="preserve">&lt;h2 style="text-align:center; margin-top:20px;"&gt;My Wishlist </w:t>
      </w:r>
      <w:r w:rsidRPr="008E1FF0">
        <w:rPr>
          <w:rFonts w:ascii="Segoe UI Symbol" w:eastAsia="Times New Roman" w:hAnsi="Segoe UI Symbol" w:cs="Segoe UI Symbol"/>
          <w:noProof/>
          <w:color w:val="000000"/>
          <w:spacing w:val="-1"/>
          <w:sz w:val="24"/>
          <w:szCs w:val="24"/>
          <w:lang w:val="en-US"/>
        </w:rPr>
        <w:t>❤️</w:t>
      </w:r>
      <w:r w:rsidRPr="008E1FF0">
        <w:rPr>
          <w:rFonts w:ascii="Times New Roman" w:eastAsia="Times New Roman" w:hAnsi="Times New Roman" w:cs="Times New Roman"/>
          <w:noProof/>
          <w:color w:val="000000"/>
          <w:spacing w:val="-1"/>
          <w:sz w:val="24"/>
          <w:szCs w:val="24"/>
          <w:lang w:val="en-US"/>
        </w:rPr>
        <w:t>&lt;/h2&gt;</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&lt;?php</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if ($result-&gt;num_rows &gt; 0) {</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 xml:space="preserve">    while ($row = $result-&gt;fetch_assoc()) {</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 xml:space="preserve">        echo "</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 xml:space="preserve">        &lt;div class='wishlist-item'&gt;</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 xml:space="preserve">            &lt;img src='img/Watch.webp'&gt;</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 xml:space="preserve">            &lt;div class='info'&gt;</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 xml:space="preserve">                &lt;div class='name'&gt;{$row['title']}&lt;/div&gt;</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 xml:space="preserve">                &lt;div class='price'&gt;₹" . number_format($row['price']) . "&lt;/div&gt;</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 xml:space="preserve">                &lt;a class='btn' href='add_to_cart.php?id={$row['product_id']}'&gt;Move to Cart&lt;/a&gt;</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 xml:space="preserve">                &lt;a class='btn remove' href='remove_wish.php?id={$row['wish_id']}'&gt;Remove&lt;/a&gt;</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 xml:space="preserve">            &lt;/div&gt;</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 xml:space="preserve">        &lt;/div&gt;</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 xml:space="preserve">        ";</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 xml:space="preserve">    }</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 else {</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 xml:space="preserve">    echo "&lt;p style='text-align:center; margin-top:20px;'&gt;Your wishlist is empty </w:t>
      </w:r>
      <w:r w:rsidRPr="008E1FF0">
        <w:rPr>
          <w:rFonts w:ascii="Segoe UI Symbol" w:eastAsia="Times New Roman" w:hAnsi="Segoe UI Symbol" w:cs="Segoe UI Symbol"/>
          <w:noProof/>
          <w:color w:val="000000"/>
          <w:spacing w:val="-1"/>
          <w:sz w:val="24"/>
          <w:szCs w:val="24"/>
          <w:lang w:val="en-US"/>
        </w:rPr>
        <w:t>😢</w:t>
      </w:r>
      <w:r w:rsidRPr="008E1FF0">
        <w:rPr>
          <w:rFonts w:ascii="Times New Roman" w:eastAsia="Times New Roman" w:hAnsi="Times New Roman" w:cs="Times New Roman"/>
          <w:noProof/>
          <w:color w:val="000000"/>
          <w:spacing w:val="-1"/>
          <w:sz w:val="24"/>
          <w:szCs w:val="24"/>
          <w:lang w:val="en-US"/>
        </w:rPr>
        <w:t>&lt;/p&gt;";</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?&gt;</w:t>
      </w: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97F23"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&lt;/body&gt;</w:t>
      </w:r>
    </w:p>
    <w:p w:rsidR="00B27416" w:rsidRPr="008E1FF0" w:rsidRDefault="00E97F2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E1FF0">
        <w:rPr>
          <w:rFonts w:ascii="Times New Roman" w:eastAsia="Times New Roman" w:hAnsi="Times New Roman" w:cs="Times New Roman"/>
          <w:noProof/>
          <w:color w:val="000000"/>
          <w:spacing w:val="-1"/>
          <w:sz w:val="24"/>
          <w:szCs w:val="24"/>
          <w:lang w:val="en-US"/>
        </w:rPr>
        <w:t>&lt;/html&gt;</w:t>
      </w:r>
    </w:p>
    <w:p w:rsidR="00E97F23" w:rsidRDefault="00E97F23" w:rsidP="00DE6008">
      <w:pPr>
        <w:spacing w:before="319" w:line="480" w:lineRule="auto"/>
        <w:jc w:val="both"/>
        <w:rPr>
          <w:rFonts w:ascii="Times New Roman" w:eastAsia="Times New Roman" w:hAnsi="Times New Roman" w:cs="Times New Roman"/>
          <w:b/>
          <w:bCs/>
          <w:noProof/>
          <w:color w:val="000000"/>
          <w:spacing w:val="-4"/>
          <w:sz w:val="32"/>
          <w:szCs w:val="32"/>
          <w:u w:val="single" w:color="000000"/>
        </w:rPr>
      </w:pPr>
    </w:p>
    <w:p w:rsidR="00E97F23" w:rsidRDefault="003A1763" w:rsidP="00DE6008">
      <w:pPr>
        <w:spacing w:line="480" w:lineRule="auto"/>
        <w:jc w:val="both"/>
        <w:rPr>
          <w:rFonts w:ascii="Times New Roman" w:eastAsia="Times New Roman" w:hAnsi="Times New Roman" w:cs="Times New Roman"/>
          <w:b/>
          <w:bCs/>
          <w:noProof/>
          <w:color w:val="000000"/>
          <w:spacing w:val="-4"/>
          <w:sz w:val="32"/>
          <w:szCs w:val="32"/>
          <w:u w:val="single" w:color="000000"/>
        </w:rPr>
      </w:pPr>
      <w:r>
        <w:rPr>
          <w:rFonts w:ascii="Times New Roman" w:eastAsia="Times New Roman" w:hAnsi="Times New Roman" w:cs="Times New Roman"/>
          <w:b/>
          <w:bCs/>
          <w:noProof/>
          <w:color w:val="000000"/>
          <w:spacing w:val="-4"/>
          <w:sz w:val="32"/>
          <w:szCs w:val="32"/>
          <w:u w:val="single" w:color="000000"/>
        </w:rPr>
        <w:br w:type="page"/>
      </w:r>
    </w:p>
    <w:p w:rsidR="00E97F23" w:rsidRDefault="008A334E" w:rsidP="00DE6008">
      <w:pPr>
        <w:spacing w:before="319" w:line="480" w:lineRule="auto"/>
        <w:ind w:left="720" w:firstLine="1"/>
        <w:jc w:val="both"/>
        <w:rPr>
          <w:rFonts w:ascii="Times New Roman" w:eastAsia="Times New Roman" w:hAnsi="Times New Roman" w:cs="Times New Roman"/>
          <w:b/>
          <w:bCs/>
          <w:noProof/>
          <w:color w:val="000000"/>
          <w:spacing w:val="-4"/>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 xml:space="preserve">Cart Page: </w:t>
      </w:r>
    </w:p>
    <w:p w:rsidR="00FF3C81" w:rsidRDefault="0034335D" w:rsidP="00AF6DC1">
      <w:pPr>
        <w:spacing w:line="480" w:lineRule="auto"/>
        <w:jc w:val="center"/>
        <w:rPr>
          <w:rFonts w:ascii="Times New Roman" w:eastAsia="Times New Roman" w:hAnsi="Times New Roman" w:cs="Times New Roman"/>
          <w:noProof/>
          <w:color w:val="000000"/>
          <w:sz w:val="24"/>
          <w:szCs w:val="24"/>
        </w:rPr>
      </w:pPr>
      <w:r w:rsidRPr="00E97F23">
        <w:rPr>
          <w:rFonts w:ascii="Times New Roman" w:eastAsia="Times New Roman" w:hAnsi="Times New Roman" w:cs="Times New Roman"/>
          <w:noProof/>
          <w:color w:val="000000"/>
          <w:sz w:val="24"/>
          <w:szCs w:val="24"/>
          <w:lang w:eastAsia="en-IN"/>
        </w:rPr>
        <w:drawing>
          <wp:inline distT="0" distB="0" distL="0" distR="0" wp14:anchorId="0C2E5DEE" wp14:editId="69D62AFB">
            <wp:extent cx="5731510" cy="2529840"/>
            <wp:effectExtent l="19050" t="19050" r="21590" b="2286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529840"/>
                    </a:xfrm>
                    <a:prstGeom prst="rect">
                      <a:avLst/>
                    </a:prstGeom>
                    <a:ln w="12700">
                      <a:solidFill>
                        <a:schemeClr val="tx1"/>
                      </a:solidFill>
                    </a:ln>
                  </pic:spPr>
                </pic:pic>
              </a:graphicData>
            </a:graphic>
          </wp:inline>
        </w:drawing>
      </w:r>
    </w:p>
    <w:p w:rsidR="00941AED"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Pr>
          <w:rFonts w:ascii="Times New Roman" w:eastAsia="Times New Roman" w:hAnsi="Times New Roman" w:cs="Times New Roman"/>
          <w:noProof/>
          <w:color w:val="000000"/>
          <w:sz w:val="24"/>
          <w:szCs w:val="24"/>
        </w:rPr>
        <w:t xml:space="preserve">Code: </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&lt;?php</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include "nav.php";</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include "partials/login_verification.php";</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include "partials/conn.php";</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$user_id = $_SESSION['user_id'];</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$sql = "SELECT cart.*, watches.title, watches.image, watches.price </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FROM cart </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JOIN watches ON cart.product_id = watches.id </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WHERE cart.user_id = '$user_id'";</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$result = $conn-&gt;query($sql);</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$total = 0;</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&lt;!DOCTYPE html&gt;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&lt;html&gt;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&lt;head&gt;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&lt;title&gt;Your Cart&lt;/title&gt;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&lt;link rel="stylesheet" href="style.css"&gt;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&lt;/head&gt;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&lt;body&gt;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&lt;h2&gt;Your Cart </w:t>
      </w:r>
      <w:r w:rsidRPr="00B1710F">
        <w:rPr>
          <w:rFonts w:ascii="Segoe UI Symbol" w:eastAsia="Times New Roman" w:hAnsi="Segoe UI Symbol" w:cs="Segoe UI Symbol"/>
          <w:noProof/>
          <w:color w:val="000000"/>
          <w:spacing w:val="-1"/>
          <w:sz w:val="24"/>
          <w:szCs w:val="24"/>
          <w:lang w:val="en-US"/>
        </w:rPr>
        <w:t>🛒</w:t>
      </w:r>
      <w:r w:rsidRPr="00B1710F">
        <w:rPr>
          <w:rFonts w:ascii="Times New Roman" w:eastAsia="Times New Roman" w:hAnsi="Times New Roman" w:cs="Times New Roman"/>
          <w:noProof/>
          <w:color w:val="000000"/>
          <w:spacing w:val="-1"/>
          <w:sz w:val="24"/>
          <w:szCs w:val="24"/>
          <w:lang w:val="en-US"/>
        </w:rPr>
        <w:t>&lt;/h2&gt;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&lt;?php</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if ($result-&gt;num_rows &gt; 0) {</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lastRenderedPageBreak/>
        <w:t xml:space="preserve">    while ($row = $result-&gt;fetch_assoc()) {</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$total += $row['price'] * $row['quantity'];</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&lt;div class="cart-item"&gt;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&lt;img src="img/Watch.webp"&gt;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&lt;div class="info"&gt;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&lt;div class="name"&gt;&lt;?= $row['title'] ?&gt;&lt;/div&gt;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&lt;div class="price"&gt;₹&lt;?= number_format($row['price']) ?&gt;&lt;/div&gt;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&lt;div class="qty-box"&gt;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Qty: </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&lt;form action="update_cart.php" method="post" style="display:inline-block;"&gt;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&lt;input type="hidden" name="cart_id" value="&lt;?= $row['cart_id'] ?&gt;"&gt;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&lt;input type="number" name="quantity" value="&lt;?= $row['quantity'] ?&gt;" min="1"&gt;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&lt;button class="btn"&gt;Update&lt;/button&gt;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&lt;/form&gt;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&lt;/div&gt;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&lt;form action="remove_cart.php" method="post"&gt;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&lt;input type="hidden" name="cart_id" value="&lt;?= $row['cart_id'] ?&gt;"&gt;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&lt;button class="btn remove"&gt;Remove&lt;/button&gt;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&lt;/form&gt;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&lt;/div&gt;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&lt;/div&gt;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&lt;?php</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else {</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echo "&lt;h3&gt;Your cart is empty </w:t>
      </w:r>
      <w:r w:rsidRPr="00B1710F">
        <w:rPr>
          <w:rFonts w:ascii="Segoe UI Symbol" w:eastAsia="Times New Roman" w:hAnsi="Segoe UI Symbol" w:cs="Segoe UI Symbol"/>
          <w:noProof/>
          <w:color w:val="000000"/>
          <w:spacing w:val="-1"/>
          <w:sz w:val="24"/>
          <w:szCs w:val="24"/>
          <w:lang w:val="en-US"/>
        </w:rPr>
        <w:t>😢</w:t>
      </w:r>
      <w:r w:rsidRPr="00B1710F">
        <w:rPr>
          <w:rFonts w:ascii="Times New Roman" w:eastAsia="Times New Roman" w:hAnsi="Times New Roman" w:cs="Times New Roman"/>
          <w:noProof/>
          <w:color w:val="000000"/>
          <w:spacing w:val="-1"/>
          <w:sz w:val="24"/>
          <w:szCs w:val="24"/>
          <w:lang w:val="en-US"/>
        </w:rPr>
        <w:t>&lt;/h3&gt;";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&lt;?php if ($total &gt; 0) { ?&gt;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&lt;div class="total-box"&gt;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&lt;div class="total"&gt;Total: ₹&lt;?= number_format($total) ?&gt;&lt;/div&gt;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 xml:space="preserve">    &lt;a href="order.php" class="checkout-btn"&gt;Proceed to Checkout&lt;/a&gt;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&lt;/div&gt;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&lt;?php } ?&gt;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&lt;/body&gt;</w:t>
      </w:r>
    </w:p>
    <w:p w:rsidR="006818AE" w:rsidRPr="00B1710F" w:rsidRDefault="006818AE"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710F">
        <w:rPr>
          <w:rFonts w:ascii="Times New Roman" w:eastAsia="Times New Roman" w:hAnsi="Times New Roman" w:cs="Times New Roman"/>
          <w:noProof/>
          <w:color w:val="000000"/>
          <w:spacing w:val="-1"/>
          <w:sz w:val="24"/>
          <w:szCs w:val="24"/>
          <w:lang w:val="en-US"/>
        </w:rPr>
        <w:t>&lt;/html&gt;</w:t>
      </w:r>
    </w:p>
    <w:p w:rsidR="00F63ECB" w:rsidRDefault="00D84530" w:rsidP="00DE6008">
      <w:pPr>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br w:type="page"/>
      </w:r>
    </w:p>
    <w:p w:rsidR="006C6BA1" w:rsidRPr="00D84530" w:rsidRDefault="00410A12" w:rsidP="00DE6008">
      <w:pPr>
        <w:spacing w:before="319" w:line="480" w:lineRule="auto"/>
        <w:ind w:left="720" w:firstLine="1"/>
        <w:jc w:val="both"/>
        <w:rPr>
          <w:rFonts w:ascii="Times New Roman" w:eastAsia="Times New Roman" w:hAnsi="Times New Roman" w:cs="Times New Roman"/>
          <w:b/>
          <w:bCs/>
          <w:noProof/>
          <w:color w:val="000000"/>
          <w:spacing w:val="-4"/>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Order</w:t>
      </w:r>
      <w:r w:rsidR="00E00052">
        <w:rPr>
          <w:rFonts w:ascii="Times New Roman" w:eastAsia="Times New Roman" w:hAnsi="Times New Roman" w:cs="Times New Roman"/>
          <w:b/>
          <w:bCs/>
          <w:noProof/>
          <w:color w:val="000000"/>
          <w:spacing w:val="-1"/>
          <w:sz w:val="32"/>
          <w:szCs w:val="32"/>
          <w:u w:val="single" w:color="000000"/>
        </w:rPr>
        <w:t xml:space="preserve"> Page:</w:t>
      </w:r>
    </w:p>
    <w:p w:rsidR="006C6BA1" w:rsidRDefault="00D36B9B" w:rsidP="00DE6008">
      <w:pPr>
        <w:spacing w:line="480" w:lineRule="auto"/>
        <w:jc w:val="both"/>
        <w:rPr>
          <w:rFonts w:ascii="Times New Roman" w:eastAsia="Times New Roman" w:hAnsi="Times New Roman" w:cs="Times New Roman"/>
          <w:noProof/>
          <w:color w:val="000000"/>
          <w:sz w:val="24"/>
          <w:szCs w:val="24"/>
        </w:rPr>
      </w:pPr>
      <w:r w:rsidRPr="006C6BA1">
        <w:rPr>
          <w:rFonts w:ascii="Times New Roman" w:eastAsia="Times New Roman" w:hAnsi="Times New Roman" w:cs="Times New Roman"/>
          <w:noProof/>
          <w:color w:val="000000"/>
          <w:sz w:val="24"/>
          <w:szCs w:val="24"/>
          <w:lang w:eastAsia="en-IN"/>
        </w:rPr>
        <w:drawing>
          <wp:inline distT="0" distB="0" distL="0" distR="0" wp14:anchorId="1E1E4B52" wp14:editId="0B3C4782">
            <wp:extent cx="5731510" cy="2556510"/>
            <wp:effectExtent l="19050" t="19050" r="21590" b="152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556510"/>
                    </a:xfrm>
                    <a:prstGeom prst="rect">
                      <a:avLst/>
                    </a:prstGeom>
                    <a:ln w="12700">
                      <a:solidFill>
                        <a:schemeClr val="tx1"/>
                      </a:solidFill>
                    </a:ln>
                  </pic:spPr>
                </pic:pic>
              </a:graphicData>
            </a:graphic>
          </wp:inline>
        </w:drawing>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Pr>
          <w:rFonts w:ascii="Times New Roman" w:eastAsia="Times New Roman" w:hAnsi="Times New Roman" w:cs="Times New Roman"/>
          <w:noProof/>
          <w:color w:val="000000"/>
          <w:sz w:val="24"/>
          <w:szCs w:val="24"/>
        </w:rPr>
        <w:t xml:space="preserve">Code: </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&lt;?php</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include "nav.php";</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include "partials/conn.php";</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LOGIN CHECK</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$user_id = $_SESSION['user_id'] ?? 0;</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if (!$user_id) {</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header("Location: login.php");</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exit;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$sql = "SELECT </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cart.product_id,</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cart.quantity AS cart_qty,</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watches.title,</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watches.image,</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watches.price,</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watches.quantity AS stock</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FROM cart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INNER JOIN watches ON watches.id = cart.product_id</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WHERE cart.user_id = ?";</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$stmt = $conn-&gt;prepare($sql);</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$stmt-&gt;bind_param("i", $user_id);</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$stmt-&gt;execute();</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lastRenderedPageBreak/>
        <w:t>$result = $stmt-&gt;get_result();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CALCULATE TOTAL &amp; STOCK</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$total = 0;</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$outOfStock = false;</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$cartItems = [];</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if ($result-&gt;num_rows &gt; 0) {</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while ($item = $result-&gt;fetch_assoc()) {</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$stock   = (int)$item['stock'];</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$cartQty = (int)$item['cart_qty'];</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if ($stock &lt;= 0 || $stock &lt; $cartQty) {</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$outOfStock = true;</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$item['itemTotal'] = $item['price'] * $cartQty;</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$total += $item['itemTotal'];</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$cartItems[] = $item;</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else {</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$outOfStock = true;</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FETCH DEFAULT ADDRESS</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$addrSql = "SELECT * FROM address </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WHERE user_id = ? AND is_default = 1 </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LIMIT 1";</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$addrStmt = $conn-&gt;prepare($addrSql);</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$addrStmt-&gt;bind_param("i", $user_id);</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$addrStmt-&gt;execute();</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$address = $addrStmt-&gt;get_result()-&gt;fetch_assoc();</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&lt;!DOCTYPE html&gt;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&lt;html lang="en"&gt;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&lt;head&gt;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&lt;meta charset="UTF-8"&gt;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&lt;meta name="viewport" content="width=device-width, initial-scale=1.0"&gt;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&lt;title&gt;Place Order&lt;/title&gt;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&lt;link rel="stylesheet" href="style.css"&gt;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&lt;/head&gt;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&lt;body&gt;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&lt;h2&gt;Place Your Order </w:t>
      </w:r>
      <w:r w:rsidRPr="00BB0F35">
        <w:rPr>
          <w:rFonts w:ascii="Segoe UI Symbol" w:eastAsia="Times New Roman" w:hAnsi="Segoe UI Symbol" w:cs="Segoe UI Symbol"/>
          <w:noProof/>
          <w:color w:val="000000"/>
          <w:spacing w:val="-1"/>
          <w:sz w:val="24"/>
          <w:szCs w:val="24"/>
          <w:lang w:val="en-US"/>
        </w:rPr>
        <w:t>🛍</w:t>
      </w:r>
      <w:r w:rsidRPr="00BB0F35">
        <w:rPr>
          <w:rFonts w:ascii="Times New Roman" w:eastAsia="Times New Roman" w:hAnsi="Times New Roman" w:cs="Times New Roman"/>
          <w:noProof/>
          <w:color w:val="000000"/>
          <w:spacing w:val="-1"/>
          <w:sz w:val="24"/>
          <w:szCs w:val="24"/>
          <w:lang w:val="en-US"/>
        </w:rPr>
        <w:t>️&lt;/h2&gt;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&lt;div class="container"&gt;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 DELIVERY ADDRESS --&gt;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&lt;div class="card"&gt;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&lt;h3&gt;Delivery Address&lt;/h3&gt;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&lt;?php if ($address) { ?&gt;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&lt;div class="address-box"&gt;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&lt;strong&gt;&lt;?= htmlspecialchars($address['full_name']) ?&gt;&lt;/strong&gt;&lt;br&gt;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 htmlspecialchars($address['house_no']) ?&gt;,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 htmlspecialchars($address['area']) ?&gt;&lt;br&gt;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 htmlspecialchars($address['city']) ?&gt; -</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 htmlspecialchars($address['pincode']) ?&gt;&lt;br&gt;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Mobile: &lt;?= htmlspecialchars($address['mobile']) ?&gt;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&lt;/div&gt;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&lt;a href="address.php" class="change-btn"&gt;Change Address&lt;/a&gt;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&lt;?php } else { ?&gt;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&lt;p&gt;No address added!&lt;/p&gt;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&lt;a href="address.php" class="change-btn"&gt;Add Address&lt;/a&gt;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&lt;?php } ?&gt;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&lt;/div&gt;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&lt;div class="card"&gt;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&lt;h3&gt;Your Order&lt;/h3&gt;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&lt;?php if (!empty($cartItems)) { ?&gt;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&lt;?php foreach ($cartItems as $item) { ?&gt;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&lt;div class="item"&gt;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&lt;img src="img/Watch.webp" alt="Product"&gt;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&lt;div&gt;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&lt;div class="item-name"&gt;&lt;?= htmlspecialchars($item['title']) ?&gt;&lt;/div&gt;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&lt;div class="item-price"&gt;₹&lt;?= number_format($item['price']) ?&gt;&lt;/div&gt;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&lt;div&gt;Qty: &lt;?= $item['cart_qty'] ?&gt;&lt;/div&gt;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&lt;?php if ((int)$item['stock'] &lt; (int)$item['cart_qty']) { ?&gt;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&lt;div style="color:red;font-weight:bold;"&gt;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Out of Stock</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&lt;/div&gt;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&lt;?php } ?&gt;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&lt;/div&gt;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&lt;/div&gt;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&lt;?php } ?&gt;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&lt;div class="total-box"&gt;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Total Amount: ₹&lt;?= number_format($total) ?&gt;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&lt;/div&gt;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&lt;?php } else { ?&gt;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&lt;p&gt;Your cart is empty!&lt;/p&gt;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&lt;?php } ?&gt;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&lt;/div&gt;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&lt;/div&gt;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&lt;!-- PAYMENT SECTION --&gt;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&lt;div class="card" style="max-width:850px;margin:20px auto;"&gt;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&lt;h3&gt;Payment Method&lt;/h3&gt;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&lt;form action="place_order.php" method="post"&gt;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&lt;label class="payment-option"&gt;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&lt;input type="radio" name="payment_method" value="upi" checked&gt;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UPI (GPay / PhonePe / Paytm)</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&lt;/label&gt;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&lt;label class="payment-option"&gt;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&lt;input type="radio" name="payment_method" value="cod"&gt;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Cash on Delivery</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&lt;/label&gt;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&lt;?php if (!$outOfStock &amp;&amp; $address) { ?&gt;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&lt;button type="submit" class="place-btn"&gt;Place Order&lt;/button&gt;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&lt;?php } else { ?&gt;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&lt;button type="button" class="place-btn" disabled</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style="background:#ccc;cursor:not-allowed;"&gt;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Cannot Place Order</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&lt;/button&gt;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&lt;p style="color:red;margin-top:10px;"&gt;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Please fix out-of-stock items or add address.</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&lt;/p&gt;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&lt;?php } ?&gt;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 xml:space="preserve">    &lt;/form&gt;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&lt;/div&gt;</w:t>
      </w: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E03770" w:rsidRPr="00BB0F35"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&lt;/body&gt;</w:t>
      </w:r>
    </w:p>
    <w:p w:rsidR="002C56DD" w:rsidRDefault="00E03770"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B0F35">
        <w:rPr>
          <w:rFonts w:ascii="Times New Roman" w:eastAsia="Times New Roman" w:hAnsi="Times New Roman" w:cs="Times New Roman"/>
          <w:noProof/>
          <w:color w:val="000000"/>
          <w:spacing w:val="-1"/>
          <w:sz w:val="24"/>
          <w:szCs w:val="24"/>
          <w:lang w:val="en-US"/>
        </w:rPr>
        <w:t>&lt;/html&gt;</w:t>
      </w:r>
    </w:p>
    <w:p w:rsidR="00E905E2" w:rsidRPr="002C56DD" w:rsidRDefault="002C56DD" w:rsidP="00DE6008">
      <w:pPr>
        <w:jc w:val="both"/>
        <w:rPr>
          <w:rFonts w:ascii="Times New Roman" w:eastAsia="Times New Roman" w:hAnsi="Times New Roman" w:cs="Times New Roman"/>
          <w:noProof/>
          <w:color w:val="000000"/>
          <w:spacing w:val="-1"/>
          <w:sz w:val="24"/>
          <w:szCs w:val="24"/>
          <w:lang w:val="en-US"/>
        </w:rPr>
      </w:pPr>
      <w:r>
        <w:rPr>
          <w:rFonts w:ascii="Times New Roman" w:eastAsia="Times New Roman" w:hAnsi="Times New Roman" w:cs="Times New Roman"/>
          <w:noProof/>
          <w:color w:val="000000"/>
          <w:spacing w:val="-1"/>
          <w:sz w:val="24"/>
          <w:szCs w:val="24"/>
          <w:lang w:val="en-US"/>
        </w:rPr>
        <w:br w:type="page"/>
      </w:r>
    </w:p>
    <w:p w:rsidR="001D661B" w:rsidRDefault="001D661B" w:rsidP="00DE6008">
      <w:pPr>
        <w:spacing w:line="480" w:lineRule="auto"/>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b/>
          <w:bCs/>
          <w:noProof/>
          <w:color w:val="000000"/>
          <w:spacing w:val="-1"/>
          <w:sz w:val="32"/>
          <w:szCs w:val="32"/>
          <w:u w:val="single" w:color="000000"/>
        </w:rPr>
        <w:lastRenderedPageBreak/>
        <w:t>My Orders Page:</w:t>
      </w:r>
    </w:p>
    <w:p w:rsidR="006818AE" w:rsidRDefault="0031757E" w:rsidP="00DE6008">
      <w:pPr>
        <w:spacing w:line="480" w:lineRule="auto"/>
        <w:jc w:val="both"/>
        <w:rPr>
          <w:rFonts w:ascii="Times New Roman" w:eastAsia="Times New Roman" w:hAnsi="Times New Roman" w:cs="Times New Roman"/>
          <w:noProof/>
          <w:color w:val="000000"/>
          <w:sz w:val="24"/>
          <w:szCs w:val="24"/>
        </w:rPr>
      </w:pPr>
      <w:r w:rsidRPr="00A66177">
        <w:rPr>
          <w:rFonts w:ascii="Times New Roman" w:eastAsia="Times New Roman" w:hAnsi="Times New Roman" w:cs="Times New Roman"/>
          <w:noProof/>
          <w:color w:val="000000"/>
          <w:sz w:val="24"/>
          <w:szCs w:val="24"/>
          <w:lang w:eastAsia="en-IN"/>
        </w:rPr>
        <w:drawing>
          <wp:inline distT="0" distB="0" distL="0" distR="0" wp14:anchorId="5DA96D73" wp14:editId="47D8B0DD">
            <wp:extent cx="5731510" cy="2379345"/>
            <wp:effectExtent l="19050" t="19050" r="21590" b="209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15625"/>
                    <a:stretch/>
                  </pic:blipFill>
                  <pic:spPr bwMode="auto">
                    <a:xfrm>
                      <a:off x="0" y="0"/>
                      <a:ext cx="5731510" cy="237934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Pr>
          <w:rFonts w:ascii="Times New Roman" w:eastAsia="Times New Roman" w:hAnsi="Times New Roman" w:cs="Times New Roman"/>
          <w:noProof/>
          <w:color w:val="000000"/>
          <w:sz w:val="24"/>
          <w:szCs w:val="24"/>
        </w:rPr>
        <w:t xml:space="preserve">Code: </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&lt;!DOCTYPE html&gt;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&lt;html lang="en"&gt;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&lt;head&gt;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&lt;meta charset="UTF-8"&gt;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&lt;title&gt;My Orders&lt;/title&gt;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&lt;link rel="stylesheet" href="style.css"&gt;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&lt;style&gt;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.order-box {</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background: #fff;</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padding: 15px;</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margin: 15px auto;</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border-radius: 10px;</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max-width: 800px;</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border: 1px solid #ddd;</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.order-header {</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font-size: 18px;</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color: #333;</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font-weight: bold;</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.order-item {</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display: flex;</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gap: 15px;</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margin-top: 12px;</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border-bottom: 1px solid #eee;</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padding-bottom: 10px;</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.order-item img {</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width: 80px;</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border-radius: 6px;</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.order-total {</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margin-top: 10px;</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font-weight: bold;</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color: #000;</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.btn-details {</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background: #333;</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color: #fff;</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padding: 6px 12px;</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border-radius: 5px;</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text-decoration: none;</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float: right;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&lt;/style&gt;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&lt;/head&gt;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&lt;body&gt;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&lt;?php include "nav.php";</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include "partials/login_verification.php"; ?&gt;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&lt;?php</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include "partials/conn.php";</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Dummy user_id = 1</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$user_id = $_SESSION['user_id'];</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Fetch all orders of the user</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$ordersSQL = "SELECT * FROM orders WHERE user_id = '$user_id' ORDER BY id DESC";</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$ordersResult = $conn-&gt;query($ordersSQL);</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&lt;h2 style="text-align:center;"&gt;My Orders </w:t>
      </w:r>
      <w:r w:rsidRPr="001356F1">
        <w:rPr>
          <w:rFonts w:ascii="Segoe UI Symbol" w:eastAsia="Times New Roman" w:hAnsi="Segoe UI Symbol" w:cs="Segoe UI Symbol"/>
          <w:noProof/>
          <w:color w:val="000000"/>
          <w:spacing w:val="-1"/>
          <w:sz w:val="24"/>
          <w:szCs w:val="24"/>
          <w:lang w:val="en-US"/>
        </w:rPr>
        <w:t>📦</w:t>
      </w:r>
      <w:r w:rsidRPr="001356F1">
        <w:rPr>
          <w:rFonts w:ascii="Times New Roman" w:eastAsia="Times New Roman" w:hAnsi="Times New Roman" w:cs="Times New Roman"/>
          <w:noProof/>
          <w:color w:val="000000"/>
          <w:spacing w:val="-1"/>
          <w:sz w:val="24"/>
          <w:szCs w:val="24"/>
          <w:lang w:val="en-US"/>
        </w:rPr>
        <w:t>&lt;/h2&gt;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&lt;?php</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if ($ordersResult-&gt;num_rows &gt; 0) {</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while ($order = $ordersResult-&gt;fetch_assoc()) {</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$order_id = $order['id'];</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 Fetch order items</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$itemsSQL = "</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SELECT order_items.*, watches.title, watches.image </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lastRenderedPageBreak/>
        <w:t xml:space="preserve">            FROM order_items</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JOIN watches ON order_items.product_id = watches.id</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WHERE order_items.order_id = '$order_id'</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$itemsResult = $conn-&gt;query($itemsSQL);</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&lt;div class="order-box"&gt;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&lt;div class="order-header"&gt;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Order #&lt;?= $order_id ?&gt;  </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&lt;span style="float:right; color:#777;"&gt;</w:t>
      </w:r>
      <w:r w:rsidRPr="001356F1">
        <w:rPr>
          <w:rFonts w:ascii="Segoe UI Symbol" w:eastAsia="Times New Roman" w:hAnsi="Segoe UI Symbol" w:cs="Segoe UI Symbol"/>
          <w:noProof/>
          <w:color w:val="000000"/>
          <w:spacing w:val="-1"/>
          <w:sz w:val="24"/>
          <w:szCs w:val="24"/>
          <w:lang w:val="en-US"/>
        </w:rPr>
        <w:t>📅</w:t>
      </w:r>
      <w:r w:rsidRPr="001356F1">
        <w:rPr>
          <w:rFonts w:ascii="Times New Roman" w:eastAsia="Times New Roman" w:hAnsi="Times New Roman" w:cs="Times New Roman"/>
          <w:noProof/>
          <w:color w:val="000000"/>
          <w:spacing w:val="-1"/>
          <w:sz w:val="24"/>
          <w:szCs w:val="24"/>
          <w:lang w:val="en-US"/>
        </w:rPr>
        <w:t xml:space="preserve"> &lt;?= $order['created_at'] ?&gt;&lt;/span&gt;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&lt;/div&gt;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&lt;?php while ($item = $itemsResult-&gt;fetch_assoc()) { ?&gt;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&lt;div class="order-item"&gt;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&lt;img src="img/Watch.webp"&gt;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&lt;div&gt;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&lt;div&gt;&lt;strong&gt;&lt;?= $item['title'] ?&gt;&lt;/strong&gt;&lt;/div&gt;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&lt;div&gt;Price: ₹&lt;?= number_format($item['price']) ?&gt;&lt;/div&gt;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&lt;div&gt;Qty: &lt;?= $item['quantity'] ?&gt;&lt;/div&gt;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&lt;/div&gt;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&lt;/div&gt;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&lt;?php } ?&gt;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&lt;div class="order-total"&gt;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Total Amount: ₹&lt;?= number_format($order['total_amount']) ?&gt;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&lt;/div&gt;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&lt;a href="order_details.php?id=&lt;?= $order_id ?&gt;" class="btn-details"&gt;View Details&lt;/a&gt;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&lt;/div&gt;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&lt;?php</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else {</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 xml:space="preserve">    echo "&lt;p style='text-align:center; font-size:18px;'&gt;No orders found!&lt;/p&gt;";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&lt;/body&gt;</w:t>
      </w:r>
    </w:p>
    <w:p w:rsidR="002F694C" w:rsidRPr="001356F1" w:rsidRDefault="002F694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356F1">
        <w:rPr>
          <w:rFonts w:ascii="Times New Roman" w:eastAsia="Times New Roman" w:hAnsi="Times New Roman" w:cs="Times New Roman"/>
          <w:noProof/>
          <w:color w:val="000000"/>
          <w:spacing w:val="-1"/>
          <w:sz w:val="24"/>
          <w:szCs w:val="24"/>
          <w:lang w:val="en-US"/>
        </w:rPr>
        <w:t>&lt;/html&gt;</w:t>
      </w:r>
    </w:p>
    <w:p w:rsidR="0036705B" w:rsidRPr="008C1733" w:rsidRDefault="008C1733" w:rsidP="00DE6008">
      <w:pPr>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br w:type="page"/>
      </w:r>
    </w:p>
    <w:p w:rsidR="00390811" w:rsidRDefault="00390811" w:rsidP="00DE6008">
      <w:pPr>
        <w:spacing w:line="480" w:lineRule="auto"/>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b/>
          <w:bCs/>
          <w:noProof/>
          <w:color w:val="000000"/>
          <w:spacing w:val="-1"/>
          <w:sz w:val="32"/>
          <w:szCs w:val="32"/>
          <w:u w:val="single" w:color="000000"/>
        </w:rPr>
        <w:lastRenderedPageBreak/>
        <w:t>Order Details Page:</w:t>
      </w:r>
    </w:p>
    <w:p w:rsidR="00390811" w:rsidRDefault="00FF3015" w:rsidP="00DE6008">
      <w:pPr>
        <w:spacing w:line="480" w:lineRule="auto"/>
        <w:jc w:val="both"/>
        <w:rPr>
          <w:rFonts w:ascii="Times New Roman" w:eastAsia="Times New Roman" w:hAnsi="Times New Roman" w:cs="Times New Roman"/>
          <w:noProof/>
          <w:color w:val="000000"/>
          <w:sz w:val="24"/>
          <w:szCs w:val="24"/>
        </w:rPr>
      </w:pPr>
      <w:r w:rsidRPr="00390811">
        <w:rPr>
          <w:rFonts w:ascii="Times New Roman" w:eastAsia="Times New Roman" w:hAnsi="Times New Roman" w:cs="Times New Roman"/>
          <w:noProof/>
          <w:color w:val="000000"/>
          <w:sz w:val="24"/>
          <w:szCs w:val="24"/>
          <w:lang w:eastAsia="en-IN"/>
        </w:rPr>
        <w:drawing>
          <wp:inline distT="0" distB="0" distL="0" distR="0" wp14:anchorId="43E0827E" wp14:editId="16FB01FA">
            <wp:extent cx="5731277" cy="6450905"/>
            <wp:effectExtent l="19050" t="19050" r="22225" b="266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8504" cy="6492806"/>
                    </a:xfrm>
                    <a:prstGeom prst="rect">
                      <a:avLst/>
                    </a:prstGeom>
                    <a:ln w="12700">
                      <a:solidFill>
                        <a:schemeClr val="tx1"/>
                      </a:solidFill>
                    </a:ln>
                  </pic:spPr>
                </pic:pic>
              </a:graphicData>
            </a:graphic>
          </wp:inline>
        </w:drawing>
      </w:r>
    </w:p>
    <w:p w:rsidR="002F694C" w:rsidRDefault="002F694C" w:rsidP="00DE6008">
      <w:pPr>
        <w:spacing w:after="0" w:line="480" w:lineRule="auto"/>
        <w:ind w:left="1440" w:right="598" w:firstLine="1"/>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 xml:space="preserve">Code: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&lt;?php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include "partials/conn.php";</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if (!isset($_GET['id']))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die("Invalid Order ID");</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lastRenderedPageBreak/>
        <w:t>$order_id = $conn-&gt;real_escape_string($_GET['id']); // small safety improvement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1. Fetch Order Details</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$orderSQL = "SELECT orders.*, address.full_name, address.house_no, address.area, address.city, address.pincode, address.mobile</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FROM orders</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JOIN address ON orders.address_id = address.id</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WHERE orders.id = '$order_id'";</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$orderResult = $conn-&gt;query($orderSQL);</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if ($orderResult-&gt;num_rows == 0)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die("Order not found");</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$order = $orderResult-&gt;fetch_assoc();</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2. Fetch Order Items</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$itemsSQL =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SELECT order_items.*, watches.title, watches.image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FROM order_items</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JOIN watches ON order_items.product_id = watches.id</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WHERE order_items.order_id = '$order_id'</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$itemsResult = $conn-&gt;query($itemsSQL);</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if (!$itemsResult)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die("Error fetching order items: " . $conn-&gt;error);</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3. Define Logic for Timeline Progress</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$stages =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'confirmed'        =&gt; 1,</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'processed'        =&gt; 2,</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'shipped'          =&gt; 3,</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'out_for_delivery' =&gt; 4,</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'delivered'        =&gt; 5</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Get current status from DB</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$current_status = $order['status'] ?? 'confirmed';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Convert status to a number (e.g., 'shipped' becomes 3)</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$current_step_number = $stages[$current_status] ?? 1;</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progress percent for gradient fill (0..100)</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$total_steps = count($stages);</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if ($total_steps &lt;= 1)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$progress_percent = 100;</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lastRenderedPageBreak/>
        <w:t>} else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 This treats the first step as 0% and last step as 100%.</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$progress_percent = (($current_step_number - 1) / ($total_steps - 1)) * 100;</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$progress_percent = round($progress_percent, 2);</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&lt;!DOCTYPE html&gt;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&lt;html&gt;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&lt;head&gt;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&lt;meta charset="utf-8"&gt;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&lt;title&gt;Order Details&lt;/title&gt;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&lt;link rel="stylesheet" href="style.css"&gt;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&lt;style&gt;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 ====== Reliable two-column timeline (no overlap) ======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 container for timeline rows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.timeline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position: relative;</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margin: 12px 0;</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--left-col-width: 72px;   /* total width reserved for rail/dot column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--rail-x: calc(var(--left-col-width) / 2); /* center x for the rail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--dot-size: 20px;</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 vertical rail: single element spanning full timeline height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gradient uses --progress custom property injected inline from PHP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.timeline::before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content: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position: absolute;</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left: var(--rail-x);</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top: 8px;</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bottom: 8px;</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width: 4px;</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border-radius: 4px;</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z-index: 1;</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background: linear-gradient(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to bottom,</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#2ecc71 0%,</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#2ecc71 var(--progress),</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#e6e6e6 var(--progress),</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#e6e6e6 100%</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 each row is a 2-column layout: left fixed, right flexible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.timeline-item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display: flex;</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align-items: flex-start;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gap: 16px;</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lastRenderedPageBreak/>
        <w:t xml:space="preserve">            padding: 18px 12px;</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min-height: 56px; /* ensure some vertical room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position: relative;</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 left column: holds the dot and keeps width fixed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.timeline-item .left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width: var(--left-col-width);</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display: flex;</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align-items: center;       /* vertically center dot relative to content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justify-content: center;   /* horizontally center inside left area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position: relative;</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z-index: 2; /* place above rail gradient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 the dot itself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.timeline-item .dot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width: var(--dot-size);</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height: var(--dot-size);</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border-radius: 50%;</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background: #e6e6e6;</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border: 3px solid #fff;      /* inner white ring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box-shadow: 0 0 0 1px rgba(0,0,0,0.04);</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display: inline-block;</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flex: 0 0 auto;</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margin-top:30px;</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margin-left: -5px;</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 active dot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.timeline-item .dot.active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background: #2ecc71;</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box-shadow: 0 0 0 2px rgba(46,204,113,0.85);</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 right column: content block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.timeline-item .content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flex: 1 1 auto;</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 ensure text is left-aligned inside timeline, even if global CSS centers headers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text-align: left;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padding-right: 6px;</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margin-left: 50px;</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 typography inside timeline (keeps text tidy)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.timeline-item h4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margin: 0 0 6px 0;</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lastRenderedPageBreak/>
        <w:t xml:space="preserve">            font-size: 16px;</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font-weight: 600;</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color: #222;</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line-height: 1.1;</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.timeline-item p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margin: 0 0 8px 0;</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color: #666;</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font-size: 14px;</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line-height: 1.35;</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.timeline-item .date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font-size: 12px;</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color: #999;</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font-weight: 500;</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 small screens adjust left column width &amp; dot size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@media (max-width: 600px)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.timeline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--left-col-width: 64px;</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--dot-size: 18px;</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 visually separate the card container so it looks like your other cards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.card { padding: 18px; margin-bottom: 18px; border-radius: 8px; background: #fff; box-shadow: 0 6px 18px rgba(0,0,0,0.06);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 small helper so ordered items don't break layout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.item { display:flex; gap:12px; margin-bottom:12px; align-items:center;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 ensure timeline headings inside your card don't inherit weird global styles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.card h3 { margin-top: 0; }</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&lt;/style&gt;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&lt;/head&gt;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&lt;body&gt;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&lt;?php include "nav.php"; ?&gt;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&lt;h2 style="text-align:center;"&gt;Order Details&lt;/h2&gt;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class="container" style="max-width:900px; margin:auto;"&gt;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lastRenderedPageBreak/>
        <w:t xml:space="preserve">        &lt;div class="card"&gt;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&lt;h3&gt;Delivery Address&lt;/h3&gt;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&lt;p&gt;&lt;strong&gt;&lt;?= htmlspecialchars($order['full_name']) ?&gt;&lt;/strong&gt;&lt;/p&gt;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&lt;p&gt;&lt;?= htmlspecialchars($order['house_no']) ?&gt;, &lt;?= htmlspecialchars($order['area']) ?&gt;&lt;/p&gt;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&lt;p&gt;&lt;?= htmlspecialchars($order['city']) ?&gt; - &lt;?= htmlspecialchars($order['pincode']) ?&gt;&lt;/p&gt;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&lt;p&gt;</w:t>
      </w:r>
      <w:r w:rsidRPr="00D63F6F">
        <w:rPr>
          <w:rFonts w:ascii="Segoe UI Symbol" w:eastAsia="Times New Roman" w:hAnsi="Segoe UI Symbol" w:cs="Segoe UI Symbol"/>
          <w:noProof/>
          <w:color w:val="000000"/>
          <w:spacing w:val="-1"/>
          <w:sz w:val="24"/>
          <w:szCs w:val="24"/>
          <w:lang w:val="en-US"/>
        </w:rPr>
        <w:t>📞</w:t>
      </w:r>
      <w:r w:rsidRPr="00D63F6F">
        <w:rPr>
          <w:rFonts w:ascii="Times New Roman" w:eastAsia="Times New Roman" w:hAnsi="Times New Roman" w:cs="Times New Roman"/>
          <w:noProof/>
          <w:color w:val="000000"/>
          <w:spacing w:val="-1"/>
          <w:sz w:val="24"/>
          <w:szCs w:val="24"/>
          <w:lang w:val="en-US"/>
        </w:rPr>
        <w:t xml:space="preserve"> &lt;?= htmlspecialchars($order['mobile']) ?&gt;&lt;/p&gt;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class="card"&gt;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&lt;h3&gt;Ordered Items&lt;/h3&gt;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&lt;?php while ($item = $itemsResult-&gt;fetch_assoc()) { ?&gt;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class="item"&gt;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&lt;img src="img/&lt;?= htmlspecialchars($item['image']) ?&gt;" width="100" alt=""&gt;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&lt;div&gt;&lt;strong&gt;&lt;?= htmlspecialchars($item['title']) ?&gt;&lt;/strong&gt;&lt;/div&gt;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&lt;div&gt;Price: ₹&lt;?= htmlspecialchars($item['price']) ?&gt;&lt;/div&gt;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&lt;div&gt;Quantity: &lt;?= htmlspecialchars($item['quantity']) ?&gt;&lt;/div&gt;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&lt;?php } ?&gt;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class="total-box"&gt;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&lt;strong&gt;Total:&lt;/strong&gt; ₹&lt;?= number_format($order['total_amount']) ?&gt;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class="card"&gt;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&lt;h3&gt;Order Status&lt;/h3&gt;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 timeline: --progress injected inline from PHP --&gt;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class="timeline" style="--progress: &lt;?= $progress_percent ?&gt;%;"&gt;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 Step 1 --&gt;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class="timeline-item"&gt;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class="left"&gt;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&lt;span class="dot &lt;?= ($current_step_number &gt;= 1) ? 'active' : '' ?&gt;"&gt;&lt;/span&gt;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class="content"&gt;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&lt;h4&gt;Order Confirmed&lt;/h4&gt;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&lt;p&gt;Your order has been placed&lt;/p&gt;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class="date"&gt;&lt;?= (new DateTime($order['created_at']))-&gt;format('D, jS M ’y – h:i A') ?&gt;&lt;/div&gt;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lastRenderedPageBreak/>
        <w:t xml:space="preserve">                &lt;/div&gt;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 Step 2 --&gt;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class="timeline-item"&gt;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class="left"&gt;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&lt;span class="dot &lt;?= ($current_step_number &gt;= 2) ? 'active' : '' ?&gt;"&gt;&lt;/span&gt;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class="content"&gt;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&lt;h4&gt;Processed&lt;/h4&gt;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&lt;p&gt;Order processed by seller&lt;/p&gt;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&lt;?php if (!empty($order['processed_at'])): ?&gt;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class="date"&gt;&lt;?= (new DateTime($order['processed_at']))-&gt;format('D, jS M ’y – h:i A') ?&gt;&lt;/div&gt;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&lt;?php endif; ?&gt;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 Step 3 --&gt;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class="timeline-item"&gt;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class="left"&gt;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&lt;span class="dot &lt;?= ($current_step_number &gt;= 3) ? 'active' : '' ?&gt;"&gt;&lt;/span&gt;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class="content"&gt;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&lt;h4&gt;Shipped&lt;/h4&gt;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&lt;p&gt;Package is with the courier&lt;/p&gt;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&lt;?php if (!empty($order['shipped_at'])): ?&gt;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class="date"&gt;&lt;?= (new DateTime($order['shipped_at']))-&gt;format('D, jS M ’y – h:i A') ?&gt;&lt;/div&gt;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&lt;?php endif; ?&gt;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 Step 4 --&gt;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class="timeline-item"&gt;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class="left"&gt;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&lt;span class="dot &lt;?= ($current_step_number &gt;= 4) ? 'active' : '' ?&gt;"&gt;&lt;/span&gt;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class="content"&gt;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&lt;h4&gt;Out for Delivery&lt;/h4&gt;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&lt;p&gt;Agent is on the way&lt;/p&gt;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&lt;?php if (!empty($order['out_for_delivery_at'])): ?&gt;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class="date"&gt;&lt;?= (new DateTime($order['out_for_delivery_at']))-&gt;format('D, jS M ’y – h:i A') ?&gt;&lt;/div&gt;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&lt;?php endif; ?&gt;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lastRenderedPageBreak/>
        <w:t xml:space="preserve">                &lt;!-- Step 5 --&gt;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class="timeline-item"&gt;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class="left"&gt;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&lt;span class="dot &lt;?= ($current_step_number &gt;= 5) ? 'active' : '' ?&gt;"&gt;&lt;/span&gt;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class="content"&gt;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&lt;h4&gt;Delivered&lt;/h4&gt;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&lt;?php if ($current_status == 'delivered'): ?&gt;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&lt;p&gt;Enjoy your watch!&lt;/p&gt;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&lt;?php endif; ?&gt;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&lt;?php if (!empty($order['delivered_at'])): ?&gt;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 class="date"&gt;&lt;?= (new DateTime($order['delivered_at']))-&gt;format('D, jS M ’y – h:i A') ?&gt;&lt;/div&gt;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&lt;?php endif; ?&gt;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 &lt;!-- /.timeline --&gt;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 &lt;!-- /.card --&gt;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 xml:space="preserve">    &lt;/div&gt; &lt;!-- /.container --&gt;</w:t>
      </w: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65A7D"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&lt;/body&gt;</w:t>
      </w:r>
    </w:p>
    <w:p w:rsidR="001A4B45" w:rsidRPr="00D63F6F" w:rsidRDefault="00365A7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63F6F">
        <w:rPr>
          <w:rFonts w:ascii="Times New Roman" w:eastAsia="Times New Roman" w:hAnsi="Times New Roman" w:cs="Times New Roman"/>
          <w:noProof/>
          <w:color w:val="000000"/>
          <w:spacing w:val="-1"/>
          <w:sz w:val="24"/>
          <w:szCs w:val="24"/>
          <w:lang w:val="en-US"/>
        </w:rPr>
        <w:t>&lt;/html&gt;</w:t>
      </w:r>
    </w:p>
    <w:p w:rsidR="002F694C" w:rsidRPr="00345BD5" w:rsidRDefault="001A4B45" w:rsidP="00DE6008">
      <w:pPr>
        <w:spacing w:line="480" w:lineRule="auto"/>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br w:type="page"/>
      </w:r>
    </w:p>
    <w:p w:rsidR="00390811" w:rsidRDefault="00B31353" w:rsidP="00DE6008">
      <w:pPr>
        <w:spacing w:before="319" w:line="480" w:lineRule="auto"/>
        <w:ind w:left="720" w:firstLine="1"/>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Admin Watches</w:t>
      </w:r>
      <w:r w:rsidR="00390811">
        <w:rPr>
          <w:rFonts w:ascii="Times New Roman" w:eastAsia="Times New Roman" w:hAnsi="Times New Roman" w:cs="Times New Roman"/>
          <w:b/>
          <w:bCs/>
          <w:noProof/>
          <w:color w:val="000000"/>
          <w:spacing w:val="-1"/>
          <w:sz w:val="32"/>
          <w:szCs w:val="32"/>
          <w:u w:val="single" w:color="000000"/>
        </w:rPr>
        <w:t xml:space="preserve"> Page:</w:t>
      </w:r>
    </w:p>
    <w:p w:rsidR="00390811" w:rsidRDefault="008C5BD3" w:rsidP="00DE6008">
      <w:pPr>
        <w:tabs>
          <w:tab w:val="left" w:pos="4962"/>
        </w:tabs>
        <w:spacing w:line="480" w:lineRule="auto"/>
        <w:jc w:val="both"/>
        <w:rPr>
          <w:rFonts w:ascii="Times New Roman" w:eastAsia="Times New Roman" w:hAnsi="Times New Roman" w:cs="Times New Roman"/>
          <w:b/>
          <w:bCs/>
          <w:noProof/>
          <w:color w:val="000000"/>
          <w:spacing w:val="-1"/>
          <w:sz w:val="32"/>
          <w:szCs w:val="32"/>
          <w:u w:val="single" w:color="000000"/>
        </w:rPr>
      </w:pPr>
      <w:r w:rsidRPr="00B31353">
        <w:rPr>
          <w:rFonts w:ascii="Times New Roman" w:eastAsia="Times New Roman" w:hAnsi="Times New Roman" w:cs="Times New Roman"/>
          <w:b/>
          <w:bCs/>
          <w:noProof/>
          <w:color w:val="000000"/>
          <w:spacing w:val="-1"/>
          <w:sz w:val="32"/>
          <w:szCs w:val="32"/>
          <w:u w:val="single" w:color="000000"/>
          <w:lang w:eastAsia="en-IN"/>
        </w:rPr>
        <w:drawing>
          <wp:inline distT="0" distB="0" distL="0" distR="0" wp14:anchorId="02EC3A9A" wp14:editId="3B90D0CE">
            <wp:extent cx="5731510" cy="7778115"/>
            <wp:effectExtent l="19050" t="19050" r="21590" b="133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7778115"/>
                    </a:xfrm>
                    <a:prstGeom prst="rect">
                      <a:avLst/>
                    </a:prstGeom>
                    <a:ln w="12700">
                      <a:solidFill>
                        <a:schemeClr val="tx1"/>
                      </a:solidFill>
                    </a:ln>
                  </pic:spPr>
                </pic:pic>
              </a:graphicData>
            </a:graphic>
          </wp:inline>
        </w:drawing>
      </w:r>
    </w:p>
    <w:p w:rsidR="004D7B02" w:rsidRDefault="006E27D8" w:rsidP="00DE6008">
      <w:pPr>
        <w:tabs>
          <w:tab w:val="left" w:pos="4962"/>
        </w:tabs>
        <w:spacing w:line="480" w:lineRule="auto"/>
        <w:jc w:val="both"/>
        <w:rPr>
          <w:rFonts w:ascii="Times New Roman" w:eastAsia="Times New Roman" w:hAnsi="Times New Roman" w:cs="Times New Roman"/>
          <w:bCs/>
          <w:noProof/>
          <w:color w:val="000000"/>
          <w:spacing w:val="-1"/>
          <w:sz w:val="32"/>
          <w:szCs w:val="32"/>
          <w:u w:color="000000"/>
        </w:rPr>
      </w:pPr>
      <w:r w:rsidRPr="00DE6291">
        <w:rPr>
          <w:rFonts w:ascii="Times New Roman" w:eastAsia="Times New Roman" w:hAnsi="Times New Roman" w:cs="Times New Roman"/>
          <w:bCs/>
          <w:noProof/>
          <w:color w:val="000000"/>
          <w:spacing w:val="-1"/>
          <w:sz w:val="32"/>
          <w:szCs w:val="32"/>
          <w:u w:color="000000"/>
        </w:rPr>
        <w:lastRenderedPageBreak/>
        <w:t>Code:</w:t>
      </w:r>
    </w:p>
    <w:p w:rsidR="00DE6291" w:rsidRPr="006424E3" w:rsidRDefault="006E27D8"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w:t>
      </w:r>
      <w:r w:rsidR="00DE6291" w:rsidRPr="006424E3">
        <w:rPr>
          <w:rFonts w:ascii="Times New Roman" w:eastAsia="Times New Roman" w:hAnsi="Times New Roman" w:cs="Times New Roman"/>
          <w:noProof/>
          <w:color w:val="000000"/>
          <w:spacing w:val="-1"/>
          <w:sz w:val="24"/>
          <w:szCs w:val="24"/>
          <w:lang w:val="en-US"/>
        </w:rPr>
        <w:t>&lt;?php</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include("../partials/conn.php");</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NOTE: Make sure your `Watches` table has an `image` column (VARCHAR).</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If it doesn't, run something like:</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ALTER TABLE Watches ADD COLUMN image VARCHAR(255) AFTER description;</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$upload_dir = __DIR__ . '/../img/';   // Server path</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if ($_SERVER["REQUEST_METHOD"] == "POST")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 Retrieve form data (use trim to avoid leading/trailing spaces)</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$Title = trim($_POST['title']);</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$Brand = trim($_POST['Brand']);</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$Price = trim($_POST['Price']);</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$Discription = trim($_POST['Discription']);</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$C = trim($_POST['C']);</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$Quantity = intval($_POST['Quantity']);</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$orders_count = intval($_POST['orders_count']);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 Image upload handling (optional)</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$image_path_for_db = NULL;</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if (isset($_FILES['image']) &amp;&amp; $_FILES['image']['error'] !== UPLOAD_ERR_NO_FILE)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$file = $_FILES['image'];</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 Basic validation</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$allowed_types = ['image/jpeg', 'image/png', 'image/gif', 'image/webp'];</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$max_size = 100 * 1024 * 1024; // 2 MB</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if ($file['error'] !== UPLOAD_ERR_OK)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echo "&lt;script&gt;alert('Image upload error. Please try again.')&lt;/script&gt;";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 elseif (!in_array(mime_content_type($file['tmp_name']), $allowed_types))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echo "&lt;script&gt;alert('Invalid image type. Only JPG, PNG, GIF, WEBP allowed.')&lt;/script&gt;";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 elseif ($file['size'] &gt; $max_size)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echo "&lt;script&gt;alert('Image too large. Max 100 MB allowed.')&lt;/script&gt;";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 else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 Generate unique filename</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$ext = pathinfo($file['name'], PATHINFO_EXTENSION);</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lastRenderedPageBreak/>
        <w:t xml:space="preserve">            $safeName = preg_replace('/[^a-zA-Z0-9-_\.]/', '_', pathinfo($file['name'], PATHINFO_FILENAME));</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$newFilename = $safeName . '_' . time() . '.' . $ext;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$destination = $upload_dir . $newFilename;</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if (move_uploaded_file($file['tmp_name'], $destination))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$image_path_for_db = $newFilename;</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 else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echo "&lt;script&gt;alert('Failed to move uploaded image.')&lt;/script&gt;";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 Insert into database using prepared statement to avoid SQL injection</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 Note: ensure the Watches table has columns: title, Brand, Price, description, image</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$stmt = $conn-&gt;prepare(</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"INSERT INTO `Watches`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(`title`, `Brand`, `Price`, `quantity`, `description`, `image`, `category`)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VALUES (?, ?, ?, ?, ?, ?,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if ($stmt)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 If no image uploaded, pass NULL</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$imgParam = $image_path_for_db !== NULL ? $image_path_for_db : NULL;</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 Bind parameters (s = string)</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$stmt-&gt;bind_param(</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"sssisss",</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$Title,</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$Brand,</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$Price,</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$Quantity,</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$Discription,</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$imgParam,</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$C</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if ($stmt-&gt;execute())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echo "&lt;script&gt;alert('Watch added successfully!');&lt;/script&gt;";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 Redirect after a tiny delay to allow alert to show</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echo "&lt;script&gt;setTimeout(function(){ window.location = 'Watches.php'; }, 200);&lt;/script&gt;";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exit;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 else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echo "Error executing query: " . htmlspecialchars($stmt-&gt;error);</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$stmt-&gt;close();</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 else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echo "Prepare failed: " . htmlspecialchars($conn-&gt;error);</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lastRenderedPageBreak/>
        <w:t xml:space="preserve">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SQL query to retrieve data from the Watches table</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$sql = "SELECT * FROM Watches";</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$result = $conn-&gt;query($sql);</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Handle delete (GET param id)</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if (isset($_GET['id']))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$id = intval($_GET['id']);</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 Before deleting, try to remove image file if exists</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$sel = $conn-&gt;prepare("SELECT image FROM Watches WHERE id =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if ($sel)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$sel-&gt;bind_param("i", $id);</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$sel-&gt;execute();</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$sel-&gt;bind_result($imageToDelete);</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if ($sel-&gt;fetch())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if ($imageToDelete)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$fullPath = __DIR__ . '/../img/' . $imageToDelete;</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if (file_exists($fullPath))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@unlink($fullPath); // delete file (suppress warning)</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$sel-&gt;close();</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$del = $conn-&gt;prepare("DELETE FROM Watches WHERE id =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if ($del)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$del-&gt;bind_param("i", $id);</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if ($del-&gt;execute())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echo "&lt;script&gt;alert('Watch deleted successfully!');&lt;/script&gt;";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echo "&lt;script&gt;setTimeout(function(){ window.location = 'Watches.php'; }, 200);&lt;/script&gt;";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exit;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 else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echo "Error deleting record: " . htmlspecialchars($del-&gt;error);</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$del-&gt;close();</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 else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echo "Prepare failed: " . htmlspecialchars($conn-&gt;error);</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&lt;!DOCTYPE html&gt;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&lt;html lang="en"&gt;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&lt;head&gt;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lastRenderedPageBreak/>
        <w:t xml:space="preserve">    &lt;meta charset="UTF-8" /&gt;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&lt;meta name="viewport" content="width=device-width, initial-scale=1.0" /&gt;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&lt;title&gt;Add Watch - Admin Dashboard&lt;/title&gt;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&lt;link rel="stylesheet" href="style.css" /&gt;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&lt;style&gt;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 small inline improvements for image thumbnails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.thumb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max-width: 100px;</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max-height: 70px;</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object-fit: cover;</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border-radius: 6px;</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border: 1px solid rgba(255, 255, 255, 0.08);</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&lt;/style&gt;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&lt;/head&gt;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&lt;body class="body"&gt;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&lt;header class="header"&gt;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&lt;h1&gt;Admin Dashboard&lt;/h1&gt;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&lt;/header&gt;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&lt;?php include("partials/nav.php"); ?&gt;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&lt;section class="section"&gt;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 enctype is required for file uploads --&gt;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&lt;form method="POST" id="addWatchForm" class="form" enctype="multipart/form-data"&gt;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&lt;label class="label" for="title"&gt;Watch Name:&lt;/label&gt;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&lt;input type="text" id="title" name="title" required class="input"&gt;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&lt;label class="label" for="Brand"&gt;Brand:&lt;/label&gt;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&lt;input type="text" id="Brand" name="Brand" required class="input"&gt;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&lt;label class="label" for="Price"&gt;Price:&lt;/label&gt;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&lt;input type="text" id="Price" name="Price" required class="input"&gt;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&lt;label class="label" for="Discription"&gt;Description:&lt;/label&gt;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&lt;input type="text" id="Discription" name="Discription" required class="input"&gt;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&lt;label class="label" for="C"&gt;Category:&lt;/label&gt;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&lt;input type="text" id="C" name="C" required class="input"&gt;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&lt;label class="label" for="Quantity"&gt;Quantity:&lt;/label&gt;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&lt;input type="number" id="Quantity" name="Quantity" min="0" required class="input"&gt;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lastRenderedPageBreak/>
        <w:t xml:space="preserve">            &lt;label class="label" for="image"&gt;Watch Image (JPG/PNG/GIF/WEBP, max 2MB):&lt;/label&gt;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&lt;input type="file" id="image" name="image" accept="image/*" class="input"&gt;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&lt;button type="submit" class="button"&gt;Add Watch&lt;/button&gt;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&lt;/form&gt;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&lt;table class="table"&gt;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&lt;thead&gt;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&lt;tr&gt;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&lt;th&gt;Image&lt;/th&gt;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&lt;th&gt;Watch Name&lt;/th&gt;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&lt;th&gt;Brand&lt;/th&gt;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&lt;th&gt;Price&lt;/th&gt;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&lt;th&gt;Quantity&lt;/th&gt;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&lt;th&gt;Orders Count&lt;/th&gt;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&lt;th&gt;Action&lt;/th&gt;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&lt;/tr&gt;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&lt;/thead&gt;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&lt;tbody&gt;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&lt;?php</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if ($result &amp;&amp; $result-&gt;num_rows &gt; 0)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while ($row = $result-&gt;fetch_assoc())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 Use htmlentities or htmlspecialchars to prevent XSS</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$id = (int) $row['id'];</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$title = htmlspecialchars($row['title']);</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 try both Brand or brand depending on your column</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$brand = isset($row['Brand']) ? htmlspecialchars($row['Brand']) : (isset($row['brand']) ? htmlspecialchars($row['brand']) :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$price = htmlspecialchars($row['Price'] ?? $row['price'] ??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$image = !empty($row['image']) ? htmlspecialchars($row['image']) : null;</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$quantity = (int)($row['quantity'] ?? 0);</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$orders_count = (int)($row['orders_count'] ?? 0);</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&lt;tr&gt;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&lt;td&gt;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&lt;?php if ($image &amp;&amp; file_exists(__DIR__ . '/' . $image)): ?&gt;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&lt;img src="../img/Watch.webp" alt="watch" class="thumb"&gt;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&lt;?php elseif ($image): ?&gt;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 if stored image reference exists but file missing, still attempt to load --&gt;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&lt;img src="../img/Watch.webp" alt="watch" class="thumb"&gt;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&lt;?php else: ?&gt;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&lt;span style="color:#aaa;font-size:13px;"&gt;No image&lt;/span&gt;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lastRenderedPageBreak/>
        <w:t xml:space="preserve">                                &lt;?php endif; ?&gt;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&lt;/td&gt;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&lt;td&gt;&lt;?php echo $title; ?&gt;&lt;/td&gt;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&lt;td&gt;&lt;?php echo $brand; ?&gt;&lt;/td&gt;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&lt;td&gt;&lt;?php echo $price; ?&gt;&lt;/td&gt;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&lt;td&gt;&lt;?php echo $quantity; ?&gt;&lt;/td&gt;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&lt;td&gt;&lt;?php echo $orders_count; ?&gt;&lt;/td&gt;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&lt;td&gt;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&lt;a href="Watches.php?id=&lt;?php echo $id; ?&gt;" onclick="return confirm('Delete this watch?');"&gt;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&lt;button class="button delete" type="button"&gt;Delete&lt;/button&gt;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&lt;/a&gt;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&lt;/td&gt;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&lt;/tr&gt;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&lt;?php }</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 else { ?&gt;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&lt;tr&gt;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&lt;td colspan="5" style="text-align:center;color:#ccc;"&gt;No watches found.&lt;/td&gt;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&lt;/tr&gt;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&lt;?php } ?&gt;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&lt;/tbody&gt;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&lt;/table&gt;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 xml:space="preserve">    &lt;/section&gt;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&lt;/body&gt;</w:t>
      </w:r>
    </w:p>
    <w:p w:rsidR="00DE6291"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6E27D8" w:rsidRPr="006424E3" w:rsidRDefault="00DE629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424E3">
        <w:rPr>
          <w:rFonts w:ascii="Times New Roman" w:eastAsia="Times New Roman" w:hAnsi="Times New Roman" w:cs="Times New Roman"/>
          <w:noProof/>
          <w:color w:val="000000"/>
          <w:spacing w:val="-1"/>
          <w:sz w:val="24"/>
          <w:szCs w:val="24"/>
          <w:lang w:val="en-US"/>
        </w:rPr>
        <w:t>&lt;/html&gt;</w:t>
      </w:r>
    </w:p>
    <w:p w:rsidR="00DE6291" w:rsidRPr="00DE6291" w:rsidRDefault="00DE6291" w:rsidP="00DE6008">
      <w:pPr>
        <w:tabs>
          <w:tab w:val="left" w:pos="4962"/>
        </w:tabs>
        <w:spacing w:line="480" w:lineRule="auto"/>
        <w:jc w:val="both"/>
        <w:rPr>
          <w:rFonts w:ascii="Times New Roman" w:eastAsia="Times New Roman" w:hAnsi="Times New Roman" w:cs="Times New Roman"/>
          <w:bCs/>
          <w:noProof/>
          <w:color w:val="000000"/>
          <w:spacing w:val="-1"/>
          <w:sz w:val="32"/>
          <w:szCs w:val="32"/>
          <w:u w:color="000000"/>
        </w:rPr>
      </w:pPr>
    </w:p>
    <w:p w:rsidR="006E27D8" w:rsidRDefault="009A6D32" w:rsidP="00DE6008">
      <w:pPr>
        <w:spacing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br w:type="page"/>
      </w:r>
    </w:p>
    <w:p w:rsidR="005C0D8D" w:rsidRDefault="005C0D8D" w:rsidP="00DE6008">
      <w:pPr>
        <w:spacing w:before="319" w:line="480" w:lineRule="auto"/>
        <w:ind w:left="720" w:firstLine="1"/>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Us</w:t>
      </w:r>
      <w:r w:rsidR="00343D83">
        <w:rPr>
          <w:rFonts w:ascii="Times New Roman" w:eastAsia="Times New Roman" w:hAnsi="Times New Roman" w:cs="Times New Roman"/>
          <w:b/>
          <w:bCs/>
          <w:noProof/>
          <w:color w:val="000000"/>
          <w:spacing w:val="-1"/>
          <w:sz w:val="32"/>
          <w:szCs w:val="32"/>
          <w:u w:val="single" w:color="000000"/>
        </w:rPr>
        <w:t xml:space="preserve">ers Page: </w:t>
      </w:r>
    </w:p>
    <w:p w:rsidR="001F539E" w:rsidRDefault="001F539E" w:rsidP="00DE6008">
      <w:pPr>
        <w:spacing w:line="480" w:lineRule="auto"/>
        <w:jc w:val="both"/>
        <w:rPr>
          <w:rFonts w:ascii="Times New Roman" w:eastAsia="Times New Roman" w:hAnsi="Times New Roman" w:cs="Times New Roman"/>
          <w:b/>
          <w:bCs/>
          <w:noProof/>
          <w:color w:val="000000"/>
          <w:spacing w:val="-1"/>
          <w:sz w:val="32"/>
          <w:szCs w:val="32"/>
          <w:u w:val="single" w:color="000000"/>
        </w:rPr>
      </w:pPr>
      <w:r w:rsidRPr="001F539E">
        <w:rPr>
          <w:rFonts w:ascii="Times New Roman" w:eastAsia="Times New Roman" w:hAnsi="Times New Roman" w:cs="Times New Roman"/>
          <w:b/>
          <w:bCs/>
          <w:noProof/>
          <w:color w:val="000000"/>
          <w:spacing w:val="-1"/>
          <w:sz w:val="32"/>
          <w:szCs w:val="32"/>
          <w:u w:val="single" w:color="000000"/>
          <w:lang w:eastAsia="en-IN"/>
        </w:rPr>
        <w:drawing>
          <wp:inline distT="0" distB="0" distL="0" distR="0" wp14:anchorId="3A622728" wp14:editId="0C31861E">
            <wp:extent cx="5731510" cy="4860098"/>
            <wp:effectExtent l="19050" t="19050" r="2159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41108" cy="4868237"/>
                    </a:xfrm>
                    <a:prstGeom prst="rect">
                      <a:avLst/>
                    </a:prstGeom>
                    <a:ln w="12700">
                      <a:solidFill>
                        <a:schemeClr val="tx1"/>
                      </a:solidFill>
                    </a:ln>
                  </pic:spPr>
                </pic:pic>
              </a:graphicData>
            </a:graphic>
          </wp:inline>
        </w:drawing>
      </w:r>
    </w:p>
    <w:p w:rsidR="009A3571" w:rsidRDefault="009A3571" w:rsidP="00DE6008">
      <w:pPr>
        <w:spacing w:line="480" w:lineRule="auto"/>
        <w:jc w:val="both"/>
        <w:rPr>
          <w:rFonts w:ascii="Times New Roman" w:eastAsia="Times New Roman" w:hAnsi="Times New Roman" w:cs="Times New Roman"/>
          <w:bCs/>
          <w:noProof/>
          <w:color w:val="000000"/>
          <w:spacing w:val="-1"/>
          <w:sz w:val="32"/>
          <w:szCs w:val="32"/>
          <w:u w:color="000000"/>
        </w:rPr>
      </w:pPr>
      <w:r>
        <w:rPr>
          <w:rFonts w:ascii="Times New Roman" w:eastAsia="Times New Roman" w:hAnsi="Times New Roman" w:cs="Times New Roman"/>
          <w:bCs/>
          <w:noProof/>
          <w:color w:val="000000"/>
          <w:spacing w:val="-1"/>
          <w:sz w:val="32"/>
          <w:szCs w:val="32"/>
          <w:u w:color="000000"/>
        </w:rPr>
        <w:t xml:space="preserve">Code: </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&lt;?php</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include("../partials/conn.php");</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if ($_SERVER["REQUEST_METHOD"] == "POST") {</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 Retrieve form data</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$username = $_POST['Name'];</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$email = $_POST['email'];</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$password = $_POST['password'];</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$Phone = $_POST['Phone'];</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if (!empty($username) &amp;&amp; !empty($email) &amp;&amp; !empty($password)) {</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$hashed_pass = password_hash($password, PASSWORD_DEFAULT);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$sql = "INSERT INTO user (name, email, password, phone) VALUES ('$username', '$email', '$hashed_password', '$Phone')";</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if ($conn-&gt;query($sql) === TRUE) {</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echo "&lt;script&gt;alert('user added successful!')&lt;/script&gt;";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header("location: customer.php");</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 else {</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echo "Error: " . $sql . "&lt;br&gt;" . $conn-&gt;error;</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$conn-&gt;close();</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SQL query to retrieve data from the user table</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$sql = "SELECT * FROM user"; // Change 'user' to your actual table name</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$result = $conn-&gt;query($sql);</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if(isset($_GET['id'])) {</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$id = intval($_GET['id']);</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$sql = "DELETE FROM user WHERE id = $id"; // Change 'user' to your actual </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if ($conn-&gt;query($sql) === TRUE) {</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echo "&lt;script&gt;alert('User Deleted successful!')&lt;/script&gt;";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header("location: customer.php");</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 else {</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echo "Error deleting record: " . $conn-&gt;error;</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&lt;!DOCTYPE html&gt;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&lt;html lang="en"&gt;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&lt;head&gt;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&lt;meta charset="UTF-8"&gt;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&lt;meta name="viewport" content="width=device-width, initial-scale=1.0"&gt;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&lt;title&gt;Add Car - Admin Dashboard&lt;/title&gt;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&lt;link rel="stylesheet" href="style.css"&gt;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&lt;/head&gt;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&lt;body class="body"&gt;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lastRenderedPageBreak/>
        <w:t xml:space="preserve">    &lt;header class="header"&gt;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&lt;h1&gt;Admin Dashboard&lt;/h1&gt;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&lt;/header&gt;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&lt;?php include("partials/nav.php"); ?&gt;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&lt;section class="section"&gt;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&lt;form method="POST" id="addCarForm" class="form"&gt;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&lt;label for="Name" class="label"&gt;User Name:&lt;/label&gt;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&lt;input type="text" id="Name" name="Name" required class="input"&gt;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&lt;label for="email" class="label"&gt;Email:&lt;/label&gt;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&lt;input type="text" id="email" name="email" required class="input"&gt;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&lt;label for="password" class="label"&gt;Password:&lt;/label&gt;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&lt;input type="text" id="password" name="password" required class="input"&gt;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&lt;label for="phone" class="label"&gt;Phone:&lt;/label&gt;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&lt;input type="text" id="Phone" name="Phone" required class="input"&gt;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&lt;button type="submit" class="button"&gt;Add User&lt;/button&gt;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&lt;/form&gt;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&lt;table class="table"&gt;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&lt;thead&gt;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&lt;tr&gt;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&lt;th&gt;User Name&lt;/th&gt;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&lt;th&gt;Email&lt;/th&gt;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&lt;th&gt;Phone&lt;/th&gt;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&lt;th&gt;Action&lt;/th&gt;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&lt;/tr&gt;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&lt;/thead&gt;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&lt;tbody&gt;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&lt;?php</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if ($result-&gt;num_rows &gt; 0) {</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 Output data of each row</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while ($row = $result-&gt;fetch_assoc()) {</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&lt;tr&gt;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&lt;td&gt;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&lt;?php echo '' . $row['name'] . '' ?&gt;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&lt;/td&gt;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&lt;td&gt;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&lt;?php echo '' . $row['email'] . '' ?&gt;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&lt;/td&gt;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&lt;td&gt;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&lt;?php echo '' . $row['phone'] . '' ?&gt;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&lt;/td&gt;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lastRenderedPageBreak/>
        <w:t xml:space="preserve">                            </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&lt;td&gt;&lt;a href="customer.php?id=&lt;?php echo '' . $row['id'] . '' ?&gt;"&gt;&lt;button class="button delete"&gt;Delete&lt;/button&gt;&lt;/a&gt;&lt;/td&gt;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&lt;/tr&gt;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&lt;?php }</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 ?&gt;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&lt;/tbody&gt;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&lt;/table&gt;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 xml:space="preserve">    &lt;/section&gt;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&lt;/body&gt;</w:t>
      </w: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A3571" w:rsidRPr="00033309" w:rsidRDefault="009A3571"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033309">
        <w:rPr>
          <w:rFonts w:ascii="Times New Roman" w:eastAsia="Times New Roman" w:hAnsi="Times New Roman" w:cs="Times New Roman"/>
          <w:noProof/>
          <w:color w:val="000000"/>
          <w:spacing w:val="-1"/>
          <w:sz w:val="24"/>
          <w:szCs w:val="24"/>
          <w:lang w:val="en-US"/>
        </w:rPr>
        <w:t>&lt;/html&gt;</w:t>
      </w:r>
    </w:p>
    <w:p w:rsidR="00DE6291" w:rsidRDefault="00D04A37" w:rsidP="00DE6008">
      <w:pPr>
        <w:spacing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br w:type="page"/>
      </w:r>
    </w:p>
    <w:p w:rsidR="001F539E" w:rsidRDefault="004D1D1C" w:rsidP="00DE6008">
      <w:pPr>
        <w:spacing w:before="319" w:line="480" w:lineRule="auto"/>
        <w:ind w:left="720" w:firstLine="1"/>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Manager Orders Page:</w:t>
      </w:r>
    </w:p>
    <w:p w:rsidR="00390811" w:rsidRDefault="00C74B7D" w:rsidP="00DE6008">
      <w:pPr>
        <w:spacing w:line="480" w:lineRule="auto"/>
        <w:jc w:val="both"/>
        <w:rPr>
          <w:rFonts w:ascii="Times New Roman" w:eastAsia="Times New Roman" w:hAnsi="Times New Roman" w:cs="Times New Roman"/>
          <w:b/>
          <w:bCs/>
          <w:noProof/>
          <w:color w:val="000000"/>
          <w:spacing w:val="-1"/>
          <w:sz w:val="32"/>
          <w:szCs w:val="32"/>
          <w:u w:val="single" w:color="000000"/>
        </w:rPr>
      </w:pPr>
      <w:r w:rsidRPr="00C74B7D">
        <w:rPr>
          <w:rFonts w:ascii="Times New Roman" w:eastAsia="Times New Roman" w:hAnsi="Times New Roman" w:cs="Times New Roman"/>
          <w:b/>
          <w:bCs/>
          <w:noProof/>
          <w:color w:val="000000"/>
          <w:spacing w:val="-1"/>
          <w:sz w:val="32"/>
          <w:szCs w:val="32"/>
          <w:u w:val="single" w:color="000000"/>
          <w:lang w:eastAsia="en-IN"/>
        </w:rPr>
        <w:drawing>
          <wp:inline distT="0" distB="0" distL="0" distR="0" wp14:anchorId="3E7DE38A" wp14:editId="54DBDE51">
            <wp:extent cx="5731510" cy="4784942"/>
            <wp:effectExtent l="19050" t="19050" r="21590" b="158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42830" cy="4794392"/>
                    </a:xfrm>
                    <a:prstGeom prst="rect">
                      <a:avLst/>
                    </a:prstGeom>
                    <a:ln w="12700">
                      <a:solidFill>
                        <a:schemeClr val="tx1"/>
                      </a:solidFill>
                    </a:ln>
                  </pic:spPr>
                </pic:pic>
              </a:graphicData>
            </a:graphic>
          </wp:inline>
        </w:drawing>
      </w:r>
    </w:p>
    <w:p w:rsidR="002F4DF3" w:rsidRDefault="002F4DF3" w:rsidP="00DE6008">
      <w:pPr>
        <w:spacing w:line="480" w:lineRule="auto"/>
        <w:jc w:val="both"/>
        <w:rPr>
          <w:rFonts w:ascii="Times New Roman" w:eastAsia="Times New Roman" w:hAnsi="Times New Roman" w:cs="Times New Roman"/>
          <w:bCs/>
          <w:noProof/>
          <w:color w:val="000000"/>
          <w:spacing w:val="-1"/>
          <w:sz w:val="32"/>
          <w:szCs w:val="32"/>
          <w:u w:color="000000"/>
        </w:rPr>
      </w:pPr>
      <w:r>
        <w:rPr>
          <w:rFonts w:ascii="Times New Roman" w:eastAsia="Times New Roman" w:hAnsi="Times New Roman" w:cs="Times New Roman"/>
          <w:bCs/>
          <w:noProof/>
          <w:color w:val="000000"/>
          <w:spacing w:val="-1"/>
          <w:sz w:val="32"/>
          <w:szCs w:val="32"/>
          <w:u w:color="000000"/>
        </w:rPr>
        <w:t xml:space="preserve">Code: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&lt;?php</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include("../partials/conn.php");</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if (isset($_POST['update_status']))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$order_id = intval($_POST['order_id']);</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$new_status = $_POST['status'];</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 Base update query</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$sql = "UPDATE orders SET status = '$new_status'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 Add specific timestamp based on the new status</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if ($new_status == 'processed')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$sql .= ", processed_at = NOW()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 elseif ($new_status == 'shipped')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lastRenderedPageBreak/>
        <w:t xml:space="preserve">        $sql .= ", shipped_at = NOW()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 elseif ($new_status == 'out_for_delivery')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$sql .= ", out_for_delivery_at = NOW()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 elseif ($new_status == 'delivered')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$sql .= ", delivered_at = NOW()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$sql .= " WHERE id = $order_id";</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if ($conn-&gt;query($sql) === TRUE)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echo "&lt;script&gt;alert('Status updated successfully!'); window.location.href='order.php';&lt;/script&gt;";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 else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echo "&lt;script&gt;alert('Error updating status: " . $conn-&gt;error . "');&lt;/script&gt;";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--- 2. HANDLE DELETE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if (isset($_GET['delete_id']))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$id = intval($_GET['delete_id']);</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$sql = "DELETE FROM orders WHERE id = $id";</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if ($conn-&gt;query($sql) === TRUE)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echo "&lt;script&gt;alert('Record deleted successfully!'); window.location.href='order.php';&lt;/script&gt;";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 else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echo "Error deleting record: " . $conn-&gt;error;</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&lt;!DOCTYPE html&gt;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&lt;html lang="en"&gt;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&lt;head&gt;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&lt;meta charset="UTF-8"&gt;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&lt;meta name="viewport" content="width=device-width, initial-scale=1.0"&gt;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&lt;title&gt;Manage Orders - Admin Dashboard&lt;/title&gt;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&lt;link rel="stylesheet" href="style.css"&gt;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&lt;style&gt;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 Simple CSS to make the status dropdown look good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.status-form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display: flex;</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gap: 5px;</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.status-select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padding: 5px;</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border-radius: 4px;</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border: 1px solid #ccc;</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.btn-update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background-color: #2ecc71;</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lastRenderedPageBreak/>
        <w:t xml:space="preserve">          color: white;</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border: none;</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padding: 5px 10px;</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cursor: pointer;</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border-radius: 4px;</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.btn-delete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background-color: #e74c3c;</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color: white;</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padding: 5px 10px;</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text-decoration: none;</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border-radius: 4px;</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font-size: 14px;</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&lt;/style&gt;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&lt;/head&gt;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&lt;body class="body"&gt;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&lt;header class="header"&gt;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&lt;h1&gt;Admin Dashboard&lt;/h1&gt;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&lt;/header&gt;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&lt;?php include("partials/nav.php"); ?&gt;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&lt;section class="section"&gt;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&lt;h2&gt;Manage Orders&lt;/h2&gt;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&lt;table class="table"&gt;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&lt;thead&gt;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&lt;tr&gt;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&lt;th&gt;Order ID&lt;/th&gt;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&lt;th&gt;User ID&lt;/th&gt;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&lt;th&gt;Address ID&lt;/th&gt;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&lt;th&gt;Amount&lt;/th&gt;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&lt;th&gt;Status / Update&lt;/th&gt; &lt;th&gt;Action&lt;/th&gt;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&lt;/tr&gt;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&lt;/thead&gt;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&lt;tbody&gt;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&lt;?php</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$sql = "SELECT * FROM orders ORDER BY created_at DESC"; // Show newest first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$result = $conn-&gt;query($sql);</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if ($result-&gt;num_rows &gt; 0)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while ($row = $result-&gt;fetch_assoc())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$current_status = $row['status'];</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&lt;tr&gt;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&lt;td&gt;#&lt;?= $row['id'] ?&gt;&lt;/td&gt;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&lt;td&gt;&lt;?= $row['user_id'] ?&gt;&lt;/td&gt;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&lt;td&gt;&lt;?= $row['address_id'] ?&gt;&lt;/td&gt;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lastRenderedPageBreak/>
        <w:t xml:space="preserve">          &lt;td&gt;₹&lt;?= $row['total_amount'] ?&gt;&lt;/td&gt;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&lt;td&gt;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&lt;form method="POST" class="status-form"&gt;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&lt;input type="hidden" name="order_id" value="&lt;?= $row['id'] ?&gt;"&gt;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&lt;select name="status" class="status-select"&gt;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&lt;option value="confirmed"        &lt;?= $current_status=='confirmed' ? 'selected' : '' ?&gt;&gt;Confirmed&lt;/option&gt;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&lt;option value="processed"        &lt;?= $current_status=='processed' ? 'selected' : '' ?&gt;&gt;Processed&lt;/option&gt;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&lt;option value="shipped"          &lt;?= $current_status=='shipped' ? 'selected' : '' ?&gt;&gt;Shipped&lt;/option&gt;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&lt;option value="out_for_delivery" &lt;?= $current_status=='out_for_delivery' ? 'selected' : '' ?&gt;&gt;Out for Delivery&lt;/option&gt;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&lt;option value="delivered"        &lt;?= $current_status=='delivered' ? 'selected' : '' ?&gt;&gt;Delivered&lt;/option&gt;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&lt;option value="cancelled"        &lt;?= $current_status=='cancelled' ? 'selected' : '' ?&gt;&gt;Cancelled&lt;/option&gt;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&lt;/select&gt;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&lt;button type="submit" name="update_status" class="btn-update"&gt;Update&lt;/button&gt;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&lt;/form&gt;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&lt;/td&gt;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&lt;td&gt;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&lt;a href="order.php?delete_id=&lt;?= $row['id'] ?&gt;" onclick="return confirm('Are you sure?')" class="btn-delete"&gt;Delete&lt;/a&gt;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&lt;/td&gt;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&lt;/tr&gt;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&lt;?php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 else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echo "&lt;tr&gt;&lt;td colspan='6'&gt;No orders found&lt;/td&gt;&lt;/tr&gt;";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&lt;/tbody&gt;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&lt;/table&gt;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 xml:space="preserve">  &lt;/section&gt;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&lt;/body&gt;</w:t>
      </w:r>
    </w:p>
    <w:p w:rsidR="002F4DF3" w:rsidRPr="00280F00" w:rsidRDefault="002F4DF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80F00">
        <w:rPr>
          <w:rFonts w:ascii="Times New Roman" w:eastAsia="Times New Roman" w:hAnsi="Times New Roman" w:cs="Times New Roman"/>
          <w:noProof/>
          <w:color w:val="000000"/>
          <w:spacing w:val="-1"/>
          <w:sz w:val="24"/>
          <w:szCs w:val="24"/>
          <w:lang w:val="en-US"/>
        </w:rPr>
        <w:t>&lt;/html&gt;</w:t>
      </w:r>
    </w:p>
    <w:p w:rsidR="002F4DF3" w:rsidRPr="002F4DF3" w:rsidRDefault="00280F00" w:rsidP="00DE6008">
      <w:pPr>
        <w:jc w:val="both"/>
        <w:rPr>
          <w:rFonts w:ascii="Times New Roman" w:eastAsia="Times New Roman" w:hAnsi="Times New Roman" w:cs="Times New Roman"/>
          <w:bCs/>
          <w:noProof/>
          <w:color w:val="000000"/>
          <w:spacing w:val="-1"/>
          <w:sz w:val="32"/>
          <w:szCs w:val="32"/>
          <w:u w:color="000000"/>
        </w:rPr>
      </w:pPr>
      <w:r>
        <w:rPr>
          <w:rFonts w:ascii="Times New Roman" w:eastAsia="Times New Roman" w:hAnsi="Times New Roman" w:cs="Times New Roman"/>
          <w:bCs/>
          <w:noProof/>
          <w:color w:val="000000"/>
          <w:spacing w:val="-1"/>
          <w:sz w:val="32"/>
          <w:szCs w:val="32"/>
          <w:u w:color="000000"/>
        </w:rPr>
        <w:br w:type="page"/>
      </w:r>
    </w:p>
    <w:p w:rsidR="004A580E" w:rsidRDefault="00D37D81" w:rsidP="00DE6008">
      <w:pPr>
        <w:spacing w:before="319" w:line="480" w:lineRule="auto"/>
        <w:ind w:left="720" w:firstLine="1"/>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Reports</w:t>
      </w:r>
      <w:r w:rsidR="002461C8">
        <w:rPr>
          <w:rFonts w:ascii="Times New Roman" w:eastAsia="Times New Roman" w:hAnsi="Times New Roman" w:cs="Times New Roman"/>
          <w:b/>
          <w:bCs/>
          <w:noProof/>
          <w:color w:val="000000"/>
          <w:spacing w:val="-1"/>
          <w:sz w:val="32"/>
          <w:szCs w:val="32"/>
          <w:u w:val="single" w:color="000000"/>
        </w:rPr>
        <w:t xml:space="preserve"> Page:</w:t>
      </w:r>
    </w:p>
    <w:p w:rsidR="00390811" w:rsidRDefault="00FC0CFF" w:rsidP="00DE6008">
      <w:pPr>
        <w:spacing w:line="480" w:lineRule="auto"/>
        <w:jc w:val="both"/>
        <w:rPr>
          <w:rFonts w:ascii="Times New Roman" w:eastAsia="Times New Roman" w:hAnsi="Times New Roman" w:cs="Times New Roman"/>
          <w:b/>
          <w:bCs/>
          <w:noProof/>
          <w:color w:val="000000"/>
          <w:spacing w:val="-1"/>
          <w:sz w:val="32"/>
          <w:szCs w:val="32"/>
          <w:u w:val="single" w:color="000000"/>
        </w:rPr>
      </w:pPr>
      <w:r w:rsidRPr="00FC0CFF">
        <w:rPr>
          <w:rFonts w:ascii="Times New Roman" w:eastAsia="Times New Roman" w:hAnsi="Times New Roman" w:cs="Times New Roman"/>
          <w:b/>
          <w:bCs/>
          <w:noProof/>
          <w:color w:val="000000"/>
          <w:spacing w:val="-1"/>
          <w:sz w:val="32"/>
          <w:szCs w:val="32"/>
          <w:u w:val="single" w:color="000000"/>
          <w:lang w:eastAsia="en-IN"/>
        </w:rPr>
        <w:drawing>
          <wp:inline distT="0" distB="0" distL="0" distR="0" wp14:anchorId="13DACEF0" wp14:editId="3CC91A47">
            <wp:extent cx="5731510" cy="2849245"/>
            <wp:effectExtent l="19050" t="19050" r="21590" b="273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849245"/>
                    </a:xfrm>
                    <a:prstGeom prst="rect">
                      <a:avLst/>
                    </a:prstGeom>
                    <a:ln w="12700">
                      <a:solidFill>
                        <a:schemeClr val="tx1"/>
                      </a:solidFill>
                    </a:ln>
                  </pic:spPr>
                </pic:pic>
              </a:graphicData>
            </a:graphic>
          </wp:inline>
        </w:drawing>
      </w:r>
    </w:p>
    <w:p w:rsidR="00DA1F9D" w:rsidRDefault="00DA1F9D" w:rsidP="00DE6008">
      <w:pPr>
        <w:spacing w:line="480" w:lineRule="auto"/>
        <w:jc w:val="both"/>
        <w:rPr>
          <w:rFonts w:ascii="Times New Roman" w:eastAsia="Times New Roman" w:hAnsi="Times New Roman" w:cs="Times New Roman"/>
          <w:bCs/>
          <w:noProof/>
          <w:color w:val="000000"/>
          <w:spacing w:val="-1"/>
          <w:sz w:val="32"/>
          <w:szCs w:val="32"/>
          <w:u w:color="000000"/>
        </w:rPr>
      </w:pPr>
      <w:r>
        <w:rPr>
          <w:rFonts w:ascii="Times New Roman" w:eastAsia="Times New Roman" w:hAnsi="Times New Roman" w:cs="Times New Roman"/>
          <w:bCs/>
          <w:noProof/>
          <w:color w:val="000000"/>
          <w:spacing w:val="-1"/>
          <w:sz w:val="32"/>
          <w:szCs w:val="32"/>
          <w:u w:color="000000"/>
        </w:rPr>
        <w:t xml:space="preserve">Code: </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&lt;?php</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$conn = new mysqli("localhost", "root", "ChetanRootUser-PWD_Store-7729", "watch");</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if ($conn-&gt;connect_error) {</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die("Connection failed: " . $conn-&gt;connect_error);</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$from = $_GET['from_date'] ?? '';</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$to   = $_GET['to_date'] ?? '';</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$total_orders = 0;</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$total_revenue = 0;</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$total_sold = 0;</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$list_result = null;</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if ($from &amp;&amp; $to) {</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 Orders Count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$order_q = "SELECT COUNT(*) AS total_orders </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FROM orders </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WHERE DATE(created_at) BETWEEN '$from' AND '$to'";</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$total_orders = $conn-&gt;query($order_q)-&gt;fetch_assoc()['total_orders'];</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 Revenue</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lastRenderedPageBreak/>
        <w:t xml:space="preserve">    $rev_q = "SELECT SUM(total_amount) AS total_revenue </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FROM orders </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WHERE DATE(created_at) BETWEEN '$from' AND '$to'";</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$total_revenue = $conn-&gt;query($rev_q)-&gt;fetch_assoc()['total_revenue'] ?? 0;</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 Products Sold</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$sold_q = "SELECT SUM(oi.quantity) AS total_sold</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FROM order_items oi</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JOIN orders o ON oi.order_id = o.id</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WHERE DATE(o.created_at) BETWEEN '$from' AND '$to'";</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$total_sold = $conn-&gt;query($sold_q)-&gt;fetch_assoc()['total_sold'] ?? 0;</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 Orders List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$list_q = "SELECT o.id, u.name, o.total_amount, o.payment_method, o.created_at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FROM orders o</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JOIN user u ON o.user_id = u.id</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WHERE DATE(o.created_at) BETWEEN '$from' AND '$to'</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ORDER BY o.created_at DESC";</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$list_result = $conn-&gt;query($list_q);</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&lt;!DOCTYPE html&gt;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&lt;html&gt;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&lt;head&gt;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&lt;title&gt;Admin Sales Report&lt;/title&gt;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&lt;style&gt;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body { font-family: Arial; background:#f4f6f9; padding:20px }</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h1 { text-align:center }</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form { text-align:center; margin-bottom:20px }</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input, button { padding:8px; margin:5px }</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.card-container { display:flex; justify-content:center; gap:20px; flex-wrap:wrap }</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.card {</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background: #585866;</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padding:20px;</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width:220px;</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border-radius:10px;</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box-shadow:0 4px 8px rgba(0,0,0,0.1);</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text-align:center;</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&lt;/style&gt;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&lt;link rel="stylesheet" href="style.css"&gt;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&lt;/head&gt;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&lt;body&gt;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&lt;header class="header"&gt;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&lt;h1&gt;Admin Dashboard&lt;/h1&gt;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&lt;/header&gt;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lastRenderedPageBreak/>
        <w:t xml:space="preserve">  </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&lt;?php include("partials/nav.php"); ?&gt;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&lt;h1&gt;</w:t>
      </w:r>
      <w:r w:rsidRPr="00CB7FBC">
        <w:rPr>
          <w:rFonts w:ascii="Segoe UI Symbol" w:eastAsia="Times New Roman" w:hAnsi="Segoe UI Symbol" w:cs="Segoe UI Symbol"/>
          <w:noProof/>
          <w:color w:val="000000"/>
          <w:spacing w:val="-1"/>
          <w:sz w:val="24"/>
          <w:szCs w:val="24"/>
          <w:lang w:val="en-US"/>
        </w:rPr>
        <w:t>📊</w:t>
      </w:r>
      <w:r w:rsidRPr="00CB7FBC">
        <w:rPr>
          <w:rFonts w:ascii="Times New Roman" w:eastAsia="Times New Roman" w:hAnsi="Times New Roman" w:cs="Times New Roman"/>
          <w:noProof/>
          <w:color w:val="000000"/>
          <w:spacing w:val="-1"/>
          <w:sz w:val="24"/>
          <w:szCs w:val="24"/>
          <w:lang w:val="en-US"/>
        </w:rPr>
        <w:t xml:space="preserve"> Date Wise Sales Report&lt;/h1&gt;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&lt;form method="GET"&gt;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&lt;label&gt;From:&lt;/label&gt;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&lt;input type="date" name="from_date" required value="&lt;?= $from ?&gt;"&gt;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&lt;label&gt;To:&lt;/label&gt;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&lt;input type="date" name="to_date" required value="&lt;?= $to ?&gt;"&gt;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&lt;button type="submit"&gt;Generate Report&lt;/button&gt;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&lt;/form&gt;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&lt;?php if($from &amp;&amp; $to): ?&gt;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&lt;div class="card-container"&gt;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&lt;div class="card"&gt;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&lt;h2&gt;Total Orders&lt;/h2&gt;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&lt;p&gt;&lt;?= $total_orders ?&gt;&lt;/p&gt;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&lt;/div&gt;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&lt;div class="card"&gt;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&lt;h2&gt;Total Revenue&lt;/h2&gt;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&lt;p&gt;₹&lt;?= $total_revenue ?&gt;&lt;/p&gt;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&lt;/div&gt;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&lt;div class="card"&gt;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&lt;h2&gt;Products Sold&lt;/h2&gt;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&lt;p&gt;&lt;?= $total_sold ?&gt;&lt;/p&gt;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&lt;/div&gt;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&lt;/div&gt;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&lt;h2&gt;Orders Between &lt;</w:t>
      </w:r>
      <w:r w:rsidR="002D5F4D">
        <w:rPr>
          <w:rFonts w:ascii="Times New Roman" w:eastAsia="Times New Roman" w:hAnsi="Times New Roman" w:cs="Times New Roman"/>
          <w:noProof/>
          <w:color w:val="000000"/>
          <w:spacing w:val="-1"/>
          <w:sz w:val="24"/>
          <w:szCs w:val="24"/>
          <w:lang w:val="en-US"/>
        </w:rPr>
        <w:t>?= $from ?&gt; and &lt;?= $to ?&gt;&lt;/h2</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&lt;table class="table"&gt;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&lt;tr&gt;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&lt;th&gt;Order ID&lt;/th&gt;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&lt;th&gt;User&lt;/th&gt;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&lt;th&gt;Amount&lt;/th&gt;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&lt;th&gt;Payment&lt;/th&gt;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&lt;th&gt;Date&lt;/th&gt;</w:t>
      </w:r>
    </w:p>
    <w:p w:rsidR="00DA1F9D" w:rsidRPr="00CB7FBC" w:rsidRDefault="002D5F4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Pr>
          <w:rFonts w:ascii="Times New Roman" w:eastAsia="Times New Roman" w:hAnsi="Times New Roman" w:cs="Times New Roman"/>
          <w:noProof/>
          <w:color w:val="000000"/>
          <w:spacing w:val="-1"/>
          <w:sz w:val="24"/>
          <w:szCs w:val="24"/>
          <w:lang w:val="en-US"/>
        </w:rPr>
        <w:t>&lt;/tr&gt;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&lt;?php while($row = $list_result-&gt;fetch_assoc()): ?&gt;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&lt;tr&gt;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&lt;td&gt;&lt;?= $row['id'] ?&gt;&lt;/td&gt;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&lt;td&gt;&lt;?= $row['name'] ?&gt;&lt;/td&gt;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&lt;td&gt;₹&lt;?= $row['total_amount'] ?&gt;&lt;/td&gt;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&lt;td&gt;&lt;?= $row['payment_method'] ?&gt;&lt;/td&gt;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 xml:space="preserve">    &lt;td&gt;&lt;?= $row['created_at'] ?&gt;&lt;/td&gt;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&lt;/tr&gt;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lastRenderedPageBreak/>
        <w:t>&lt;?php endwhile; ?&gt;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&lt;/table&gt;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&lt;?php endif; ?&gt;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&lt;/body&gt;</w:t>
      </w:r>
    </w:p>
    <w:p w:rsidR="00DA1F9D" w:rsidRPr="00CB7FBC" w:rsidRDefault="00DA1F9D"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CB7FBC">
        <w:rPr>
          <w:rFonts w:ascii="Times New Roman" w:eastAsia="Times New Roman" w:hAnsi="Times New Roman" w:cs="Times New Roman"/>
          <w:noProof/>
          <w:color w:val="000000"/>
          <w:spacing w:val="-1"/>
          <w:sz w:val="24"/>
          <w:szCs w:val="24"/>
          <w:lang w:val="en-US"/>
        </w:rPr>
        <w:t>&lt;/html&gt;</w:t>
      </w:r>
    </w:p>
    <w:p w:rsidR="007E278A" w:rsidRDefault="007E278A" w:rsidP="00DE6008">
      <w:pPr>
        <w:spacing w:line="480" w:lineRule="auto"/>
        <w:jc w:val="both"/>
        <w:rPr>
          <w:rFonts w:ascii="Times New Roman" w:eastAsia="Times New Roman" w:hAnsi="Times New Roman" w:cs="Times New Roman"/>
          <w:b/>
          <w:bCs/>
          <w:noProof/>
          <w:color w:val="000000"/>
          <w:spacing w:val="-1"/>
          <w:sz w:val="32"/>
          <w:szCs w:val="32"/>
          <w:u w:val="single" w:color="000000"/>
        </w:rPr>
      </w:pPr>
    </w:p>
    <w:p w:rsidR="007E278A" w:rsidRDefault="00053614" w:rsidP="00053614">
      <w:pPr>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br w:type="page"/>
      </w:r>
    </w:p>
    <w:p w:rsidR="00B81985" w:rsidRDefault="007E278A" w:rsidP="00DE6008">
      <w:pPr>
        <w:spacing w:before="319" w:line="480" w:lineRule="auto"/>
        <w:ind w:left="720" w:firstLine="1"/>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Admin Login Page:</w:t>
      </w:r>
    </w:p>
    <w:p w:rsidR="00F06EE3" w:rsidRDefault="00F06EE3" w:rsidP="00DE6008">
      <w:pPr>
        <w:spacing w:line="480" w:lineRule="auto"/>
        <w:jc w:val="both"/>
        <w:rPr>
          <w:rFonts w:ascii="Times New Roman" w:eastAsia="Times New Roman" w:hAnsi="Times New Roman" w:cs="Times New Roman"/>
          <w:b/>
          <w:bCs/>
          <w:noProof/>
          <w:color w:val="000000"/>
          <w:spacing w:val="-1"/>
          <w:sz w:val="32"/>
          <w:szCs w:val="32"/>
          <w:u w:val="single" w:color="000000"/>
        </w:rPr>
      </w:pPr>
      <w:r w:rsidRPr="00F06EE3">
        <w:rPr>
          <w:rFonts w:ascii="Times New Roman" w:eastAsia="Times New Roman" w:hAnsi="Times New Roman" w:cs="Times New Roman"/>
          <w:b/>
          <w:bCs/>
          <w:noProof/>
          <w:color w:val="000000"/>
          <w:spacing w:val="-1"/>
          <w:sz w:val="32"/>
          <w:szCs w:val="32"/>
          <w:u w:val="single" w:color="000000"/>
          <w:lang w:eastAsia="en-IN"/>
        </w:rPr>
        <w:drawing>
          <wp:inline distT="0" distB="0" distL="0" distR="0" wp14:anchorId="65A09D77" wp14:editId="00812CDB">
            <wp:extent cx="5731510" cy="4775200"/>
            <wp:effectExtent l="0" t="0" r="2540" b="635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4775200"/>
                    </a:xfrm>
                    <a:prstGeom prst="rect">
                      <a:avLst/>
                    </a:prstGeom>
                  </pic:spPr>
                </pic:pic>
              </a:graphicData>
            </a:graphic>
          </wp:inline>
        </w:drawing>
      </w:r>
    </w:p>
    <w:p w:rsidR="007A57AC" w:rsidRPr="007A57AC" w:rsidRDefault="002D5F4D" w:rsidP="00DE6008">
      <w:pPr>
        <w:spacing w:line="480" w:lineRule="auto"/>
        <w:jc w:val="both"/>
        <w:rPr>
          <w:rFonts w:ascii="Times New Roman" w:eastAsia="Times New Roman" w:hAnsi="Times New Roman" w:cs="Times New Roman"/>
          <w:bCs/>
          <w:noProof/>
          <w:color w:val="000000"/>
          <w:spacing w:val="-1"/>
          <w:sz w:val="32"/>
          <w:szCs w:val="32"/>
          <w:u w:color="000000"/>
        </w:rPr>
      </w:pPr>
      <w:r>
        <w:rPr>
          <w:rFonts w:ascii="Times New Roman" w:eastAsia="Times New Roman" w:hAnsi="Times New Roman" w:cs="Times New Roman"/>
          <w:bCs/>
          <w:noProof/>
          <w:color w:val="000000"/>
          <w:spacing w:val="-1"/>
          <w:sz w:val="32"/>
          <w:szCs w:val="32"/>
          <w:u w:color="000000"/>
        </w:rPr>
        <w:t>Code:</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&lt;?php</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if ($_SERVER["REQUEST_METHOD"] == "POST") {</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include"../partials/conn.php";</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$user_entered = $_POST['username'];</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$pass_entered = $_POST['password'];</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 Prepare a SQL query to fetch the user with entered username</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$sql = "SELECT id, name, password FROM admin WHERE name = '$user_entered'";</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$result = $conn-&gt;query($sql);</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if ($result-&gt;num_rows &gt; 0) {</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 User exists in the database</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$row = $result-&gt;fetch_assoc();</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lastRenderedPageBreak/>
        <w:t xml:space="preserve">        $stored_password = $row['password']; // Password stored in the database</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 Verify the entered password against the stored password</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if ($pass_entered== $stored_password) {</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 Passwords match - authentication successful</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session_start();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$_SESSION['loggedin'] = true;</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$_SESSION['username'] = $user_entered;</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$_SESSION['c_ID'] = $row['id'];;</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header('location: dashboard.php');</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 else {</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echo "&lt;script&gt;alert('Pleace check your password')&lt;/script&gt;";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 else {</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echo "User does not exist. Please register or try a different username.";</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&lt;!DOCTYPE html&gt;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&lt;html lang="en"&gt;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&lt;head&gt;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&lt;meta charset="UTF-8"&gt;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&lt;meta name="viewport" content="width=device-width, initial-scale=1.0"&gt;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&lt;style&gt;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 -------------------------</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GENERAL PAGE STYLING</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body {</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margin: 0;</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padding: 0;</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font-family: Arial, sans-serif;</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background: linear-gradient(135deg, #1e1e2f, #2c2c44);</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height: 100vh;</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display: flex;</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justify-content: center;</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align-items: center;</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LOGIN CONTAINER</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.login-container {</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width: 350px;</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padding: 30px;</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background: rgba(255, 255, 255, 0.06);</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border-radius: 12px;</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lastRenderedPageBreak/>
        <w:t xml:space="preserve">    backdrop-filter: blur(10px);</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border: 1px solid rgba(255, 255, 255, 0.15);</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box-shadow: 0 8px 25px rgba(0, 0, 0, 0.4);</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Card inner container */</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.hmmm h2 {</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text-align: center;</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margin-bottom: 25px;</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color: #fff;</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font-weight: bold;</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letter-spacing: 1px;</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INPUT FIELDS</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.form-group {</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margin-bottom: 18px;</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label {</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display: block;</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color: #ddd;</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margin-bottom: 5px;</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font-size: 14px;</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input[type="text"],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input[type="password"] {</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width: 100%;</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padding: 10px 12px;</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border: none;</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border-radius: 6px;</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background: rgba(255, 255, 255, 0.12);</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color: #fff;</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outline: none;</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font-size: 15px;</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transition: 0.3s;</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input:focus {</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background: rgba(255, 255, 255, 0.2);</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box-shadow: 0 0 8px rgba(0, 255, 150, 0.7);</w:t>
      </w:r>
    </w:p>
    <w:p w:rsidR="007A57AC" w:rsidRPr="002D5F4D" w:rsidRDefault="00823F5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Pr>
          <w:rFonts w:ascii="Times New Roman" w:eastAsia="Times New Roman" w:hAnsi="Times New Roman" w:cs="Times New Roman"/>
          <w:noProof/>
          <w:color w:val="000000"/>
          <w:spacing w:val="-1"/>
          <w:sz w:val="24"/>
          <w:szCs w:val="24"/>
          <w:lang w:val="en-US"/>
        </w:rPr>
        <w: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LOGIN BUTTON</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.login-btn {</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width: 100%;</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lastRenderedPageBreak/>
        <w:t xml:space="preserve">    padding: 10px;</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background: #ff4d4d;</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border: none;</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border-radius: 6px;</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color: #fff;</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font-size: 16px;</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cursor: pointer;</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font-weight: bold;</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transition: 0.3s;</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.login-btn:hover {</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background: #ff2626;</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box-shadow: 0 0 10px rgba(255, 50, 50, 0.6);</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LINKS</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.la {</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text-align: center;</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margin-bottom: 10px;</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.la a {</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color: #ff4d4d;</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font-weight: bold;</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text-decoration: none;</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.la a:hover {</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text-decoration: underline;</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&lt;/style&gt;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&lt;title&gt;Login Page&lt;/title&gt;</w:t>
      </w:r>
    </w:p>
    <w:p w:rsidR="007A57AC" w:rsidRPr="002D5F4D" w:rsidRDefault="00823F5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Pr>
          <w:rFonts w:ascii="Times New Roman" w:eastAsia="Times New Roman" w:hAnsi="Times New Roman" w:cs="Times New Roman"/>
          <w:noProof/>
          <w:color w:val="000000"/>
          <w:spacing w:val="-1"/>
          <w:sz w:val="24"/>
          <w:szCs w:val="24"/>
          <w:lang w:val="en-US"/>
        </w:rPr>
        <w:t>&lt;/head&gt;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&lt;body&gt;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&lt;div class="login-container"&gt;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&lt;div class="hmmm"&gt;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&lt;h2&gt; Admin Login&lt;/h2&gt;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&lt;form method="POST"&gt;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&lt;div class="form-group"&gt;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&lt;label for="username"&gt;Username:&lt;/label&gt;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&lt;input type="text" id="username" name="username" required&gt;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&lt;/div&gt;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&lt;div class="form-group"&gt;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&lt;label for="password" style="color: white;"&gt;Password:&lt;/label&gt;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&lt;input type="password" id="password" name="password" </w:t>
      </w:r>
      <w:r w:rsidRPr="002D5F4D">
        <w:rPr>
          <w:rFonts w:ascii="Times New Roman" w:eastAsia="Times New Roman" w:hAnsi="Times New Roman" w:cs="Times New Roman"/>
          <w:noProof/>
          <w:color w:val="000000"/>
          <w:spacing w:val="-1"/>
          <w:sz w:val="24"/>
          <w:szCs w:val="24"/>
          <w:lang w:val="en-US"/>
        </w:rPr>
        <w:lastRenderedPageBreak/>
        <w:t>required&gt;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&lt;/div&gt;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&lt;p class="la" style="color: #ffff"&gt;&lt;a href="../login.php"style="color: red;"&gt;Click here!&lt;/a&gt; for login up&lt;/p&gt;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&lt;button type="submit" class="login-btn"&gt;Login&lt;/button&gt;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&lt;/form&gt;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&lt;/div&gt;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 xml:space="preserve">    &lt;/div&gt;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&lt;/body&gt;</w:t>
      </w:r>
    </w:p>
    <w:p w:rsidR="007A57AC"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390811" w:rsidRPr="002D5F4D" w:rsidRDefault="007A57AC"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5F4D">
        <w:rPr>
          <w:rFonts w:ascii="Times New Roman" w:eastAsia="Times New Roman" w:hAnsi="Times New Roman" w:cs="Times New Roman"/>
          <w:noProof/>
          <w:color w:val="000000"/>
          <w:spacing w:val="-1"/>
          <w:sz w:val="24"/>
          <w:szCs w:val="24"/>
          <w:lang w:val="en-US"/>
        </w:rPr>
        <w:t>&lt;/html&gt;</w:t>
      </w:r>
    </w:p>
    <w:p w:rsidR="00F06EE3" w:rsidRPr="002D5F4D" w:rsidRDefault="00F06EE3" w:rsidP="00DE600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553DA" w:rsidRPr="00E31FB2" w:rsidRDefault="00390811" w:rsidP="00DE6008">
      <w:pPr>
        <w:spacing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br w:type="page"/>
      </w:r>
    </w:p>
    <w:p w:rsidR="00DE14F8" w:rsidRPr="00B71335" w:rsidRDefault="00FC650C" w:rsidP="009C2F78">
      <w:pPr>
        <w:pStyle w:val="Heading3"/>
        <w:spacing w:line="480" w:lineRule="auto"/>
        <w:jc w:val="center"/>
        <w:rPr>
          <w:sz w:val="32"/>
          <w:u w:val="single"/>
        </w:rPr>
      </w:pPr>
      <w:r>
        <w:rPr>
          <w:sz w:val="32"/>
          <w:u w:val="single"/>
        </w:rPr>
        <w:lastRenderedPageBreak/>
        <w:t>12.</w:t>
      </w:r>
      <w:r>
        <w:rPr>
          <w:sz w:val="32"/>
          <w:u w:val="single"/>
        </w:rPr>
        <w:tab/>
      </w:r>
      <w:r w:rsidR="00DE14F8" w:rsidRPr="00B71335">
        <w:rPr>
          <w:sz w:val="32"/>
          <w:u w:val="single"/>
        </w:rPr>
        <w:t>LIMITATIONS</w:t>
      </w:r>
    </w:p>
    <w:p w:rsidR="00DE14F8" w:rsidRDefault="00DE14F8" w:rsidP="00DE6008">
      <w:pPr>
        <w:pStyle w:val="NormalWeb"/>
        <w:spacing w:line="480" w:lineRule="auto"/>
        <w:jc w:val="both"/>
      </w:pPr>
      <w:r>
        <w:rPr>
          <w:b/>
          <w:bCs/>
        </w:rPr>
        <w:t>1. Lack of Multi-Language Support:</w:t>
      </w:r>
      <w:r>
        <w:t xml:space="preserve"> The </w:t>
      </w:r>
      <w:r w:rsidR="00736A81">
        <w:rPr>
          <w:b/>
          <w:bCs/>
        </w:rPr>
        <w:t>LuxAura</w:t>
      </w:r>
      <w:r>
        <w:rPr>
          <w:b/>
          <w:bCs/>
        </w:rPr>
        <w:t xml:space="preserve"> Watch Store</w:t>
      </w:r>
      <w:r>
        <w:t xml:space="preserve"> website currently operates solely in English, which limits its usability for non-English-speaking customers. In a diverse market where regional languages play a significant role in consumer behavior, this restriction reduces the platform’s reach. Users who are more comfortable browsing and shopping in their native languages may find it challenging to navigate product specifications, read return policies, or complete the checkout process, potentially leading to a loss of sales from this demographic.</w:t>
      </w:r>
    </w:p>
    <w:p w:rsidR="00DE14F8" w:rsidRDefault="00DE14F8" w:rsidP="00DE6008">
      <w:pPr>
        <w:pStyle w:val="NormalWeb"/>
        <w:spacing w:line="480" w:lineRule="auto"/>
        <w:jc w:val="both"/>
      </w:pPr>
      <w:r>
        <w:rPr>
          <w:b/>
          <w:bCs/>
        </w:rPr>
        <w:t>2. Absence of Real-Time Customer Support (Live Chat):</w:t>
      </w:r>
      <w:r>
        <w:t xml:space="preserve"> The platform does not currently offer a direct chat or instant messaging feature for real-time communication between customers and the store administration. This limitation impedes immediate interaction, meaning customers cannot instantly resolve queries regarding watch features, warranty details, or stock availability. The reliance on email or standard contact forms may cause delays in response times, which can negatively impact customer satisfaction and trust during the pre-purchase phase.</w:t>
      </w:r>
    </w:p>
    <w:p w:rsidR="00E31FB2" w:rsidRDefault="00DE14F8" w:rsidP="00DE6008">
      <w:pPr>
        <w:pStyle w:val="NormalWeb"/>
        <w:spacing w:line="480" w:lineRule="auto"/>
        <w:jc w:val="both"/>
      </w:pPr>
      <w:r>
        <w:rPr>
          <w:b/>
          <w:bCs/>
        </w:rPr>
        <w:t>3. Basic Product Recommendation Engine:</w:t>
      </w:r>
      <w:r>
        <w:t xml:space="preserve"> The current product recommendation engine functions in a basic capacity, suggesting watches primarily based on simple category matching (e.g., "Show other Analog Watches") rather than sophisticated user behavior analysis. It lacks advanced algorithms like collaborative filtering (e.g., "Customers who bought this also bought..."). As a result, the recommendations may not be highly personalized to the user's specific style preferences or budget, leading to lower cross-selling opportunities and a less engaging shopping experience.</w:t>
      </w:r>
    </w:p>
    <w:p w:rsidR="001B4573" w:rsidRPr="00E31FB2" w:rsidRDefault="00E31FB2" w:rsidP="00DE6008">
      <w:pPr>
        <w:jc w:val="both"/>
        <w:rPr>
          <w:rFonts w:ascii="Times New Roman" w:eastAsia="Times New Roman" w:hAnsi="Times New Roman" w:cs="Times New Roman"/>
          <w:sz w:val="24"/>
          <w:szCs w:val="24"/>
          <w:lang w:eastAsia="en-IN"/>
        </w:rPr>
      </w:pPr>
      <w:r>
        <w:br w:type="page"/>
      </w:r>
    </w:p>
    <w:p w:rsidR="001B4573" w:rsidRPr="00EB2EA6" w:rsidRDefault="00FC650C" w:rsidP="00C70A0B">
      <w:pPr>
        <w:pStyle w:val="Heading3"/>
        <w:spacing w:line="480" w:lineRule="auto"/>
        <w:jc w:val="center"/>
        <w:rPr>
          <w:sz w:val="32"/>
          <w:u w:val="single"/>
        </w:rPr>
      </w:pPr>
      <w:r>
        <w:rPr>
          <w:sz w:val="32"/>
          <w:u w:val="single"/>
        </w:rPr>
        <w:lastRenderedPageBreak/>
        <w:t>13.</w:t>
      </w:r>
      <w:r>
        <w:rPr>
          <w:sz w:val="32"/>
          <w:u w:val="single"/>
        </w:rPr>
        <w:tab/>
      </w:r>
      <w:r w:rsidR="001B4573" w:rsidRPr="00EB2EA6">
        <w:rPr>
          <w:sz w:val="32"/>
          <w:u w:val="single"/>
        </w:rPr>
        <w:t xml:space="preserve">FUTURE SCOPE OF </w:t>
      </w:r>
      <w:r w:rsidR="00736A81">
        <w:rPr>
          <w:sz w:val="32"/>
          <w:u w:val="single"/>
        </w:rPr>
        <w:t>LUXAURA</w:t>
      </w:r>
      <w:r w:rsidR="001B4573" w:rsidRPr="00EB2EA6">
        <w:rPr>
          <w:sz w:val="32"/>
          <w:u w:val="single"/>
        </w:rPr>
        <w:t xml:space="preserve"> WATCH STORE</w:t>
      </w:r>
    </w:p>
    <w:p w:rsidR="001B4573" w:rsidRDefault="001B4573" w:rsidP="00DE6008">
      <w:pPr>
        <w:pStyle w:val="NormalWeb"/>
        <w:spacing w:line="480" w:lineRule="auto"/>
        <w:jc w:val="both"/>
      </w:pPr>
      <w:r>
        <w:rPr>
          <w:b/>
          <w:bCs/>
        </w:rPr>
        <w:t>1. AI-Driven Product Recommendations and Styling:</w:t>
      </w:r>
      <w:r>
        <w:t xml:space="preserve"> </w:t>
      </w:r>
      <w:r w:rsidR="00736A81">
        <w:rPr>
          <w:b/>
          <w:bCs/>
        </w:rPr>
        <w:t>LuxAura</w:t>
      </w:r>
      <w:r>
        <w:rPr>
          <w:b/>
          <w:bCs/>
        </w:rPr>
        <w:t xml:space="preserve"> Watch Store</w:t>
      </w:r>
      <w:r>
        <w:t xml:space="preserve"> can integrate artificial intelligence (AI) and machine learning algorithms to enhance product discovery based on user browsing history, purchase patterns, and style preferences. AI-driven recommendations can suggest watches that match a user's specific taste (e.g., "If you like this diver watch, you might also like..."), improving conversion rates and customer satisfaction.</w:t>
      </w:r>
    </w:p>
    <w:p w:rsidR="001B4573" w:rsidRDefault="001B4573" w:rsidP="00DE6008">
      <w:pPr>
        <w:pStyle w:val="NormalWeb"/>
        <w:spacing w:line="480" w:lineRule="auto"/>
        <w:jc w:val="both"/>
      </w:pPr>
      <w:r>
        <w:rPr>
          <w:b/>
          <w:bCs/>
        </w:rPr>
        <w:t>2. Augmented Reality (AR) Try-On Feature:</w:t>
      </w:r>
      <w:r>
        <w:t xml:space="preserve"> Implementing Augmented Reality (AR) technology would allow customers to virtually "try on" watches using their smartphone camera. This feature helps users visualize how a watch looks on their wrist regarding size and style, significantly reducing return rates and boosting buyer confidence.</w:t>
      </w:r>
    </w:p>
    <w:p w:rsidR="001B4573" w:rsidRDefault="001B4573" w:rsidP="00DE6008">
      <w:pPr>
        <w:pStyle w:val="NormalWeb"/>
        <w:spacing w:line="480" w:lineRule="auto"/>
        <w:jc w:val="both"/>
      </w:pPr>
      <w:r>
        <w:rPr>
          <w:b/>
          <w:bCs/>
        </w:rPr>
        <w:t>3. Advanced Search and Voice Commerce:</w:t>
      </w:r>
      <w:r>
        <w:t xml:space="preserve"> Implementing advanced search functionalities, including visual search (uploading an image to find similar watches) and voice-enabled search commands (e.g., "Show me gold analog watches under ₹5000"), will enhance user convenience and accessibility, catering to a tech-savvy customer base.</w:t>
      </w:r>
    </w:p>
    <w:p w:rsidR="001B4573" w:rsidRDefault="001B4573" w:rsidP="00DE6008">
      <w:pPr>
        <w:pStyle w:val="NormalWeb"/>
        <w:spacing w:line="480" w:lineRule="auto"/>
        <w:jc w:val="both"/>
      </w:pPr>
      <w:r>
        <w:rPr>
          <w:b/>
          <w:bCs/>
        </w:rPr>
        <w:t>4. Expansion into Global Markets and Multi-Currency Support:</w:t>
      </w:r>
      <w:r>
        <w:t xml:space="preserve"> The platform can extend its services beyond domestic shipping to international markets. This expansion would involve integrating multi-currency support and international payment gateways, allowing watch enthusiasts worldwide to purchase from </w:t>
      </w:r>
      <w:r w:rsidR="00736A81">
        <w:rPr>
          <w:b/>
          <w:bCs/>
        </w:rPr>
        <w:t>LuxAura</w:t>
      </w:r>
      <w:r>
        <w:rPr>
          <w:b/>
          <w:bCs/>
        </w:rPr>
        <w:t xml:space="preserve"> Watch Store</w:t>
      </w:r>
      <w:r>
        <w:t>.</w:t>
      </w:r>
    </w:p>
    <w:p w:rsidR="001B4573" w:rsidRDefault="001B4573" w:rsidP="00DE6008">
      <w:pPr>
        <w:pStyle w:val="NormalWeb"/>
        <w:spacing w:line="480" w:lineRule="auto"/>
        <w:jc w:val="both"/>
      </w:pPr>
      <w:r>
        <w:rPr>
          <w:b/>
          <w:bCs/>
        </w:rPr>
        <w:t>5. AI-Powered Chatbots and Virtual Shopping Assistants:</w:t>
      </w:r>
      <w:r>
        <w:t xml:space="preserve"> Implementing AI-driven chatbots can enhance user engagement by providing 24/7 assistance for customers. Virtual shopping assistants can answer queries about watch specifications, warranty details, and </w:t>
      </w:r>
      <w:r>
        <w:lastRenderedPageBreak/>
        <w:t>order status in real-time, simulating the experience of interacting with a knowledgeable salesperson in a physical store.</w:t>
      </w:r>
    </w:p>
    <w:p w:rsidR="00EB2EA6" w:rsidRDefault="00E31FB2" w:rsidP="00DE6008">
      <w:pPr>
        <w:jc w:val="both"/>
      </w:pPr>
      <w:r>
        <w:br w:type="page"/>
      </w:r>
    </w:p>
    <w:p w:rsidR="001B4573" w:rsidRPr="00EB2EA6" w:rsidRDefault="00EA3BD5" w:rsidP="00053614">
      <w:pPr>
        <w:pStyle w:val="Heading3"/>
        <w:spacing w:line="480" w:lineRule="auto"/>
        <w:jc w:val="center"/>
        <w:rPr>
          <w:sz w:val="32"/>
          <w:u w:val="single"/>
        </w:rPr>
      </w:pPr>
      <w:r>
        <w:rPr>
          <w:sz w:val="32"/>
          <w:u w:val="single"/>
        </w:rPr>
        <w:lastRenderedPageBreak/>
        <w:t>14.</w:t>
      </w:r>
      <w:r>
        <w:rPr>
          <w:sz w:val="32"/>
          <w:u w:val="single"/>
        </w:rPr>
        <w:tab/>
      </w:r>
      <w:r w:rsidR="001B4573" w:rsidRPr="00EB2EA6">
        <w:rPr>
          <w:sz w:val="32"/>
          <w:u w:val="single"/>
        </w:rPr>
        <w:t>CONCLUSION</w:t>
      </w:r>
    </w:p>
    <w:p w:rsidR="001B4573" w:rsidRDefault="001B4573" w:rsidP="00DE6008">
      <w:pPr>
        <w:pStyle w:val="NormalWeb"/>
        <w:spacing w:line="480" w:lineRule="auto"/>
        <w:jc w:val="both"/>
      </w:pPr>
      <w:r>
        <w:t xml:space="preserve">The </w:t>
      </w:r>
      <w:r w:rsidR="00736A81">
        <w:rPr>
          <w:b/>
          <w:bCs/>
        </w:rPr>
        <w:t>LuxAura</w:t>
      </w:r>
      <w:r>
        <w:rPr>
          <w:b/>
          <w:bCs/>
        </w:rPr>
        <w:t xml:space="preserve"> Watch Store</w:t>
      </w:r>
      <w:r>
        <w:t xml:space="preserve"> project successfully addresses the key objectives of providing a comprehensive and user-friendly platform for watch enthusiasts and online shoppers. By offering a diverse range of watch collections, personalized product recommendations, and the ability to save favorite items to a wishlist, the platform enhances the digital shopping experience. For administrators, the platform simplifies the process of inventory management and order processing, making the retail operation more efficient.</w:t>
      </w:r>
    </w:p>
    <w:p w:rsidR="001B4573" w:rsidRDefault="001B4573" w:rsidP="00DE6008">
      <w:pPr>
        <w:pStyle w:val="NormalWeb"/>
        <w:spacing w:line="480" w:lineRule="auto"/>
        <w:jc w:val="both"/>
      </w:pPr>
      <w:r>
        <w:t xml:space="preserve">The scope of the project includes creating a scalable system that can handle the growing demands of an online business, with a focus on secure user authentication, advanced product search functionalities, and a responsive design optimized for mobile devices. The </w:t>
      </w:r>
      <w:r>
        <w:rPr>
          <w:b/>
          <w:bCs/>
        </w:rPr>
        <w:t>Model-View-Controller (MVC)</w:t>
      </w:r>
      <w:r>
        <w:t xml:space="preserve"> architecture ensures that the system is modular and maintainable, while the </w:t>
      </w:r>
      <w:r>
        <w:rPr>
          <w:b/>
          <w:bCs/>
        </w:rPr>
        <w:t>MySQL</w:t>
      </w:r>
      <w:r>
        <w:t xml:space="preserve"> database allows for efficient management of product catalogs and user profiles. The project also adheres to essential security principles to protect sensitive customer data and prevent unauthorized access.</w:t>
      </w:r>
    </w:p>
    <w:p w:rsidR="00E31FB2" w:rsidRDefault="001B4573" w:rsidP="00DE6008">
      <w:pPr>
        <w:pStyle w:val="NormalWeb"/>
        <w:spacing w:line="480" w:lineRule="auto"/>
        <w:jc w:val="both"/>
      </w:pPr>
      <w:r>
        <w:t xml:space="preserve">In conclusion, </w:t>
      </w:r>
      <w:r w:rsidR="00736A81">
        <w:rPr>
          <w:b/>
          <w:bCs/>
        </w:rPr>
        <w:t>LuxAura</w:t>
      </w:r>
      <w:r>
        <w:rPr>
          <w:b/>
          <w:bCs/>
        </w:rPr>
        <w:t xml:space="preserve"> Watch Store</w:t>
      </w:r>
      <w:r>
        <w:t xml:space="preserve"> provides an efficient, scalable, and secure solution for connecting customers with high-quality timepieces. It meets the platform’s goals by ensuring ease of use, visual appeal, and streamlined workflows for both buyers and store administrators. With future enhancements such as AI integration and global shipping capabilities, </w:t>
      </w:r>
      <w:r w:rsidR="00736A81">
        <w:rPr>
          <w:b/>
          <w:bCs/>
        </w:rPr>
        <w:t>LuxAura</w:t>
      </w:r>
      <w:r>
        <w:rPr>
          <w:b/>
          <w:bCs/>
        </w:rPr>
        <w:t xml:space="preserve"> Watch Store</w:t>
      </w:r>
      <w:r>
        <w:t xml:space="preserve"> is poised to become a trusted name in the competitive e-commerce landscape.</w:t>
      </w:r>
    </w:p>
    <w:p w:rsidR="0069074F" w:rsidRPr="0069074F" w:rsidRDefault="00E31FB2" w:rsidP="00DE6008">
      <w:pPr>
        <w:jc w:val="both"/>
        <w:rPr>
          <w:rFonts w:ascii="Times New Roman" w:eastAsia="Times New Roman" w:hAnsi="Times New Roman" w:cs="Times New Roman"/>
          <w:sz w:val="24"/>
          <w:szCs w:val="24"/>
          <w:lang w:eastAsia="en-IN"/>
        </w:rPr>
      </w:pPr>
      <w:r>
        <w:br w:type="page"/>
      </w:r>
    </w:p>
    <w:p w:rsidR="0069074F" w:rsidRPr="0069074F" w:rsidRDefault="00EA3BD5" w:rsidP="00DE6008">
      <w:pPr>
        <w:spacing w:before="100" w:beforeAutospacing="1" w:after="100" w:afterAutospacing="1" w:line="240" w:lineRule="auto"/>
        <w:jc w:val="both"/>
        <w:outlineLvl w:val="2"/>
        <w:rPr>
          <w:rFonts w:ascii="Times New Roman" w:eastAsia="Times New Roman" w:hAnsi="Times New Roman" w:cs="Times New Roman"/>
          <w:b/>
          <w:bCs/>
          <w:sz w:val="32"/>
          <w:szCs w:val="27"/>
          <w:lang w:eastAsia="en-IN"/>
        </w:rPr>
      </w:pPr>
      <w:r>
        <w:rPr>
          <w:rFonts w:ascii="Times New Roman" w:eastAsia="Times New Roman" w:hAnsi="Times New Roman" w:cs="Times New Roman"/>
          <w:b/>
          <w:bCs/>
          <w:sz w:val="32"/>
          <w:szCs w:val="27"/>
          <w:lang w:eastAsia="en-IN"/>
        </w:rPr>
        <w:lastRenderedPageBreak/>
        <w:t>15.</w:t>
      </w:r>
      <w:r>
        <w:rPr>
          <w:rFonts w:ascii="Times New Roman" w:eastAsia="Times New Roman" w:hAnsi="Times New Roman" w:cs="Times New Roman"/>
          <w:b/>
          <w:bCs/>
          <w:sz w:val="32"/>
          <w:szCs w:val="27"/>
          <w:lang w:eastAsia="en-IN"/>
        </w:rPr>
        <w:tab/>
      </w:r>
      <w:r w:rsidR="0069074F" w:rsidRPr="0069074F">
        <w:rPr>
          <w:rFonts w:ascii="Times New Roman" w:eastAsia="Times New Roman" w:hAnsi="Times New Roman" w:cs="Times New Roman"/>
          <w:b/>
          <w:bCs/>
          <w:sz w:val="32"/>
          <w:szCs w:val="27"/>
          <w:lang w:eastAsia="en-IN"/>
        </w:rPr>
        <w:t xml:space="preserve"> BIBLIOGRAPHY</w:t>
      </w:r>
    </w:p>
    <w:p w:rsidR="0069074F" w:rsidRPr="0069074F" w:rsidRDefault="0069074F" w:rsidP="00DE600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69074F">
        <w:rPr>
          <w:rFonts w:ascii="Times New Roman" w:eastAsia="Times New Roman" w:hAnsi="Times New Roman" w:cs="Times New Roman"/>
          <w:sz w:val="24"/>
          <w:szCs w:val="24"/>
          <w:lang w:eastAsia="en-IN"/>
        </w:rPr>
        <w:t xml:space="preserve">The Bibliography contains references to all the documents and resources that were referred to for the creation and successful completion of the </w:t>
      </w:r>
      <w:r w:rsidRPr="0069074F">
        <w:rPr>
          <w:rFonts w:ascii="Times New Roman" w:eastAsia="Times New Roman" w:hAnsi="Times New Roman" w:cs="Times New Roman"/>
          <w:b/>
          <w:bCs/>
          <w:sz w:val="24"/>
          <w:szCs w:val="24"/>
          <w:lang w:eastAsia="en-IN"/>
        </w:rPr>
        <w:t>Shraddha Watch Store</w:t>
      </w:r>
      <w:r w:rsidRPr="0069074F">
        <w:rPr>
          <w:rFonts w:ascii="Times New Roman" w:eastAsia="Times New Roman" w:hAnsi="Times New Roman" w:cs="Times New Roman"/>
          <w:sz w:val="24"/>
          <w:szCs w:val="24"/>
          <w:lang w:eastAsia="en-IN"/>
        </w:rPr>
        <w:t xml:space="preserve"> project. It contains the names of the referred software engineering documents, </w:t>
      </w:r>
      <w:r w:rsidRPr="0069074F">
        <w:rPr>
          <w:rFonts w:ascii="Times New Roman" w:eastAsia="Times New Roman" w:hAnsi="Times New Roman" w:cs="Times New Roman"/>
          <w:b/>
          <w:bCs/>
          <w:sz w:val="24"/>
          <w:szCs w:val="24"/>
          <w:lang w:eastAsia="en-IN"/>
        </w:rPr>
        <w:t>PHP/MySQL documentation</w:t>
      </w:r>
      <w:r w:rsidRPr="0069074F">
        <w:rPr>
          <w:rFonts w:ascii="Times New Roman" w:eastAsia="Times New Roman" w:hAnsi="Times New Roman" w:cs="Times New Roman"/>
          <w:sz w:val="24"/>
          <w:szCs w:val="24"/>
          <w:lang w:eastAsia="en-IN"/>
        </w:rPr>
        <w:t>, and frontend library standards.</w:t>
      </w:r>
    </w:p>
    <w:p w:rsidR="0069074F" w:rsidRPr="0069074F" w:rsidRDefault="0069074F" w:rsidP="00DE6008">
      <w:pPr>
        <w:numPr>
          <w:ilvl w:val="0"/>
          <w:numId w:val="6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69074F">
        <w:rPr>
          <w:rFonts w:ascii="Times New Roman" w:eastAsia="Times New Roman" w:hAnsi="Times New Roman" w:cs="Times New Roman"/>
          <w:b/>
          <w:bCs/>
          <w:sz w:val="24"/>
          <w:szCs w:val="24"/>
          <w:lang w:eastAsia="en-IN"/>
        </w:rPr>
        <w:t>Book:</w:t>
      </w:r>
      <w:r w:rsidRPr="0069074F">
        <w:rPr>
          <w:rFonts w:ascii="Times New Roman" w:eastAsia="Times New Roman" w:hAnsi="Times New Roman" w:cs="Times New Roman"/>
          <w:sz w:val="24"/>
          <w:szCs w:val="24"/>
          <w:lang w:eastAsia="en-IN"/>
        </w:rPr>
        <w:t xml:space="preserve"> </w:t>
      </w:r>
      <w:r w:rsidRPr="0069074F">
        <w:rPr>
          <w:rFonts w:ascii="Times New Roman" w:eastAsia="Times New Roman" w:hAnsi="Times New Roman" w:cs="Times New Roman"/>
          <w:i/>
          <w:iCs/>
          <w:sz w:val="24"/>
          <w:szCs w:val="24"/>
          <w:lang w:eastAsia="en-IN"/>
        </w:rPr>
        <w:t>PHP and MySQL Web Development</w:t>
      </w:r>
      <w:r w:rsidRPr="0069074F">
        <w:rPr>
          <w:rFonts w:ascii="Times New Roman" w:eastAsia="Times New Roman" w:hAnsi="Times New Roman" w:cs="Times New Roman"/>
          <w:sz w:val="24"/>
          <w:szCs w:val="24"/>
          <w:lang w:eastAsia="en-IN"/>
        </w:rPr>
        <w:t xml:space="preserve"> by Luke Welling and Laura Thomson.</w:t>
      </w:r>
    </w:p>
    <w:p w:rsidR="0069074F" w:rsidRPr="0069074F" w:rsidRDefault="0069074F" w:rsidP="00DE6008">
      <w:pPr>
        <w:numPr>
          <w:ilvl w:val="0"/>
          <w:numId w:val="6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69074F">
        <w:rPr>
          <w:rFonts w:ascii="Times New Roman" w:eastAsia="Times New Roman" w:hAnsi="Times New Roman" w:cs="Times New Roman"/>
          <w:b/>
          <w:bCs/>
          <w:sz w:val="24"/>
          <w:szCs w:val="24"/>
          <w:lang w:eastAsia="en-IN"/>
        </w:rPr>
        <w:t>Book:</w:t>
      </w:r>
      <w:r w:rsidRPr="0069074F">
        <w:rPr>
          <w:rFonts w:ascii="Times New Roman" w:eastAsia="Times New Roman" w:hAnsi="Times New Roman" w:cs="Times New Roman"/>
          <w:sz w:val="24"/>
          <w:szCs w:val="24"/>
          <w:lang w:eastAsia="en-IN"/>
        </w:rPr>
        <w:t xml:space="preserve"> </w:t>
      </w:r>
      <w:r w:rsidRPr="0069074F">
        <w:rPr>
          <w:rFonts w:ascii="Times New Roman" w:eastAsia="Times New Roman" w:hAnsi="Times New Roman" w:cs="Times New Roman"/>
          <w:i/>
          <w:iCs/>
          <w:sz w:val="24"/>
          <w:szCs w:val="24"/>
          <w:lang w:eastAsia="en-IN"/>
        </w:rPr>
        <w:t>Learning PHP, MySQL &amp; JavaScript</w:t>
      </w:r>
      <w:r w:rsidRPr="0069074F">
        <w:rPr>
          <w:rFonts w:ascii="Times New Roman" w:eastAsia="Times New Roman" w:hAnsi="Times New Roman" w:cs="Times New Roman"/>
          <w:sz w:val="24"/>
          <w:szCs w:val="24"/>
          <w:lang w:eastAsia="en-IN"/>
        </w:rPr>
        <w:t xml:space="preserve"> by Robin Nixon (Section on E-commerce).</w:t>
      </w:r>
    </w:p>
    <w:p w:rsidR="0069074F" w:rsidRPr="0069074F" w:rsidRDefault="0069074F" w:rsidP="00DE6008">
      <w:pPr>
        <w:numPr>
          <w:ilvl w:val="0"/>
          <w:numId w:val="6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69074F">
        <w:rPr>
          <w:rFonts w:ascii="Times New Roman" w:eastAsia="Times New Roman" w:hAnsi="Times New Roman" w:cs="Times New Roman"/>
          <w:b/>
          <w:bCs/>
          <w:sz w:val="24"/>
          <w:szCs w:val="24"/>
          <w:lang w:eastAsia="en-IN"/>
        </w:rPr>
        <w:t>Documentation:</w:t>
      </w:r>
      <w:r w:rsidRPr="0069074F">
        <w:rPr>
          <w:rFonts w:ascii="Times New Roman" w:eastAsia="Times New Roman" w:hAnsi="Times New Roman" w:cs="Times New Roman"/>
          <w:sz w:val="24"/>
          <w:szCs w:val="24"/>
          <w:lang w:eastAsia="en-IN"/>
        </w:rPr>
        <w:t xml:space="preserve"> PHP Official Documentation (</w:t>
      </w:r>
      <w:hyperlink r:id="rId41" w:tgtFrame="_blank" w:history="1">
        <w:r w:rsidRPr="0069074F">
          <w:rPr>
            <w:rFonts w:ascii="Times New Roman" w:eastAsia="Times New Roman" w:hAnsi="Times New Roman" w:cs="Times New Roman"/>
            <w:color w:val="0000FF"/>
            <w:sz w:val="24"/>
            <w:szCs w:val="24"/>
            <w:u w:val="single"/>
            <w:lang w:eastAsia="en-IN"/>
          </w:rPr>
          <w:t>https://www.php.net/docs.php</w:t>
        </w:r>
      </w:hyperlink>
      <w:r w:rsidRPr="0069074F">
        <w:rPr>
          <w:rFonts w:ascii="Times New Roman" w:eastAsia="Times New Roman" w:hAnsi="Times New Roman" w:cs="Times New Roman"/>
          <w:sz w:val="24"/>
          <w:szCs w:val="24"/>
          <w:lang w:eastAsia="en-IN"/>
        </w:rPr>
        <w:t>).</w:t>
      </w:r>
    </w:p>
    <w:p w:rsidR="0069074F" w:rsidRPr="0069074F" w:rsidRDefault="0069074F" w:rsidP="00DE6008">
      <w:pPr>
        <w:numPr>
          <w:ilvl w:val="0"/>
          <w:numId w:val="6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69074F">
        <w:rPr>
          <w:rFonts w:ascii="Times New Roman" w:eastAsia="Times New Roman" w:hAnsi="Times New Roman" w:cs="Times New Roman"/>
          <w:b/>
          <w:bCs/>
          <w:sz w:val="24"/>
          <w:szCs w:val="24"/>
          <w:lang w:eastAsia="en-IN"/>
        </w:rPr>
        <w:t>Documentation:</w:t>
      </w:r>
      <w:r w:rsidRPr="0069074F">
        <w:rPr>
          <w:rFonts w:ascii="Times New Roman" w:eastAsia="Times New Roman" w:hAnsi="Times New Roman" w:cs="Times New Roman"/>
          <w:sz w:val="24"/>
          <w:szCs w:val="24"/>
          <w:lang w:eastAsia="en-IN"/>
        </w:rPr>
        <w:t xml:space="preserve"> MySQL Reference Manual (</w:t>
      </w:r>
      <w:hyperlink r:id="rId42" w:tgtFrame="_blank" w:history="1">
        <w:r w:rsidRPr="0069074F">
          <w:rPr>
            <w:rFonts w:ascii="Times New Roman" w:eastAsia="Times New Roman" w:hAnsi="Times New Roman" w:cs="Times New Roman"/>
            <w:color w:val="0000FF"/>
            <w:sz w:val="24"/>
            <w:szCs w:val="24"/>
            <w:u w:val="single"/>
            <w:lang w:eastAsia="en-IN"/>
          </w:rPr>
          <w:t>https://dev.mysql.com/doc/</w:t>
        </w:r>
      </w:hyperlink>
      <w:r w:rsidRPr="0069074F">
        <w:rPr>
          <w:rFonts w:ascii="Times New Roman" w:eastAsia="Times New Roman" w:hAnsi="Times New Roman" w:cs="Times New Roman"/>
          <w:sz w:val="24"/>
          <w:szCs w:val="24"/>
          <w:lang w:eastAsia="en-IN"/>
        </w:rPr>
        <w:t>).</w:t>
      </w:r>
    </w:p>
    <w:p w:rsidR="0069074F" w:rsidRPr="0069074F" w:rsidRDefault="0069074F" w:rsidP="00DE6008">
      <w:pPr>
        <w:numPr>
          <w:ilvl w:val="0"/>
          <w:numId w:val="6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69074F">
        <w:rPr>
          <w:rFonts w:ascii="Times New Roman" w:eastAsia="Times New Roman" w:hAnsi="Times New Roman" w:cs="Times New Roman"/>
          <w:b/>
          <w:bCs/>
          <w:sz w:val="24"/>
          <w:szCs w:val="24"/>
          <w:lang w:eastAsia="en-IN"/>
        </w:rPr>
        <w:t>Resource:</w:t>
      </w:r>
      <w:r w:rsidRPr="0069074F">
        <w:rPr>
          <w:rFonts w:ascii="Times New Roman" w:eastAsia="Times New Roman" w:hAnsi="Times New Roman" w:cs="Times New Roman"/>
          <w:sz w:val="24"/>
          <w:szCs w:val="24"/>
          <w:lang w:eastAsia="en-IN"/>
        </w:rPr>
        <w:t xml:space="preserve"> </w:t>
      </w:r>
      <w:hyperlink r:id="rId43" w:tgtFrame="_blank" w:history="1">
        <w:r w:rsidRPr="0069074F">
          <w:rPr>
            <w:rFonts w:ascii="Times New Roman" w:eastAsia="Times New Roman" w:hAnsi="Times New Roman" w:cs="Times New Roman"/>
            <w:color w:val="0000FF"/>
            <w:sz w:val="24"/>
            <w:szCs w:val="24"/>
            <w:u w:val="single"/>
            <w:lang w:eastAsia="en-IN"/>
          </w:rPr>
          <w:t>https://getbootstrap.com</w:t>
        </w:r>
      </w:hyperlink>
      <w:r w:rsidRPr="0069074F">
        <w:rPr>
          <w:rFonts w:ascii="Times New Roman" w:eastAsia="Times New Roman" w:hAnsi="Times New Roman" w:cs="Times New Roman"/>
          <w:sz w:val="24"/>
          <w:szCs w:val="24"/>
          <w:lang w:eastAsia="en-IN"/>
        </w:rPr>
        <w:t xml:space="preserve"> (Bootstrap 5 Documentation for Responsive Design).</w:t>
      </w:r>
    </w:p>
    <w:p w:rsidR="0069074F" w:rsidRPr="0069074F" w:rsidRDefault="0069074F" w:rsidP="00DE6008">
      <w:pPr>
        <w:numPr>
          <w:ilvl w:val="0"/>
          <w:numId w:val="6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69074F">
        <w:rPr>
          <w:rFonts w:ascii="Times New Roman" w:eastAsia="Times New Roman" w:hAnsi="Times New Roman" w:cs="Times New Roman"/>
          <w:b/>
          <w:bCs/>
          <w:sz w:val="24"/>
          <w:szCs w:val="24"/>
          <w:lang w:eastAsia="en-IN"/>
        </w:rPr>
        <w:t>Resource:</w:t>
      </w:r>
      <w:r w:rsidRPr="0069074F">
        <w:rPr>
          <w:rFonts w:ascii="Times New Roman" w:eastAsia="Times New Roman" w:hAnsi="Times New Roman" w:cs="Times New Roman"/>
          <w:sz w:val="24"/>
          <w:szCs w:val="24"/>
          <w:lang w:eastAsia="en-IN"/>
        </w:rPr>
        <w:t xml:space="preserve"> </w:t>
      </w:r>
      <w:hyperlink r:id="rId44" w:tgtFrame="_blank" w:history="1">
        <w:r w:rsidRPr="0069074F">
          <w:rPr>
            <w:rFonts w:ascii="Times New Roman" w:eastAsia="Times New Roman" w:hAnsi="Times New Roman" w:cs="Times New Roman"/>
            <w:color w:val="0000FF"/>
            <w:sz w:val="24"/>
            <w:szCs w:val="24"/>
            <w:u w:val="single"/>
            <w:lang w:eastAsia="en-IN"/>
          </w:rPr>
          <w:t>https://www.w3schools.com</w:t>
        </w:r>
      </w:hyperlink>
      <w:r w:rsidRPr="0069074F">
        <w:rPr>
          <w:rFonts w:ascii="Times New Roman" w:eastAsia="Times New Roman" w:hAnsi="Times New Roman" w:cs="Times New Roman"/>
          <w:sz w:val="24"/>
          <w:szCs w:val="24"/>
          <w:lang w:eastAsia="en-IN"/>
        </w:rPr>
        <w:t xml:space="preserve"> (W3Schools - HTML, CSS, JavaScript, and PHP Tutorials).</w:t>
      </w:r>
    </w:p>
    <w:p w:rsidR="0069074F" w:rsidRPr="0069074F" w:rsidRDefault="0069074F" w:rsidP="00DE6008">
      <w:pPr>
        <w:numPr>
          <w:ilvl w:val="0"/>
          <w:numId w:val="6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69074F">
        <w:rPr>
          <w:rFonts w:ascii="Times New Roman" w:eastAsia="Times New Roman" w:hAnsi="Times New Roman" w:cs="Times New Roman"/>
          <w:b/>
          <w:bCs/>
          <w:sz w:val="24"/>
          <w:szCs w:val="24"/>
          <w:lang w:eastAsia="en-IN"/>
        </w:rPr>
        <w:t>Resource:</w:t>
      </w:r>
      <w:r w:rsidRPr="0069074F">
        <w:rPr>
          <w:rFonts w:ascii="Times New Roman" w:eastAsia="Times New Roman" w:hAnsi="Times New Roman" w:cs="Times New Roman"/>
          <w:sz w:val="24"/>
          <w:szCs w:val="24"/>
          <w:lang w:eastAsia="en-IN"/>
        </w:rPr>
        <w:t xml:space="preserve"> </w:t>
      </w:r>
      <w:hyperlink r:id="rId45" w:tgtFrame="_blank" w:history="1">
        <w:r w:rsidRPr="0069074F">
          <w:rPr>
            <w:rFonts w:ascii="Times New Roman" w:eastAsia="Times New Roman" w:hAnsi="Times New Roman" w:cs="Times New Roman"/>
            <w:color w:val="0000FF"/>
            <w:sz w:val="24"/>
            <w:szCs w:val="24"/>
            <w:u w:val="single"/>
            <w:lang w:eastAsia="en-IN"/>
          </w:rPr>
          <w:t>https://developer.mozilla.org</w:t>
        </w:r>
      </w:hyperlink>
      <w:r w:rsidRPr="0069074F">
        <w:rPr>
          <w:rFonts w:ascii="Times New Roman" w:eastAsia="Times New Roman" w:hAnsi="Times New Roman" w:cs="Times New Roman"/>
          <w:sz w:val="24"/>
          <w:szCs w:val="24"/>
          <w:lang w:eastAsia="en-IN"/>
        </w:rPr>
        <w:t xml:space="preserve"> (MDN Web Docs for JavaScript Best Practices).</w:t>
      </w:r>
    </w:p>
    <w:p w:rsidR="0069074F" w:rsidRPr="0069074F" w:rsidRDefault="0069074F" w:rsidP="00DE6008">
      <w:pPr>
        <w:numPr>
          <w:ilvl w:val="0"/>
          <w:numId w:val="6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69074F">
        <w:rPr>
          <w:rFonts w:ascii="Times New Roman" w:eastAsia="Times New Roman" w:hAnsi="Times New Roman" w:cs="Times New Roman"/>
          <w:b/>
          <w:bCs/>
          <w:sz w:val="24"/>
          <w:szCs w:val="24"/>
          <w:lang w:eastAsia="en-IN"/>
        </w:rPr>
        <w:t>Tool:</w:t>
      </w:r>
      <w:r w:rsidRPr="0069074F">
        <w:rPr>
          <w:rFonts w:ascii="Times New Roman" w:eastAsia="Times New Roman" w:hAnsi="Times New Roman" w:cs="Times New Roman"/>
          <w:sz w:val="24"/>
          <w:szCs w:val="24"/>
          <w:lang w:eastAsia="en-IN"/>
        </w:rPr>
        <w:t xml:space="preserve"> </w:t>
      </w:r>
      <w:hyperlink r:id="rId46" w:tgtFrame="_blank" w:history="1">
        <w:r w:rsidRPr="0069074F">
          <w:rPr>
            <w:rFonts w:ascii="Times New Roman" w:eastAsia="Times New Roman" w:hAnsi="Times New Roman" w:cs="Times New Roman"/>
            <w:color w:val="0000FF"/>
            <w:sz w:val="24"/>
            <w:szCs w:val="24"/>
            <w:u w:val="single"/>
            <w:lang w:eastAsia="en-IN"/>
          </w:rPr>
          <w:t>https://fontawesome.com</w:t>
        </w:r>
      </w:hyperlink>
      <w:r w:rsidRPr="0069074F">
        <w:rPr>
          <w:rFonts w:ascii="Times New Roman" w:eastAsia="Times New Roman" w:hAnsi="Times New Roman" w:cs="Times New Roman"/>
          <w:sz w:val="24"/>
          <w:szCs w:val="24"/>
          <w:lang w:eastAsia="en-IN"/>
        </w:rPr>
        <w:t xml:space="preserve"> (Icons for UI/UX Design).</w:t>
      </w:r>
    </w:p>
    <w:p w:rsidR="0069074F" w:rsidRPr="0069074F" w:rsidRDefault="0069074F" w:rsidP="00DE6008">
      <w:pPr>
        <w:numPr>
          <w:ilvl w:val="0"/>
          <w:numId w:val="6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69074F">
        <w:rPr>
          <w:rFonts w:ascii="Times New Roman" w:eastAsia="Times New Roman" w:hAnsi="Times New Roman" w:cs="Times New Roman"/>
          <w:b/>
          <w:bCs/>
          <w:sz w:val="24"/>
          <w:szCs w:val="24"/>
          <w:lang w:eastAsia="en-IN"/>
        </w:rPr>
        <w:t>Tool:</w:t>
      </w:r>
      <w:r w:rsidRPr="0069074F">
        <w:rPr>
          <w:rFonts w:ascii="Times New Roman" w:eastAsia="Times New Roman" w:hAnsi="Times New Roman" w:cs="Times New Roman"/>
          <w:sz w:val="24"/>
          <w:szCs w:val="24"/>
          <w:lang w:eastAsia="en-IN"/>
        </w:rPr>
        <w:t xml:space="preserve"> </w:t>
      </w:r>
      <w:hyperlink r:id="rId47" w:tgtFrame="_blank" w:history="1">
        <w:r w:rsidRPr="0069074F">
          <w:rPr>
            <w:rFonts w:ascii="Times New Roman" w:eastAsia="Times New Roman" w:hAnsi="Times New Roman" w:cs="Times New Roman"/>
            <w:color w:val="0000FF"/>
            <w:sz w:val="24"/>
            <w:szCs w:val="24"/>
            <w:u w:val="single"/>
            <w:lang w:eastAsia="en-IN"/>
          </w:rPr>
          <w:t>https://mermaid.live</w:t>
        </w:r>
      </w:hyperlink>
      <w:r w:rsidRPr="0069074F">
        <w:rPr>
          <w:rFonts w:ascii="Times New Roman" w:eastAsia="Times New Roman" w:hAnsi="Times New Roman" w:cs="Times New Roman"/>
          <w:sz w:val="24"/>
          <w:szCs w:val="24"/>
          <w:lang w:eastAsia="en-IN"/>
        </w:rPr>
        <w:t xml:space="preserve"> (For System Diagrams and Data Flow Diagrams).</w:t>
      </w:r>
    </w:p>
    <w:p w:rsidR="0069074F" w:rsidRPr="0069074F" w:rsidRDefault="0069074F" w:rsidP="00DE6008">
      <w:pPr>
        <w:numPr>
          <w:ilvl w:val="0"/>
          <w:numId w:val="6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69074F">
        <w:rPr>
          <w:rFonts w:ascii="Times New Roman" w:eastAsia="Times New Roman" w:hAnsi="Times New Roman" w:cs="Times New Roman"/>
          <w:b/>
          <w:bCs/>
          <w:sz w:val="24"/>
          <w:szCs w:val="24"/>
          <w:lang w:eastAsia="en-IN"/>
        </w:rPr>
        <w:t>Tutorials:</w:t>
      </w:r>
      <w:r w:rsidRPr="0069074F">
        <w:rPr>
          <w:rFonts w:ascii="Times New Roman" w:eastAsia="Times New Roman" w:hAnsi="Times New Roman" w:cs="Times New Roman"/>
          <w:sz w:val="24"/>
          <w:szCs w:val="24"/>
          <w:lang w:eastAsia="en-IN"/>
        </w:rPr>
        <w:t xml:space="preserve"> "Traversy Media - PHP Front To Back" on YouTube.</w:t>
      </w:r>
    </w:p>
    <w:p w:rsidR="0069074F" w:rsidRPr="0069074F" w:rsidRDefault="0069074F" w:rsidP="00DE6008">
      <w:pPr>
        <w:numPr>
          <w:ilvl w:val="0"/>
          <w:numId w:val="6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69074F">
        <w:rPr>
          <w:rFonts w:ascii="Times New Roman" w:eastAsia="Times New Roman" w:hAnsi="Times New Roman" w:cs="Times New Roman"/>
          <w:b/>
          <w:bCs/>
          <w:sz w:val="24"/>
          <w:szCs w:val="24"/>
          <w:lang w:eastAsia="en-IN"/>
        </w:rPr>
        <w:t>Tutorials:</w:t>
      </w:r>
      <w:r w:rsidRPr="0069074F">
        <w:rPr>
          <w:rFonts w:ascii="Times New Roman" w:eastAsia="Times New Roman" w:hAnsi="Times New Roman" w:cs="Times New Roman"/>
          <w:sz w:val="24"/>
          <w:szCs w:val="24"/>
          <w:lang w:eastAsia="en-IN"/>
        </w:rPr>
        <w:t xml:space="preserve"> "The Net Ninja - PHP &amp; MySQL for Beginners" on YouTube.</w:t>
      </w:r>
    </w:p>
    <w:p w:rsidR="004F7CE4" w:rsidRPr="00E31FB2" w:rsidRDefault="004F7CE4" w:rsidP="00DE6008">
      <w:pPr>
        <w:jc w:val="both"/>
        <w:rPr>
          <w:rFonts w:ascii="Times New Roman" w:eastAsia="Times New Roman" w:hAnsi="Times New Roman" w:cs="Times New Roman"/>
          <w:sz w:val="24"/>
          <w:szCs w:val="24"/>
          <w:lang w:eastAsia="en-IN"/>
        </w:rPr>
      </w:pPr>
    </w:p>
    <w:sectPr w:rsidR="004F7CE4" w:rsidRPr="00E31FB2" w:rsidSect="007824D2">
      <w:footerReference w:type="default" r:id="rId48"/>
      <w:pgSz w:w="11906" w:h="16838"/>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4A18" w:rsidRDefault="003D4A18" w:rsidP="001116D5">
      <w:pPr>
        <w:spacing w:after="0" w:line="240" w:lineRule="auto"/>
      </w:pPr>
      <w:r>
        <w:separator/>
      </w:r>
    </w:p>
  </w:endnote>
  <w:endnote w:type="continuationSeparator" w:id="0">
    <w:p w:rsidR="003D4A18" w:rsidRDefault="003D4A18" w:rsidP="00111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ans Symbols ExtraBold">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1409152"/>
      <w:docPartObj>
        <w:docPartGallery w:val="Page Numbers (Bottom of Page)"/>
        <w:docPartUnique/>
      </w:docPartObj>
    </w:sdtPr>
    <w:sdtEndPr>
      <w:rPr>
        <w:noProof/>
      </w:rPr>
    </w:sdtEndPr>
    <w:sdtContent>
      <w:p w:rsidR="00302A4E" w:rsidRDefault="00302A4E">
        <w:pPr>
          <w:pStyle w:val="Footer"/>
          <w:jc w:val="center"/>
        </w:pPr>
        <w:r>
          <w:fldChar w:fldCharType="begin"/>
        </w:r>
        <w:r>
          <w:instrText xml:space="preserve"> PAGE   \* MERGEFORMAT </w:instrText>
        </w:r>
        <w:r>
          <w:fldChar w:fldCharType="separate"/>
        </w:r>
        <w:r w:rsidR="00563F14">
          <w:rPr>
            <w:noProof/>
          </w:rPr>
          <w:t>18</w:t>
        </w:r>
        <w:r>
          <w:rPr>
            <w:noProof/>
          </w:rPr>
          <w:fldChar w:fldCharType="end"/>
        </w:r>
      </w:p>
    </w:sdtContent>
  </w:sdt>
  <w:p w:rsidR="00302A4E" w:rsidRDefault="00302A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4A18" w:rsidRDefault="003D4A18" w:rsidP="001116D5">
      <w:pPr>
        <w:spacing w:after="0" w:line="240" w:lineRule="auto"/>
      </w:pPr>
      <w:r>
        <w:separator/>
      </w:r>
    </w:p>
  </w:footnote>
  <w:footnote w:type="continuationSeparator" w:id="0">
    <w:p w:rsidR="003D4A18" w:rsidRDefault="003D4A18" w:rsidP="001116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94C60"/>
    <w:multiLevelType w:val="hybridMultilevel"/>
    <w:tmpl w:val="62F252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1C40E1"/>
    <w:multiLevelType w:val="hybridMultilevel"/>
    <w:tmpl w:val="8E305C6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9A274B"/>
    <w:multiLevelType w:val="multilevel"/>
    <w:tmpl w:val="4158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E441B"/>
    <w:multiLevelType w:val="multilevel"/>
    <w:tmpl w:val="1CB4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26A84"/>
    <w:multiLevelType w:val="multilevel"/>
    <w:tmpl w:val="159C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274A9"/>
    <w:multiLevelType w:val="multilevel"/>
    <w:tmpl w:val="A1C4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9650F"/>
    <w:multiLevelType w:val="hybridMultilevel"/>
    <w:tmpl w:val="21D42FF2"/>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0B1A0969"/>
    <w:multiLevelType w:val="multilevel"/>
    <w:tmpl w:val="417A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C72E4"/>
    <w:multiLevelType w:val="multilevel"/>
    <w:tmpl w:val="D20C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954F6"/>
    <w:multiLevelType w:val="multilevel"/>
    <w:tmpl w:val="61F2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023E6B"/>
    <w:multiLevelType w:val="hybridMultilevel"/>
    <w:tmpl w:val="C3FC3BE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5F244C"/>
    <w:multiLevelType w:val="hybridMultilevel"/>
    <w:tmpl w:val="A9968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70E2636"/>
    <w:multiLevelType w:val="hybridMultilevel"/>
    <w:tmpl w:val="695C73AE"/>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357" w:hanging="360"/>
      </w:pPr>
      <w:rPr>
        <w:rFonts w:ascii="Courier New" w:hAnsi="Courier New" w:cs="Courier New" w:hint="default"/>
      </w:rPr>
    </w:lvl>
    <w:lvl w:ilvl="2" w:tplc="40090005" w:tentative="1">
      <w:start w:val="1"/>
      <w:numFmt w:val="bullet"/>
      <w:lvlText w:val=""/>
      <w:lvlJc w:val="left"/>
      <w:pPr>
        <w:ind w:left="3077" w:hanging="360"/>
      </w:pPr>
      <w:rPr>
        <w:rFonts w:ascii="Wingdings" w:hAnsi="Wingdings" w:hint="default"/>
      </w:rPr>
    </w:lvl>
    <w:lvl w:ilvl="3" w:tplc="40090001" w:tentative="1">
      <w:start w:val="1"/>
      <w:numFmt w:val="bullet"/>
      <w:lvlText w:val=""/>
      <w:lvlJc w:val="left"/>
      <w:pPr>
        <w:ind w:left="3797" w:hanging="360"/>
      </w:pPr>
      <w:rPr>
        <w:rFonts w:ascii="Symbol" w:hAnsi="Symbol" w:hint="default"/>
      </w:rPr>
    </w:lvl>
    <w:lvl w:ilvl="4" w:tplc="40090003" w:tentative="1">
      <w:start w:val="1"/>
      <w:numFmt w:val="bullet"/>
      <w:lvlText w:val="o"/>
      <w:lvlJc w:val="left"/>
      <w:pPr>
        <w:ind w:left="4517" w:hanging="360"/>
      </w:pPr>
      <w:rPr>
        <w:rFonts w:ascii="Courier New" w:hAnsi="Courier New" w:cs="Courier New" w:hint="default"/>
      </w:rPr>
    </w:lvl>
    <w:lvl w:ilvl="5" w:tplc="40090005" w:tentative="1">
      <w:start w:val="1"/>
      <w:numFmt w:val="bullet"/>
      <w:lvlText w:val=""/>
      <w:lvlJc w:val="left"/>
      <w:pPr>
        <w:ind w:left="5237" w:hanging="360"/>
      </w:pPr>
      <w:rPr>
        <w:rFonts w:ascii="Wingdings" w:hAnsi="Wingdings" w:hint="default"/>
      </w:rPr>
    </w:lvl>
    <w:lvl w:ilvl="6" w:tplc="40090001" w:tentative="1">
      <w:start w:val="1"/>
      <w:numFmt w:val="bullet"/>
      <w:lvlText w:val=""/>
      <w:lvlJc w:val="left"/>
      <w:pPr>
        <w:ind w:left="5957" w:hanging="360"/>
      </w:pPr>
      <w:rPr>
        <w:rFonts w:ascii="Symbol" w:hAnsi="Symbol" w:hint="default"/>
      </w:rPr>
    </w:lvl>
    <w:lvl w:ilvl="7" w:tplc="40090003" w:tentative="1">
      <w:start w:val="1"/>
      <w:numFmt w:val="bullet"/>
      <w:lvlText w:val="o"/>
      <w:lvlJc w:val="left"/>
      <w:pPr>
        <w:ind w:left="6677" w:hanging="360"/>
      </w:pPr>
      <w:rPr>
        <w:rFonts w:ascii="Courier New" w:hAnsi="Courier New" w:cs="Courier New" w:hint="default"/>
      </w:rPr>
    </w:lvl>
    <w:lvl w:ilvl="8" w:tplc="40090005" w:tentative="1">
      <w:start w:val="1"/>
      <w:numFmt w:val="bullet"/>
      <w:lvlText w:val=""/>
      <w:lvlJc w:val="left"/>
      <w:pPr>
        <w:ind w:left="7397" w:hanging="360"/>
      </w:pPr>
      <w:rPr>
        <w:rFonts w:ascii="Wingdings" w:hAnsi="Wingdings" w:hint="default"/>
      </w:rPr>
    </w:lvl>
  </w:abstractNum>
  <w:abstractNum w:abstractNumId="13" w15:restartNumberingAfterBreak="0">
    <w:nsid w:val="186B7594"/>
    <w:multiLevelType w:val="hybridMultilevel"/>
    <w:tmpl w:val="EF7C0484"/>
    <w:lvl w:ilvl="0" w:tplc="40090003">
      <w:start w:val="1"/>
      <w:numFmt w:val="bullet"/>
      <w:lvlText w:val="o"/>
      <w:lvlJc w:val="left"/>
      <w:pPr>
        <w:ind w:left="1801" w:hanging="360"/>
      </w:pPr>
      <w:rPr>
        <w:rFonts w:ascii="Courier New" w:hAnsi="Courier New" w:cs="Courier New" w:hint="default"/>
      </w:rPr>
    </w:lvl>
    <w:lvl w:ilvl="1" w:tplc="40090003" w:tentative="1">
      <w:start w:val="1"/>
      <w:numFmt w:val="bullet"/>
      <w:lvlText w:val="o"/>
      <w:lvlJc w:val="left"/>
      <w:pPr>
        <w:ind w:left="2521" w:hanging="360"/>
      </w:pPr>
      <w:rPr>
        <w:rFonts w:ascii="Courier New" w:hAnsi="Courier New" w:cs="Courier New" w:hint="default"/>
      </w:rPr>
    </w:lvl>
    <w:lvl w:ilvl="2" w:tplc="40090005" w:tentative="1">
      <w:start w:val="1"/>
      <w:numFmt w:val="bullet"/>
      <w:lvlText w:val=""/>
      <w:lvlJc w:val="left"/>
      <w:pPr>
        <w:ind w:left="3241" w:hanging="360"/>
      </w:pPr>
      <w:rPr>
        <w:rFonts w:ascii="Wingdings" w:hAnsi="Wingdings" w:hint="default"/>
      </w:rPr>
    </w:lvl>
    <w:lvl w:ilvl="3" w:tplc="40090001" w:tentative="1">
      <w:start w:val="1"/>
      <w:numFmt w:val="bullet"/>
      <w:lvlText w:val=""/>
      <w:lvlJc w:val="left"/>
      <w:pPr>
        <w:ind w:left="3961" w:hanging="360"/>
      </w:pPr>
      <w:rPr>
        <w:rFonts w:ascii="Symbol" w:hAnsi="Symbol" w:hint="default"/>
      </w:rPr>
    </w:lvl>
    <w:lvl w:ilvl="4" w:tplc="40090003" w:tentative="1">
      <w:start w:val="1"/>
      <w:numFmt w:val="bullet"/>
      <w:lvlText w:val="o"/>
      <w:lvlJc w:val="left"/>
      <w:pPr>
        <w:ind w:left="4681" w:hanging="360"/>
      </w:pPr>
      <w:rPr>
        <w:rFonts w:ascii="Courier New" w:hAnsi="Courier New" w:cs="Courier New" w:hint="default"/>
      </w:rPr>
    </w:lvl>
    <w:lvl w:ilvl="5" w:tplc="40090005" w:tentative="1">
      <w:start w:val="1"/>
      <w:numFmt w:val="bullet"/>
      <w:lvlText w:val=""/>
      <w:lvlJc w:val="left"/>
      <w:pPr>
        <w:ind w:left="5401" w:hanging="360"/>
      </w:pPr>
      <w:rPr>
        <w:rFonts w:ascii="Wingdings" w:hAnsi="Wingdings" w:hint="default"/>
      </w:rPr>
    </w:lvl>
    <w:lvl w:ilvl="6" w:tplc="40090001" w:tentative="1">
      <w:start w:val="1"/>
      <w:numFmt w:val="bullet"/>
      <w:lvlText w:val=""/>
      <w:lvlJc w:val="left"/>
      <w:pPr>
        <w:ind w:left="6121" w:hanging="360"/>
      </w:pPr>
      <w:rPr>
        <w:rFonts w:ascii="Symbol" w:hAnsi="Symbol" w:hint="default"/>
      </w:rPr>
    </w:lvl>
    <w:lvl w:ilvl="7" w:tplc="40090003" w:tentative="1">
      <w:start w:val="1"/>
      <w:numFmt w:val="bullet"/>
      <w:lvlText w:val="o"/>
      <w:lvlJc w:val="left"/>
      <w:pPr>
        <w:ind w:left="6841" w:hanging="360"/>
      </w:pPr>
      <w:rPr>
        <w:rFonts w:ascii="Courier New" w:hAnsi="Courier New" w:cs="Courier New" w:hint="default"/>
      </w:rPr>
    </w:lvl>
    <w:lvl w:ilvl="8" w:tplc="40090005" w:tentative="1">
      <w:start w:val="1"/>
      <w:numFmt w:val="bullet"/>
      <w:lvlText w:val=""/>
      <w:lvlJc w:val="left"/>
      <w:pPr>
        <w:ind w:left="7561" w:hanging="360"/>
      </w:pPr>
      <w:rPr>
        <w:rFonts w:ascii="Wingdings" w:hAnsi="Wingdings" w:hint="default"/>
      </w:rPr>
    </w:lvl>
  </w:abstractNum>
  <w:abstractNum w:abstractNumId="14" w15:restartNumberingAfterBreak="0">
    <w:nsid w:val="1E8A42E3"/>
    <w:multiLevelType w:val="multilevel"/>
    <w:tmpl w:val="7AF2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85692"/>
    <w:multiLevelType w:val="multilevel"/>
    <w:tmpl w:val="ABBA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933D3"/>
    <w:multiLevelType w:val="hybridMultilevel"/>
    <w:tmpl w:val="B40E217C"/>
    <w:lvl w:ilvl="0" w:tplc="40090003">
      <w:start w:val="1"/>
      <w:numFmt w:val="bullet"/>
      <w:lvlText w:val="o"/>
      <w:lvlJc w:val="left"/>
      <w:pPr>
        <w:ind w:left="1801" w:hanging="360"/>
      </w:pPr>
      <w:rPr>
        <w:rFonts w:ascii="Courier New" w:hAnsi="Courier New" w:cs="Courier New" w:hint="default"/>
      </w:rPr>
    </w:lvl>
    <w:lvl w:ilvl="1" w:tplc="40090003" w:tentative="1">
      <w:start w:val="1"/>
      <w:numFmt w:val="bullet"/>
      <w:lvlText w:val="o"/>
      <w:lvlJc w:val="left"/>
      <w:pPr>
        <w:ind w:left="2521" w:hanging="360"/>
      </w:pPr>
      <w:rPr>
        <w:rFonts w:ascii="Courier New" w:hAnsi="Courier New" w:cs="Courier New" w:hint="default"/>
      </w:rPr>
    </w:lvl>
    <w:lvl w:ilvl="2" w:tplc="40090005" w:tentative="1">
      <w:start w:val="1"/>
      <w:numFmt w:val="bullet"/>
      <w:lvlText w:val=""/>
      <w:lvlJc w:val="left"/>
      <w:pPr>
        <w:ind w:left="3241" w:hanging="360"/>
      </w:pPr>
      <w:rPr>
        <w:rFonts w:ascii="Wingdings" w:hAnsi="Wingdings" w:hint="default"/>
      </w:rPr>
    </w:lvl>
    <w:lvl w:ilvl="3" w:tplc="40090001" w:tentative="1">
      <w:start w:val="1"/>
      <w:numFmt w:val="bullet"/>
      <w:lvlText w:val=""/>
      <w:lvlJc w:val="left"/>
      <w:pPr>
        <w:ind w:left="3961" w:hanging="360"/>
      </w:pPr>
      <w:rPr>
        <w:rFonts w:ascii="Symbol" w:hAnsi="Symbol" w:hint="default"/>
      </w:rPr>
    </w:lvl>
    <w:lvl w:ilvl="4" w:tplc="40090003" w:tentative="1">
      <w:start w:val="1"/>
      <w:numFmt w:val="bullet"/>
      <w:lvlText w:val="o"/>
      <w:lvlJc w:val="left"/>
      <w:pPr>
        <w:ind w:left="4681" w:hanging="360"/>
      </w:pPr>
      <w:rPr>
        <w:rFonts w:ascii="Courier New" w:hAnsi="Courier New" w:cs="Courier New" w:hint="default"/>
      </w:rPr>
    </w:lvl>
    <w:lvl w:ilvl="5" w:tplc="40090005" w:tentative="1">
      <w:start w:val="1"/>
      <w:numFmt w:val="bullet"/>
      <w:lvlText w:val=""/>
      <w:lvlJc w:val="left"/>
      <w:pPr>
        <w:ind w:left="5401" w:hanging="360"/>
      </w:pPr>
      <w:rPr>
        <w:rFonts w:ascii="Wingdings" w:hAnsi="Wingdings" w:hint="default"/>
      </w:rPr>
    </w:lvl>
    <w:lvl w:ilvl="6" w:tplc="40090001" w:tentative="1">
      <w:start w:val="1"/>
      <w:numFmt w:val="bullet"/>
      <w:lvlText w:val=""/>
      <w:lvlJc w:val="left"/>
      <w:pPr>
        <w:ind w:left="6121" w:hanging="360"/>
      </w:pPr>
      <w:rPr>
        <w:rFonts w:ascii="Symbol" w:hAnsi="Symbol" w:hint="default"/>
      </w:rPr>
    </w:lvl>
    <w:lvl w:ilvl="7" w:tplc="40090003" w:tentative="1">
      <w:start w:val="1"/>
      <w:numFmt w:val="bullet"/>
      <w:lvlText w:val="o"/>
      <w:lvlJc w:val="left"/>
      <w:pPr>
        <w:ind w:left="6841" w:hanging="360"/>
      </w:pPr>
      <w:rPr>
        <w:rFonts w:ascii="Courier New" w:hAnsi="Courier New" w:cs="Courier New" w:hint="default"/>
      </w:rPr>
    </w:lvl>
    <w:lvl w:ilvl="8" w:tplc="40090005" w:tentative="1">
      <w:start w:val="1"/>
      <w:numFmt w:val="bullet"/>
      <w:lvlText w:val=""/>
      <w:lvlJc w:val="left"/>
      <w:pPr>
        <w:ind w:left="7561" w:hanging="360"/>
      </w:pPr>
      <w:rPr>
        <w:rFonts w:ascii="Wingdings" w:hAnsi="Wingdings" w:hint="default"/>
      </w:rPr>
    </w:lvl>
  </w:abstractNum>
  <w:abstractNum w:abstractNumId="17" w15:restartNumberingAfterBreak="0">
    <w:nsid w:val="244A6A5A"/>
    <w:multiLevelType w:val="multilevel"/>
    <w:tmpl w:val="89202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AE067A"/>
    <w:multiLevelType w:val="hybridMultilevel"/>
    <w:tmpl w:val="BF70BE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8A61B36"/>
    <w:multiLevelType w:val="multilevel"/>
    <w:tmpl w:val="4AB4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96066F"/>
    <w:multiLevelType w:val="multilevel"/>
    <w:tmpl w:val="DD12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FB1F12"/>
    <w:multiLevelType w:val="hybridMultilevel"/>
    <w:tmpl w:val="6390F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1152209"/>
    <w:multiLevelType w:val="hybridMultilevel"/>
    <w:tmpl w:val="C5C8FB44"/>
    <w:lvl w:ilvl="0" w:tplc="40090003">
      <w:start w:val="1"/>
      <w:numFmt w:val="bullet"/>
      <w:lvlText w:val="o"/>
      <w:lvlJc w:val="left"/>
      <w:pPr>
        <w:ind w:left="2061" w:hanging="360"/>
      </w:pPr>
      <w:rPr>
        <w:rFonts w:ascii="Courier New" w:hAnsi="Courier New" w:cs="Courier New" w:hint="default"/>
      </w:rPr>
    </w:lvl>
    <w:lvl w:ilvl="1" w:tplc="40090003" w:tentative="1">
      <w:start w:val="1"/>
      <w:numFmt w:val="bullet"/>
      <w:lvlText w:val="o"/>
      <w:lvlJc w:val="left"/>
      <w:pPr>
        <w:ind w:left="2999" w:hanging="360"/>
      </w:pPr>
      <w:rPr>
        <w:rFonts w:ascii="Courier New" w:hAnsi="Courier New" w:cs="Courier New" w:hint="default"/>
      </w:rPr>
    </w:lvl>
    <w:lvl w:ilvl="2" w:tplc="40090005" w:tentative="1">
      <w:start w:val="1"/>
      <w:numFmt w:val="bullet"/>
      <w:lvlText w:val=""/>
      <w:lvlJc w:val="left"/>
      <w:pPr>
        <w:ind w:left="3719" w:hanging="360"/>
      </w:pPr>
      <w:rPr>
        <w:rFonts w:ascii="Wingdings" w:hAnsi="Wingdings" w:hint="default"/>
      </w:rPr>
    </w:lvl>
    <w:lvl w:ilvl="3" w:tplc="40090001">
      <w:start w:val="1"/>
      <w:numFmt w:val="bullet"/>
      <w:lvlText w:val=""/>
      <w:lvlJc w:val="left"/>
      <w:pPr>
        <w:ind w:left="4439" w:hanging="360"/>
      </w:pPr>
      <w:rPr>
        <w:rFonts w:ascii="Symbol" w:hAnsi="Symbol" w:hint="default"/>
      </w:rPr>
    </w:lvl>
    <w:lvl w:ilvl="4" w:tplc="40090003" w:tentative="1">
      <w:start w:val="1"/>
      <w:numFmt w:val="bullet"/>
      <w:lvlText w:val="o"/>
      <w:lvlJc w:val="left"/>
      <w:pPr>
        <w:ind w:left="5159" w:hanging="360"/>
      </w:pPr>
      <w:rPr>
        <w:rFonts w:ascii="Courier New" w:hAnsi="Courier New" w:cs="Courier New" w:hint="default"/>
      </w:rPr>
    </w:lvl>
    <w:lvl w:ilvl="5" w:tplc="40090005" w:tentative="1">
      <w:start w:val="1"/>
      <w:numFmt w:val="bullet"/>
      <w:lvlText w:val=""/>
      <w:lvlJc w:val="left"/>
      <w:pPr>
        <w:ind w:left="5879" w:hanging="360"/>
      </w:pPr>
      <w:rPr>
        <w:rFonts w:ascii="Wingdings" w:hAnsi="Wingdings" w:hint="default"/>
      </w:rPr>
    </w:lvl>
    <w:lvl w:ilvl="6" w:tplc="40090001" w:tentative="1">
      <w:start w:val="1"/>
      <w:numFmt w:val="bullet"/>
      <w:lvlText w:val=""/>
      <w:lvlJc w:val="left"/>
      <w:pPr>
        <w:ind w:left="6599" w:hanging="360"/>
      </w:pPr>
      <w:rPr>
        <w:rFonts w:ascii="Symbol" w:hAnsi="Symbol" w:hint="default"/>
      </w:rPr>
    </w:lvl>
    <w:lvl w:ilvl="7" w:tplc="40090003" w:tentative="1">
      <w:start w:val="1"/>
      <w:numFmt w:val="bullet"/>
      <w:lvlText w:val="o"/>
      <w:lvlJc w:val="left"/>
      <w:pPr>
        <w:ind w:left="7319" w:hanging="360"/>
      </w:pPr>
      <w:rPr>
        <w:rFonts w:ascii="Courier New" w:hAnsi="Courier New" w:cs="Courier New" w:hint="default"/>
      </w:rPr>
    </w:lvl>
    <w:lvl w:ilvl="8" w:tplc="40090005" w:tentative="1">
      <w:start w:val="1"/>
      <w:numFmt w:val="bullet"/>
      <w:lvlText w:val=""/>
      <w:lvlJc w:val="left"/>
      <w:pPr>
        <w:ind w:left="8039" w:hanging="360"/>
      </w:pPr>
      <w:rPr>
        <w:rFonts w:ascii="Wingdings" w:hAnsi="Wingdings" w:hint="default"/>
      </w:rPr>
    </w:lvl>
  </w:abstractNum>
  <w:abstractNum w:abstractNumId="23" w15:restartNumberingAfterBreak="0">
    <w:nsid w:val="337E2303"/>
    <w:multiLevelType w:val="multilevel"/>
    <w:tmpl w:val="A604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270CFE"/>
    <w:multiLevelType w:val="multilevel"/>
    <w:tmpl w:val="42DC7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9D10A1"/>
    <w:multiLevelType w:val="hybridMultilevel"/>
    <w:tmpl w:val="4B94FD30"/>
    <w:lvl w:ilvl="0" w:tplc="4009000F">
      <w:start w:val="1"/>
      <w:numFmt w:val="decimal"/>
      <w:lvlText w:val="%1."/>
      <w:lvlJc w:val="left"/>
      <w:pPr>
        <w:ind w:left="2161" w:hanging="360"/>
      </w:pPr>
    </w:lvl>
    <w:lvl w:ilvl="1" w:tplc="40090019" w:tentative="1">
      <w:start w:val="1"/>
      <w:numFmt w:val="lowerLetter"/>
      <w:lvlText w:val="%2."/>
      <w:lvlJc w:val="left"/>
      <w:pPr>
        <w:ind w:left="2881" w:hanging="360"/>
      </w:pPr>
    </w:lvl>
    <w:lvl w:ilvl="2" w:tplc="4009001B" w:tentative="1">
      <w:start w:val="1"/>
      <w:numFmt w:val="lowerRoman"/>
      <w:lvlText w:val="%3."/>
      <w:lvlJc w:val="right"/>
      <w:pPr>
        <w:ind w:left="3601" w:hanging="180"/>
      </w:pPr>
    </w:lvl>
    <w:lvl w:ilvl="3" w:tplc="4009000F" w:tentative="1">
      <w:start w:val="1"/>
      <w:numFmt w:val="decimal"/>
      <w:lvlText w:val="%4."/>
      <w:lvlJc w:val="left"/>
      <w:pPr>
        <w:ind w:left="4321" w:hanging="360"/>
      </w:pPr>
    </w:lvl>
    <w:lvl w:ilvl="4" w:tplc="40090019" w:tentative="1">
      <w:start w:val="1"/>
      <w:numFmt w:val="lowerLetter"/>
      <w:lvlText w:val="%5."/>
      <w:lvlJc w:val="left"/>
      <w:pPr>
        <w:ind w:left="5041" w:hanging="360"/>
      </w:pPr>
    </w:lvl>
    <w:lvl w:ilvl="5" w:tplc="4009001B" w:tentative="1">
      <w:start w:val="1"/>
      <w:numFmt w:val="lowerRoman"/>
      <w:lvlText w:val="%6."/>
      <w:lvlJc w:val="right"/>
      <w:pPr>
        <w:ind w:left="5761" w:hanging="180"/>
      </w:pPr>
    </w:lvl>
    <w:lvl w:ilvl="6" w:tplc="4009000F" w:tentative="1">
      <w:start w:val="1"/>
      <w:numFmt w:val="decimal"/>
      <w:lvlText w:val="%7."/>
      <w:lvlJc w:val="left"/>
      <w:pPr>
        <w:ind w:left="6481" w:hanging="360"/>
      </w:pPr>
    </w:lvl>
    <w:lvl w:ilvl="7" w:tplc="40090019" w:tentative="1">
      <w:start w:val="1"/>
      <w:numFmt w:val="lowerLetter"/>
      <w:lvlText w:val="%8."/>
      <w:lvlJc w:val="left"/>
      <w:pPr>
        <w:ind w:left="7201" w:hanging="360"/>
      </w:pPr>
    </w:lvl>
    <w:lvl w:ilvl="8" w:tplc="4009001B" w:tentative="1">
      <w:start w:val="1"/>
      <w:numFmt w:val="lowerRoman"/>
      <w:lvlText w:val="%9."/>
      <w:lvlJc w:val="right"/>
      <w:pPr>
        <w:ind w:left="7921" w:hanging="180"/>
      </w:pPr>
    </w:lvl>
  </w:abstractNum>
  <w:abstractNum w:abstractNumId="26" w15:restartNumberingAfterBreak="0">
    <w:nsid w:val="3642507F"/>
    <w:multiLevelType w:val="multilevel"/>
    <w:tmpl w:val="9E7A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845D4C"/>
    <w:multiLevelType w:val="hybridMultilevel"/>
    <w:tmpl w:val="0CB2842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1779" w:hanging="360"/>
      </w:pPr>
      <w:rPr>
        <w:rFonts w:ascii="Courier New" w:hAnsi="Courier New" w:cs="Courier New"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94B3103"/>
    <w:multiLevelType w:val="multilevel"/>
    <w:tmpl w:val="008E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C9611B"/>
    <w:multiLevelType w:val="multilevel"/>
    <w:tmpl w:val="10B2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B33746"/>
    <w:multiLevelType w:val="multilevel"/>
    <w:tmpl w:val="4F92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1F2BD0"/>
    <w:multiLevelType w:val="hybridMultilevel"/>
    <w:tmpl w:val="0F1E33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1CC6D89"/>
    <w:multiLevelType w:val="multilevel"/>
    <w:tmpl w:val="F1B4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C37408"/>
    <w:multiLevelType w:val="multilevel"/>
    <w:tmpl w:val="4946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A54D03"/>
    <w:multiLevelType w:val="multilevel"/>
    <w:tmpl w:val="7646B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F61DF7"/>
    <w:multiLevelType w:val="multilevel"/>
    <w:tmpl w:val="A0F4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8A3523"/>
    <w:multiLevelType w:val="hybridMultilevel"/>
    <w:tmpl w:val="85E042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E636D04"/>
    <w:multiLevelType w:val="multilevel"/>
    <w:tmpl w:val="E2B03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875FFA"/>
    <w:multiLevelType w:val="hybridMultilevel"/>
    <w:tmpl w:val="653E7CC4"/>
    <w:lvl w:ilvl="0" w:tplc="40090003">
      <w:start w:val="1"/>
      <w:numFmt w:val="bullet"/>
      <w:lvlText w:val="o"/>
      <w:lvlJc w:val="left"/>
      <w:pPr>
        <w:ind w:left="1779" w:hanging="360"/>
      </w:pPr>
      <w:rPr>
        <w:rFonts w:ascii="Courier New" w:hAnsi="Courier New" w:cs="Courier New" w:hint="default"/>
      </w:rPr>
    </w:lvl>
    <w:lvl w:ilvl="1" w:tplc="40090003" w:tentative="1">
      <w:start w:val="1"/>
      <w:numFmt w:val="bullet"/>
      <w:lvlText w:val="o"/>
      <w:lvlJc w:val="left"/>
      <w:pPr>
        <w:ind w:left="2499" w:hanging="360"/>
      </w:pPr>
      <w:rPr>
        <w:rFonts w:ascii="Courier New" w:hAnsi="Courier New" w:cs="Courier New" w:hint="default"/>
      </w:rPr>
    </w:lvl>
    <w:lvl w:ilvl="2" w:tplc="40090005" w:tentative="1">
      <w:start w:val="1"/>
      <w:numFmt w:val="bullet"/>
      <w:lvlText w:val=""/>
      <w:lvlJc w:val="left"/>
      <w:pPr>
        <w:ind w:left="3219" w:hanging="360"/>
      </w:pPr>
      <w:rPr>
        <w:rFonts w:ascii="Wingdings" w:hAnsi="Wingdings" w:hint="default"/>
      </w:rPr>
    </w:lvl>
    <w:lvl w:ilvl="3" w:tplc="40090001" w:tentative="1">
      <w:start w:val="1"/>
      <w:numFmt w:val="bullet"/>
      <w:lvlText w:val=""/>
      <w:lvlJc w:val="left"/>
      <w:pPr>
        <w:ind w:left="3939" w:hanging="360"/>
      </w:pPr>
      <w:rPr>
        <w:rFonts w:ascii="Symbol" w:hAnsi="Symbol" w:hint="default"/>
      </w:rPr>
    </w:lvl>
    <w:lvl w:ilvl="4" w:tplc="40090003" w:tentative="1">
      <w:start w:val="1"/>
      <w:numFmt w:val="bullet"/>
      <w:lvlText w:val="o"/>
      <w:lvlJc w:val="left"/>
      <w:pPr>
        <w:ind w:left="4659" w:hanging="360"/>
      </w:pPr>
      <w:rPr>
        <w:rFonts w:ascii="Courier New" w:hAnsi="Courier New" w:cs="Courier New" w:hint="default"/>
      </w:rPr>
    </w:lvl>
    <w:lvl w:ilvl="5" w:tplc="40090005" w:tentative="1">
      <w:start w:val="1"/>
      <w:numFmt w:val="bullet"/>
      <w:lvlText w:val=""/>
      <w:lvlJc w:val="left"/>
      <w:pPr>
        <w:ind w:left="5379" w:hanging="360"/>
      </w:pPr>
      <w:rPr>
        <w:rFonts w:ascii="Wingdings" w:hAnsi="Wingdings" w:hint="default"/>
      </w:rPr>
    </w:lvl>
    <w:lvl w:ilvl="6" w:tplc="40090001" w:tentative="1">
      <w:start w:val="1"/>
      <w:numFmt w:val="bullet"/>
      <w:lvlText w:val=""/>
      <w:lvlJc w:val="left"/>
      <w:pPr>
        <w:ind w:left="6099" w:hanging="360"/>
      </w:pPr>
      <w:rPr>
        <w:rFonts w:ascii="Symbol" w:hAnsi="Symbol" w:hint="default"/>
      </w:rPr>
    </w:lvl>
    <w:lvl w:ilvl="7" w:tplc="40090003" w:tentative="1">
      <w:start w:val="1"/>
      <w:numFmt w:val="bullet"/>
      <w:lvlText w:val="o"/>
      <w:lvlJc w:val="left"/>
      <w:pPr>
        <w:ind w:left="6819" w:hanging="360"/>
      </w:pPr>
      <w:rPr>
        <w:rFonts w:ascii="Courier New" w:hAnsi="Courier New" w:cs="Courier New" w:hint="default"/>
      </w:rPr>
    </w:lvl>
    <w:lvl w:ilvl="8" w:tplc="40090005" w:tentative="1">
      <w:start w:val="1"/>
      <w:numFmt w:val="bullet"/>
      <w:lvlText w:val=""/>
      <w:lvlJc w:val="left"/>
      <w:pPr>
        <w:ind w:left="7539" w:hanging="360"/>
      </w:pPr>
      <w:rPr>
        <w:rFonts w:ascii="Wingdings" w:hAnsi="Wingdings" w:hint="default"/>
      </w:rPr>
    </w:lvl>
  </w:abstractNum>
  <w:abstractNum w:abstractNumId="39" w15:restartNumberingAfterBreak="0">
    <w:nsid w:val="50F51350"/>
    <w:multiLevelType w:val="multilevel"/>
    <w:tmpl w:val="4822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3B54AB"/>
    <w:multiLevelType w:val="multilevel"/>
    <w:tmpl w:val="BADE8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174BB7"/>
    <w:multiLevelType w:val="hybridMultilevel"/>
    <w:tmpl w:val="83523FE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779"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75A6F9E"/>
    <w:multiLevelType w:val="multilevel"/>
    <w:tmpl w:val="9D7C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8908BC"/>
    <w:multiLevelType w:val="multilevel"/>
    <w:tmpl w:val="8038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D1605B"/>
    <w:multiLevelType w:val="multilevel"/>
    <w:tmpl w:val="B8D0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EB270F"/>
    <w:multiLevelType w:val="multilevel"/>
    <w:tmpl w:val="3F0E5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1E4749"/>
    <w:multiLevelType w:val="multilevel"/>
    <w:tmpl w:val="212C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073A8D"/>
    <w:multiLevelType w:val="multilevel"/>
    <w:tmpl w:val="D602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7E77F7"/>
    <w:multiLevelType w:val="multilevel"/>
    <w:tmpl w:val="43AA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B116CC"/>
    <w:multiLevelType w:val="multilevel"/>
    <w:tmpl w:val="A1FA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EA1A27"/>
    <w:multiLevelType w:val="multilevel"/>
    <w:tmpl w:val="FD5E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F50C0E"/>
    <w:multiLevelType w:val="multilevel"/>
    <w:tmpl w:val="2DA4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5F07CC"/>
    <w:multiLevelType w:val="multilevel"/>
    <w:tmpl w:val="5FFA84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6"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0312E3"/>
    <w:multiLevelType w:val="multilevel"/>
    <w:tmpl w:val="9924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EC6BBC"/>
    <w:multiLevelType w:val="multilevel"/>
    <w:tmpl w:val="A0A20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4070DE8"/>
    <w:multiLevelType w:val="multilevel"/>
    <w:tmpl w:val="5C8AB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842D6D"/>
    <w:multiLevelType w:val="multilevel"/>
    <w:tmpl w:val="C464A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ABC5309"/>
    <w:multiLevelType w:val="hybridMultilevel"/>
    <w:tmpl w:val="B49C53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AC0653F"/>
    <w:multiLevelType w:val="multilevel"/>
    <w:tmpl w:val="DE26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280D22"/>
    <w:multiLevelType w:val="hybridMultilevel"/>
    <w:tmpl w:val="AE068A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BA7125B"/>
    <w:multiLevelType w:val="hybridMultilevel"/>
    <w:tmpl w:val="C6786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786"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BB364E2"/>
    <w:multiLevelType w:val="multilevel"/>
    <w:tmpl w:val="00C0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311719"/>
    <w:multiLevelType w:val="hybridMultilevel"/>
    <w:tmpl w:val="1EDAD744"/>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num w:numId="1">
    <w:abstractNumId w:val="29"/>
  </w:num>
  <w:num w:numId="2">
    <w:abstractNumId w:val="35"/>
  </w:num>
  <w:num w:numId="3">
    <w:abstractNumId w:val="52"/>
  </w:num>
  <w:num w:numId="4">
    <w:abstractNumId w:val="2"/>
  </w:num>
  <w:num w:numId="5">
    <w:abstractNumId w:val="8"/>
  </w:num>
  <w:num w:numId="6">
    <w:abstractNumId w:val="47"/>
  </w:num>
  <w:num w:numId="7">
    <w:abstractNumId w:val="28"/>
  </w:num>
  <w:num w:numId="8">
    <w:abstractNumId w:val="26"/>
  </w:num>
  <w:num w:numId="9">
    <w:abstractNumId w:val="23"/>
  </w:num>
  <w:num w:numId="10">
    <w:abstractNumId w:val="49"/>
  </w:num>
  <w:num w:numId="11">
    <w:abstractNumId w:val="9"/>
  </w:num>
  <w:num w:numId="12">
    <w:abstractNumId w:val="7"/>
  </w:num>
  <w:num w:numId="13">
    <w:abstractNumId w:val="3"/>
  </w:num>
  <w:num w:numId="14">
    <w:abstractNumId w:val="44"/>
  </w:num>
  <w:num w:numId="15">
    <w:abstractNumId w:val="46"/>
  </w:num>
  <w:num w:numId="16">
    <w:abstractNumId w:val="39"/>
  </w:num>
  <w:num w:numId="17">
    <w:abstractNumId w:val="53"/>
  </w:num>
  <w:num w:numId="18">
    <w:abstractNumId w:val="42"/>
  </w:num>
  <w:num w:numId="19">
    <w:abstractNumId w:val="40"/>
  </w:num>
  <w:num w:numId="20">
    <w:abstractNumId w:val="4"/>
  </w:num>
  <w:num w:numId="21">
    <w:abstractNumId w:val="48"/>
  </w:num>
  <w:num w:numId="22">
    <w:abstractNumId w:val="30"/>
  </w:num>
  <w:num w:numId="23">
    <w:abstractNumId w:val="32"/>
  </w:num>
  <w:num w:numId="24">
    <w:abstractNumId w:val="58"/>
  </w:num>
  <w:num w:numId="25">
    <w:abstractNumId w:val="24"/>
  </w:num>
  <w:num w:numId="26">
    <w:abstractNumId w:val="34"/>
  </w:num>
  <w:num w:numId="27">
    <w:abstractNumId w:val="45"/>
  </w:num>
  <w:num w:numId="28">
    <w:abstractNumId w:val="37"/>
  </w:num>
  <w:num w:numId="29">
    <w:abstractNumId w:val="50"/>
  </w:num>
  <w:num w:numId="30">
    <w:abstractNumId w:val="61"/>
  </w:num>
  <w:num w:numId="31">
    <w:abstractNumId w:val="56"/>
  </w:num>
  <w:num w:numId="32">
    <w:abstractNumId w:val="5"/>
  </w:num>
  <w:num w:numId="33">
    <w:abstractNumId w:val="17"/>
  </w:num>
  <w:num w:numId="34">
    <w:abstractNumId w:val="15"/>
  </w:num>
  <w:num w:numId="35">
    <w:abstractNumId w:val="33"/>
  </w:num>
  <w:num w:numId="36">
    <w:abstractNumId w:val="19"/>
  </w:num>
  <w:num w:numId="37">
    <w:abstractNumId w:val="51"/>
  </w:num>
  <w:num w:numId="38">
    <w:abstractNumId w:val="55"/>
  </w:num>
  <w:num w:numId="39">
    <w:abstractNumId w:val="43"/>
  </w:num>
  <w:num w:numId="40">
    <w:abstractNumId w:val="57"/>
  </w:num>
  <w:num w:numId="41">
    <w:abstractNumId w:val="21"/>
  </w:num>
  <w:num w:numId="42">
    <w:abstractNumId w:val="36"/>
  </w:num>
  <w:num w:numId="43">
    <w:abstractNumId w:val="6"/>
  </w:num>
  <w:num w:numId="44">
    <w:abstractNumId w:val="12"/>
  </w:num>
  <w:num w:numId="45">
    <w:abstractNumId w:val="25"/>
  </w:num>
  <w:num w:numId="46">
    <w:abstractNumId w:val="18"/>
  </w:num>
  <w:num w:numId="47">
    <w:abstractNumId w:val="11"/>
  </w:num>
  <w:num w:numId="48">
    <w:abstractNumId w:val="60"/>
  </w:num>
  <w:num w:numId="49">
    <w:abstractNumId w:val="16"/>
  </w:num>
  <w:num w:numId="50">
    <w:abstractNumId w:val="13"/>
  </w:num>
  <w:num w:numId="51">
    <w:abstractNumId w:val="10"/>
  </w:num>
  <w:num w:numId="52">
    <w:abstractNumId w:val="38"/>
  </w:num>
  <w:num w:numId="53">
    <w:abstractNumId w:val="41"/>
  </w:num>
  <w:num w:numId="54">
    <w:abstractNumId w:val="27"/>
  </w:num>
  <w:num w:numId="55">
    <w:abstractNumId w:val="1"/>
  </w:num>
  <w:num w:numId="56">
    <w:abstractNumId w:val="0"/>
  </w:num>
  <w:num w:numId="57">
    <w:abstractNumId w:val="22"/>
  </w:num>
  <w:num w:numId="58">
    <w:abstractNumId w:val="59"/>
  </w:num>
  <w:num w:numId="59">
    <w:abstractNumId w:val="62"/>
  </w:num>
  <w:num w:numId="60">
    <w:abstractNumId w:val="31"/>
  </w:num>
  <w:num w:numId="61">
    <w:abstractNumId w:val="54"/>
  </w:num>
  <w:num w:numId="62">
    <w:abstractNumId w:val="14"/>
  </w:num>
  <w:num w:numId="63">
    <w:abstractNumId w:val="20"/>
  </w:num>
  <w:numIdMacAtCleanup w:val="59"/>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HETAN SONI">
    <w15:presenceInfo w15:providerId="Windows Live" w15:userId="e53c8e003bae62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30C5"/>
    <w:rsid w:val="00001C1B"/>
    <w:rsid w:val="000021F1"/>
    <w:rsid w:val="000044A8"/>
    <w:rsid w:val="000044DD"/>
    <w:rsid w:val="00016F2D"/>
    <w:rsid w:val="00017393"/>
    <w:rsid w:val="0002115E"/>
    <w:rsid w:val="00026503"/>
    <w:rsid w:val="00026F6E"/>
    <w:rsid w:val="000279FD"/>
    <w:rsid w:val="0003074E"/>
    <w:rsid w:val="00032B79"/>
    <w:rsid w:val="00033309"/>
    <w:rsid w:val="000373E3"/>
    <w:rsid w:val="000411CC"/>
    <w:rsid w:val="00047DFD"/>
    <w:rsid w:val="00053614"/>
    <w:rsid w:val="00056EB6"/>
    <w:rsid w:val="00057382"/>
    <w:rsid w:val="00060869"/>
    <w:rsid w:val="00063C5D"/>
    <w:rsid w:val="00064827"/>
    <w:rsid w:val="00064D1D"/>
    <w:rsid w:val="000653D6"/>
    <w:rsid w:val="00067B80"/>
    <w:rsid w:val="00073455"/>
    <w:rsid w:val="00076E61"/>
    <w:rsid w:val="00082A70"/>
    <w:rsid w:val="000A7551"/>
    <w:rsid w:val="000B031C"/>
    <w:rsid w:val="000B3773"/>
    <w:rsid w:val="000B50BF"/>
    <w:rsid w:val="000C1A59"/>
    <w:rsid w:val="000C36DB"/>
    <w:rsid w:val="000C5991"/>
    <w:rsid w:val="000C7CE2"/>
    <w:rsid w:val="000E0006"/>
    <w:rsid w:val="000E175E"/>
    <w:rsid w:val="000E3784"/>
    <w:rsid w:val="000E5771"/>
    <w:rsid w:val="000E71F8"/>
    <w:rsid w:val="000F16E2"/>
    <w:rsid w:val="001029FF"/>
    <w:rsid w:val="00104516"/>
    <w:rsid w:val="00104A84"/>
    <w:rsid w:val="001116D5"/>
    <w:rsid w:val="00111CF2"/>
    <w:rsid w:val="00114B04"/>
    <w:rsid w:val="00117C63"/>
    <w:rsid w:val="00121ABF"/>
    <w:rsid w:val="00121C91"/>
    <w:rsid w:val="00131BBB"/>
    <w:rsid w:val="00132488"/>
    <w:rsid w:val="001343F3"/>
    <w:rsid w:val="001356F1"/>
    <w:rsid w:val="0014080F"/>
    <w:rsid w:val="00152773"/>
    <w:rsid w:val="00152EF8"/>
    <w:rsid w:val="00154768"/>
    <w:rsid w:val="00160AF1"/>
    <w:rsid w:val="00163E3B"/>
    <w:rsid w:val="001640E7"/>
    <w:rsid w:val="00167477"/>
    <w:rsid w:val="001730C5"/>
    <w:rsid w:val="00175A7C"/>
    <w:rsid w:val="00181D8C"/>
    <w:rsid w:val="00184A75"/>
    <w:rsid w:val="00192BAE"/>
    <w:rsid w:val="00193DBA"/>
    <w:rsid w:val="001A4B45"/>
    <w:rsid w:val="001B2428"/>
    <w:rsid w:val="001B4573"/>
    <w:rsid w:val="001B6B4B"/>
    <w:rsid w:val="001C480D"/>
    <w:rsid w:val="001C5B4E"/>
    <w:rsid w:val="001C7141"/>
    <w:rsid w:val="001D35CF"/>
    <w:rsid w:val="001D661B"/>
    <w:rsid w:val="001E7181"/>
    <w:rsid w:val="001F539E"/>
    <w:rsid w:val="001F7A32"/>
    <w:rsid w:val="002078AB"/>
    <w:rsid w:val="002211D9"/>
    <w:rsid w:val="00222BD5"/>
    <w:rsid w:val="002309A2"/>
    <w:rsid w:val="00233425"/>
    <w:rsid w:val="00241B9C"/>
    <w:rsid w:val="002421C8"/>
    <w:rsid w:val="00243F4C"/>
    <w:rsid w:val="002461C8"/>
    <w:rsid w:val="00253E46"/>
    <w:rsid w:val="002551EB"/>
    <w:rsid w:val="002553DA"/>
    <w:rsid w:val="002625F2"/>
    <w:rsid w:val="00262DC9"/>
    <w:rsid w:val="00265C95"/>
    <w:rsid w:val="00270736"/>
    <w:rsid w:val="00270FEA"/>
    <w:rsid w:val="0027489A"/>
    <w:rsid w:val="00275F60"/>
    <w:rsid w:val="002801BD"/>
    <w:rsid w:val="00280F00"/>
    <w:rsid w:val="0028123B"/>
    <w:rsid w:val="00281B69"/>
    <w:rsid w:val="0029450F"/>
    <w:rsid w:val="00294B8A"/>
    <w:rsid w:val="00296CF9"/>
    <w:rsid w:val="002A1B3F"/>
    <w:rsid w:val="002A51F1"/>
    <w:rsid w:val="002A667C"/>
    <w:rsid w:val="002B7E18"/>
    <w:rsid w:val="002C531E"/>
    <w:rsid w:val="002C56DD"/>
    <w:rsid w:val="002D4AC9"/>
    <w:rsid w:val="002D5001"/>
    <w:rsid w:val="002D5F4D"/>
    <w:rsid w:val="002E0E57"/>
    <w:rsid w:val="002E4D31"/>
    <w:rsid w:val="002E6876"/>
    <w:rsid w:val="002E71D3"/>
    <w:rsid w:val="002F4DF3"/>
    <w:rsid w:val="002F5418"/>
    <w:rsid w:val="002F694C"/>
    <w:rsid w:val="00300C11"/>
    <w:rsid w:val="00302A4E"/>
    <w:rsid w:val="00303A55"/>
    <w:rsid w:val="00307E34"/>
    <w:rsid w:val="00310188"/>
    <w:rsid w:val="00314D68"/>
    <w:rsid w:val="0031670E"/>
    <w:rsid w:val="0031757E"/>
    <w:rsid w:val="00317596"/>
    <w:rsid w:val="00317E77"/>
    <w:rsid w:val="00321C89"/>
    <w:rsid w:val="00326CBB"/>
    <w:rsid w:val="00330EB3"/>
    <w:rsid w:val="00335790"/>
    <w:rsid w:val="0034335D"/>
    <w:rsid w:val="00343D83"/>
    <w:rsid w:val="003443D7"/>
    <w:rsid w:val="00345BD5"/>
    <w:rsid w:val="00347FA1"/>
    <w:rsid w:val="00350097"/>
    <w:rsid w:val="00351A74"/>
    <w:rsid w:val="00360F47"/>
    <w:rsid w:val="00362998"/>
    <w:rsid w:val="00365A7D"/>
    <w:rsid w:val="00366B7D"/>
    <w:rsid w:val="0036705B"/>
    <w:rsid w:val="00370C5A"/>
    <w:rsid w:val="003756A6"/>
    <w:rsid w:val="003827E8"/>
    <w:rsid w:val="00382C48"/>
    <w:rsid w:val="003859D9"/>
    <w:rsid w:val="00386A5D"/>
    <w:rsid w:val="00386ED5"/>
    <w:rsid w:val="00390811"/>
    <w:rsid w:val="00392161"/>
    <w:rsid w:val="00394D70"/>
    <w:rsid w:val="00395E45"/>
    <w:rsid w:val="003A1763"/>
    <w:rsid w:val="003A210C"/>
    <w:rsid w:val="003A24ED"/>
    <w:rsid w:val="003A3B35"/>
    <w:rsid w:val="003A4933"/>
    <w:rsid w:val="003A57AB"/>
    <w:rsid w:val="003B0BF5"/>
    <w:rsid w:val="003B5091"/>
    <w:rsid w:val="003B6F5E"/>
    <w:rsid w:val="003C6868"/>
    <w:rsid w:val="003C6DFC"/>
    <w:rsid w:val="003C70FC"/>
    <w:rsid w:val="003C7EE9"/>
    <w:rsid w:val="003D1A57"/>
    <w:rsid w:val="003D343A"/>
    <w:rsid w:val="003D4A18"/>
    <w:rsid w:val="003D5479"/>
    <w:rsid w:val="003D572B"/>
    <w:rsid w:val="003D5D88"/>
    <w:rsid w:val="003E2D29"/>
    <w:rsid w:val="003E38E6"/>
    <w:rsid w:val="003E6160"/>
    <w:rsid w:val="003E6185"/>
    <w:rsid w:val="003F53FC"/>
    <w:rsid w:val="003F71E1"/>
    <w:rsid w:val="003F7841"/>
    <w:rsid w:val="004060C6"/>
    <w:rsid w:val="00406608"/>
    <w:rsid w:val="00410A12"/>
    <w:rsid w:val="00413C55"/>
    <w:rsid w:val="00430A80"/>
    <w:rsid w:val="0043779D"/>
    <w:rsid w:val="00440E79"/>
    <w:rsid w:val="00444B4A"/>
    <w:rsid w:val="00445922"/>
    <w:rsid w:val="00447949"/>
    <w:rsid w:val="00452F5E"/>
    <w:rsid w:val="00455B9E"/>
    <w:rsid w:val="004564D4"/>
    <w:rsid w:val="004606E7"/>
    <w:rsid w:val="0046278E"/>
    <w:rsid w:val="00464FE9"/>
    <w:rsid w:val="0047127F"/>
    <w:rsid w:val="00473982"/>
    <w:rsid w:val="00485EB0"/>
    <w:rsid w:val="00493726"/>
    <w:rsid w:val="00495141"/>
    <w:rsid w:val="00495BDE"/>
    <w:rsid w:val="004960A8"/>
    <w:rsid w:val="004A2480"/>
    <w:rsid w:val="004A542B"/>
    <w:rsid w:val="004A580E"/>
    <w:rsid w:val="004B5348"/>
    <w:rsid w:val="004B7144"/>
    <w:rsid w:val="004C0C3C"/>
    <w:rsid w:val="004C73AE"/>
    <w:rsid w:val="004D1D1C"/>
    <w:rsid w:val="004D269B"/>
    <w:rsid w:val="004D6402"/>
    <w:rsid w:val="004D6579"/>
    <w:rsid w:val="004D7B02"/>
    <w:rsid w:val="004E016E"/>
    <w:rsid w:val="004E3238"/>
    <w:rsid w:val="004E55FD"/>
    <w:rsid w:val="004E7BC0"/>
    <w:rsid w:val="004F53EC"/>
    <w:rsid w:val="004F5425"/>
    <w:rsid w:val="004F7CE4"/>
    <w:rsid w:val="004F7DDA"/>
    <w:rsid w:val="005126DC"/>
    <w:rsid w:val="005148DB"/>
    <w:rsid w:val="00520517"/>
    <w:rsid w:val="005205E5"/>
    <w:rsid w:val="00526B47"/>
    <w:rsid w:val="00530A64"/>
    <w:rsid w:val="00534D9D"/>
    <w:rsid w:val="005377E4"/>
    <w:rsid w:val="00545533"/>
    <w:rsid w:val="00546F63"/>
    <w:rsid w:val="0054708D"/>
    <w:rsid w:val="00547CFC"/>
    <w:rsid w:val="0055598C"/>
    <w:rsid w:val="00563F14"/>
    <w:rsid w:val="00564683"/>
    <w:rsid w:val="00564826"/>
    <w:rsid w:val="00565DC3"/>
    <w:rsid w:val="005676F1"/>
    <w:rsid w:val="005715E6"/>
    <w:rsid w:val="00572109"/>
    <w:rsid w:val="00574DB8"/>
    <w:rsid w:val="00574F88"/>
    <w:rsid w:val="005801DA"/>
    <w:rsid w:val="005832C8"/>
    <w:rsid w:val="005855F2"/>
    <w:rsid w:val="0058620B"/>
    <w:rsid w:val="00587406"/>
    <w:rsid w:val="00587A43"/>
    <w:rsid w:val="00594C5A"/>
    <w:rsid w:val="005C0D8D"/>
    <w:rsid w:val="005C4231"/>
    <w:rsid w:val="005D1030"/>
    <w:rsid w:val="005D6AAB"/>
    <w:rsid w:val="005E4FA6"/>
    <w:rsid w:val="005E5285"/>
    <w:rsid w:val="005E5DAB"/>
    <w:rsid w:val="005F0C9A"/>
    <w:rsid w:val="005F4B54"/>
    <w:rsid w:val="0060012F"/>
    <w:rsid w:val="00601FE7"/>
    <w:rsid w:val="006067B9"/>
    <w:rsid w:val="006067CE"/>
    <w:rsid w:val="00607FBC"/>
    <w:rsid w:val="00611A59"/>
    <w:rsid w:val="006124B5"/>
    <w:rsid w:val="00612668"/>
    <w:rsid w:val="00612F05"/>
    <w:rsid w:val="00615F4A"/>
    <w:rsid w:val="00623A47"/>
    <w:rsid w:val="006241A9"/>
    <w:rsid w:val="0062759E"/>
    <w:rsid w:val="006333E3"/>
    <w:rsid w:val="006342B5"/>
    <w:rsid w:val="00635420"/>
    <w:rsid w:val="0063573F"/>
    <w:rsid w:val="006424E3"/>
    <w:rsid w:val="00647777"/>
    <w:rsid w:val="00654AAD"/>
    <w:rsid w:val="00656931"/>
    <w:rsid w:val="006628E0"/>
    <w:rsid w:val="00667C96"/>
    <w:rsid w:val="0067077E"/>
    <w:rsid w:val="00672DEC"/>
    <w:rsid w:val="006818AE"/>
    <w:rsid w:val="00683169"/>
    <w:rsid w:val="00683DE1"/>
    <w:rsid w:val="006847E0"/>
    <w:rsid w:val="006901C7"/>
    <w:rsid w:val="0069074F"/>
    <w:rsid w:val="00692409"/>
    <w:rsid w:val="006A130C"/>
    <w:rsid w:val="006A15AE"/>
    <w:rsid w:val="006A295A"/>
    <w:rsid w:val="006A31DE"/>
    <w:rsid w:val="006A7A5D"/>
    <w:rsid w:val="006B2C8E"/>
    <w:rsid w:val="006B30BD"/>
    <w:rsid w:val="006C00A8"/>
    <w:rsid w:val="006C02E7"/>
    <w:rsid w:val="006C0365"/>
    <w:rsid w:val="006C343E"/>
    <w:rsid w:val="006C5B27"/>
    <w:rsid w:val="006C6BA1"/>
    <w:rsid w:val="006D25BA"/>
    <w:rsid w:val="006D4937"/>
    <w:rsid w:val="006D5E89"/>
    <w:rsid w:val="006D706C"/>
    <w:rsid w:val="006D7EC7"/>
    <w:rsid w:val="006E27D8"/>
    <w:rsid w:val="006E37B7"/>
    <w:rsid w:val="006F2EEC"/>
    <w:rsid w:val="006F379F"/>
    <w:rsid w:val="007051D3"/>
    <w:rsid w:val="007056D2"/>
    <w:rsid w:val="00710201"/>
    <w:rsid w:val="00717AA4"/>
    <w:rsid w:val="007220DA"/>
    <w:rsid w:val="0072331C"/>
    <w:rsid w:val="00732ADE"/>
    <w:rsid w:val="00735581"/>
    <w:rsid w:val="00735936"/>
    <w:rsid w:val="00736575"/>
    <w:rsid w:val="00736A81"/>
    <w:rsid w:val="00745928"/>
    <w:rsid w:val="007515D5"/>
    <w:rsid w:val="00761137"/>
    <w:rsid w:val="007654FA"/>
    <w:rsid w:val="0077054F"/>
    <w:rsid w:val="00773344"/>
    <w:rsid w:val="007755CA"/>
    <w:rsid w:val="00777817"/>
    <w:rsid w:val="007824D2"/>
    <w:rsid w:val="007831A7"/>
    <w:rsid w:val="00783B0E"/>
    <w:rsid w:val="007847A8"/>
    <w:rsid w:val="007906CA"/>
    <w:rsid w:val="00796F3B"/>
    <w:rsid w:val="007A3E98"/>
    <w:rsid w:val="007A3F4B"/>
    <w:rsid w:val="007A4AB7"/>
    <w:rsid w:val="007A57AC"/>
    <w:rsid w:val="007B2065"/>
    <w:rsid w:val="007B39A3"/>
    <w:rsid w:val="007B4DF8"/>
    <w:rsid w:val="007C3A8D"/>
    <w:rsid w:val="007C4986"/>
    <w:rsid w:val="007C6E8B"/>
    <w:rsid w:val="007D6082"/>
    <w:rsid w:val="007E15B9"/>
    <w:rsid w:val="007E278A"/>
    <w:rsid w:val="007E5E51"/>
    <w:rsid w:val="007E650D"/>
    <w:rsid w:val="007F598D"/>
    <w:rsid w:val="0080183B"/>
    <w:rsid w:val="00802EAA"/>
    <w:rsid w:val="00821475"/>
    <w:rsid w:val="0082272F"/>
    <w:rsid w:val="00823F5C"/>
    <w:rsid w:val="00824EA1"/>
    <w:rsid w:val="00831753"/>
    <w:rsid w:val="00832AEB"/>
    <w:rsid w:val="00833E48"/>
    <w:rsid w:val="008344BF"/>
    <w:rsid w:val="00836BF4"/>
    <w:rsid w:val="00841052"/>
    <w:rsid w:val="008422D6"/>
    <w:rsid w:val="00842AB0"/>
    <w:rsid w:val="00851FC3"/>
    <w:rsid w:val="00852533"/>
    <w:rsid w:val="00852B9D"/>
    <w:rsid w:val="00857883"/>
    <w:rsid w:val="00862381"/>
    <w:rsid w:val="00865DC3"/>
    <w:rsid w:val="00876478"/>
    <w:rsid w:val="0087729B"/>
    <w:rsid w:val="00890828"/>
    <w:rsid w:val="008A334E"/>
    <w:rsid w:val="008A3717"/>
    <w:rsid w:val="008A5869"/>
    <w:rsid w:val="008A638D"/>
    <w:rsid w:val="008C0043"/>
    <w:rsid w:val="008C08D6"/>
    <w:rsid w:val="008C1733"/>
    <w:rsid w:val="008C5BD3"/>
    <w:rsid w:val="008C5D05"/>
    <w:rsid w:val="008D0912"/>
    <w:rsid w:val="008D4503"/>
    <w:rsid w:val="008E00D1"/>
    <w:rsid w:val="008E0552"/>
    <w:rsid w:val="008E0DEB"/>
    <w:rsid w:val="008E1FF0"/>
    <w:rsid w:val="008F410C"/>
    <w:rsid w:val="00905E2A"/>
    <w:rsid w:val="009172AD"/>
    <w:rsid w:val="009178D2"/>
    <w:rsid w:val="00920501"/>
    <w:rsid w:val="009319B0"/>
    <w:rsid w:val="00934A05"/>
    <w:rsid w:val="00941AED"/>
    <w:rsid w:val="00942B44"/>
    <w:rsid w:val="00946325"/>
    <w:rsid w:val="00963F74"/>
    <w:rsid w:val="00964D4B"/>
    <w:rsid w:val="00966033"/>
    <w:rsid w:val="00974624"/>
    <w:rsid w:val="00977BDB"/>
    <w:rsid w:val="00987776"/>
    <w:rsid w:val="009A3571"/>
    <w:rsid w:val="009A367E"/>
    <w:rsid w:val="009A4D59"/>
    <w:rsid w:val="009A6D32"/>
    <w:rsid w:val="009B107E"/>
    <w:rsid w:val="009B1872"/>
    <w:rsid w:val="009B461D"/>
    <w:rsid w:val="009B4D44"/>
    <w:rsid w:val="009B6471"/>
    <w:rsid w:val="009B766E"/>
    <w:rsid w:val="009C004B"/>
    <w:rsid w:val="009C1C86"/>
    <w:rsid w:val="009C2F78"/>
    <w:rsid w:val="009C6C38"/>
    <w:rsid w:val="009D7667"/>
    <w:rsid w:val="009E2EC2"/>
    <w:rsid w:val="009E3B48"/>
    <w:rsid w:val="009E654C"/>
    <w:rsid w:val="009E6E35"/>
    <w:rsid w:val="009F005D"/>
    <w:rsid w:val="009F05F3"/>
    <w:rsid w:val="00A015DA"/>
    <w:rsid w:val="00A01EC4"/>
    <w:rsid w:val="00A052EA"/>
    <w:rsid w:val="00A138D9"/>
    <w:rsid w:val="00A15BE5"/>
    <w:rsid w:val="00A211AC"/>
    <w:rsid w:val="00A276F4"/>
    <w:rsid w:val="00A34129"/>
    <w:rsid w:val="00A34280"/>
    <w:rsid w:val="00A35B77"/>
    <w:rsid w:val="00A36E72"/>
    <w:rsid w:val="00A36F44"/>
    <w:rsid w:val="00A50C92"/>
    <w:rsid w:val="00A51361"/>
    <w:rsid w:val="00A56B73"/>
    <w:rsid w:val="00A60ED1"/>
    <w:rsid w:val="00A6484F"/>
    <w:rsid w:val="00A66177"/>
    <w:rsid w:val="00A72B90"/>
    <w:rsid w:val="00A811F0"/>
    <w:rsid w:val="00A838AB"/>
    <w:rsid w:val="00A83E59"/>
    <w:rsid w:val="00A85D5D"/>
    <w:rsid w:val="00A9488B"/>
    <w:rsid w:val="00A9719B"/>
    <w:rsid w:val="00AA4CB7"/>
    <w:rsid w:val="00AA7D40"/>
    <w:rsid w:val="00AB12A1"/>
    <w:rsid w:val="00AB3C70"/>
    <w:rsid w:val="00AB440F"/>
    <w:rsid w:val="00AB5741"/>
    <w:rsid w:val="00AC3165"/>
    <w:rsid w:val="00AC4735"/>
    <w:rsid w:val="00AC58CC"/>
    <w:rsid w:val="00AC7296"/>
    <w:rsid w:val="00AD1967"/>
    <w:rsid w:val="00AD739A"/>
    <w:rsid w:val="00AE1664"/>
    <w:rsid w:val="00AE45B2"/>
    <w:rsid w:val="00AE4641"/>
    <w:rsid w:val="00AE4C10"/>
    <w:rsid w:val="00AF5ECA"/>
    <w:rsid w:val="00AF6DC1"/>
    <w:rsid w:val="00B0627B"/>
    <w:rsid w:val="00B07782"/>
    <w:rsid w:val="00B07FF5"/>
    <w:rsid w:val="00B10A53"/>
    <w:rsid w:val="00B15C70"/>
    <w:rsid w:val="00B15FFA"/>
    <w:rsid w:val="00B1710F"/>
    <w:rsid w:val="00B2075C"/>
    <w:rsid w:val="00B27416"/>
    <w:rsid w:val="00B27876"/>
    <w:rsid w:val="00B27AAF"/>
    <w:rsid w:val="00B31353"/>
    <w:rsid w:val="00B510E9"/>
    <w:rsid w:val="00B51B90"/>
    <w:rsid w:val="00B57D14"/>
    <w:rsid w:val="00B63816"/>
    <w:rsid w:val="00B71335"/>
    <w:rsid w:val="00B717B4"/>
    <w:rsid w:val="00B736EC"/>
    <w:rsid w:val="00B76328"/>
    <w:rsid w:val="00B81985"/>
    <w:rsid w:val="00B8527C"/>
    <w:rsid w:val="00B920F9"/>
    <w:rsid w:val="00BA18DA"/>
    <w:rsid w:val="00BA27EF"/>
    <w:rsid w:val="00BA47F5"/>
    <w:rsid w:val="00BA5A10"/>
    <w:rsid w:val="00BB0F35"/>
    <w:rsid w:val="00BB2217"/>
    <w:rsid w:val="00BB3D39"/>
    <w:rsid w:val="00BB70ED"/>
    <w:rsid w:val="00BC25A2"/>
    <w:rsid w:val="00BC2BD4"/>
    <w:rsid w:val="00BC4436"/>
    <w:rsid w:val="00BC5531"/>
    <w:rsid w:val="00BD5013"/>
    <w:rsid w:val="00BD673D"/>
    <w:rsid w:val="00BE0EFA"/>
    <w:rsid w:val="00BE2466"/>
    <w:rsid w:val="00C00792"/>
    <w:rsid w:val="00C02C4B"/>
    <w:rsid w:val="00C02D8D"/>
    <w:rsid w:val="00C04D4E"/>
    <w:rsid w:val="00C100E9"/>
    <w:rsid w:val="00C156AF"/>
    <w:rsid w:val="00C17CD4"/>
    <w:rsid w:val="00C204DC"/>
    <w:rsid w:val="00C45B18"/>
    <w:rsid w:val="00C55687"/>
    <w:rsid w:val="00C55F51"/>
    <w:rsid w:val="00C65D0A"/>
    <w:rsid w:val="00C66081"/>
    <w:rsid w:val="00C70A0B"/>
    <w:rsid w:val="00C72B53"/>
    <w:rsid w:val="00C74B7D"/>
    <w:rsid w:val="00C74BA8"/>
    <w:rsid w:val="00C7527C"/>
    <w:rsid w:val="00C80261"/>
    <w:rsid w:val="00C826E1"/>
    <w:rsid w:val="00C82DA6"/>
    <w:rsid w:val="00C83244"/>
    <w:rsid w:val="00C8426C"/>
    <w:rsid w:val="00C853A3"/>
    <w:rsid w:val="00C96633"/>
    <w:rsid w:val="00CA14EE"/>
    <w:rsid w:val="00CA23F3"/>
    <w:rsid w:val="00CA5FBB"/>
    <w:rsid w:val="00CA63B4"/>
    <w:rsid w:val="00CB6BF7"/>
    <w:rsid w:val="00CB7FBC"/>
    <w:rsid w:val="00CC5BD1"/>
    <w:rsid w:val="00CD2480"/>
    <w:rsid w:val="00CE1C0B"/>
    <w:rsid w:val="00CE5741"/>
    <w:rsid w:val="00CE789F"/>
    <w:rsid w:val="00CF0353"/>
    <w:rsid w:val="00CF24D7"/>
    <w:rsid w:val="00CF4FA4"/>
    <w:rsid w:val="00CF652B"/>
    <w:rsid w:val="00D01959"/>
    <w:rsid w:val="00D04A37"/>
    <w:rsid w:val="00D109ED"/>
    <w:rsid w:val="00D10F5D"/>
    <w:rsid w:val="00D16469"/>
    <w:rsid w:val="00D20E1D"/>
    <w:rsid w:val="00D22E56"/>
    <w:rsid w:val="00D268A9"/>
    <w:rsid w:val="00D3102E"/>
    <w:rsid w:val="00D349E1"/>
    <w:rsid w:val="00D34EB7"/>
    <w:rsid w:val="00D36B9B"/>
    <w:rsid w:val="00D37D81"/>
    <w:rsid w:val="00D40A51"/>
    <w:rsid w:val="00D41848"/>
    <w:rsid w:val="00D43251"/>
    <w:rsid w:val="00D47E95"/>
    <w:rsid w:val="00D52928"/>
    <w:rsid w:val="00D53BBD"/>
    <w:rsid w:val="00D57E13"/>
    <w:rsid w:val="00D63F6F"/>
    <w:rsid w:val="00D64E49"/>
    <w:rsid w:val="00D650D8"/>
    <w:rsid w:val="00D70C74"/>
    <w:rsid w:val="00D76C86"/>
    <w:rsid w:val="00D77EF2"/>
    <w:rsid w:val="00D81F2C"/>
    <w:rsid w:val="00D84530"/>
    <w:rsid w:val="00D8691F"/>
    <w:rsid w:val="00D9124A"/>
    <w:rsid w:val="00D91982"/>
    <w:rsid w:val="00DA1F9D"/>
    <w:rsid w:val="00DA3992"/>
    <w:rsid w:val="00DB13A1"/>
    <w:rsid w:val="00DC4348"/>
    <w:rsid w:val="00DD1677"/>
    <w:rsid w:val="00DD1D87"/>
    <w:rsid w:val="00DD234A"/>
    <w:rsid w:val="00DD7E96"/>
    <w:rsid w:val="00DE14F8"/>
    <w:rsid w:val="00DE2B13"/>
    <w:rsid w:val="00DE2D19"/>
    <w:rsid w:val="00DE6008"/>
    <w:rsid w:val="00DE6291"/>
    <w:rsid w:val="00DE6C9F"/>
    <w:rsid w:val="00DE6D32"/>
    <w:rsid w:val="00DE7D5D"/>
    <w:rsid w:val="00DF2344"/>
    <w:rsid w:val="00DF486D"/>
    <w:rsid w:val="00E00052"/>
    <w:rsid w:val="00E021C9"/>
    <w:rsid w:val="00E031E7"/>
    <w:rsid w:val="00E03770"/>
    <w:rsid w:val="00E07C90"/>
    <w:rsid w:val="00E10DA5"/>
    <w:rsid w:val="00E116FA"/>
    <w:rsid w:val="00E138DE"/>
    <w:rsid w:val="00E150B0"/>
    <w:rsid w:val="00E1668F"/>
    <w:rsid w:val="00E309E4"/>
    <w:rsid w:val="00E31FB2"/>
    <w:rsid w:val="00E330FB"/>
    <w:rsid w:val="00E33B5C"/>
    <w:rsid w:val="00E34206"/>
    <w:rsid w:val="00E412A5"/>
    <w:rsid w:val="00E44C1F"/>
    <w:rsid w:val="00E4554D"/>
    <w:rsid w:val="00E50AA2"/>
    <w:rsid w:val="00E52FC5"/>
    <w:rsid w:val="00E55D9A"/>
    <w:rsid w:val="00E60394"/>
    <w:rsid w:val="00E61ACB"/>
    <w:rsid w:val="00E65592"/>
    <w:rsid w:val="00E66549"/>
    <w:rsid w:val="00E731D8"/>
    <w:rsid w:val="00E73993"/>
    <w:rsid w:val="00E858D6"/>
    <w:rsid w:val="00E86A35"/>
    <w:rsid w:val="00E905E2"/>
    <w:rsid w:val="00E93920"/>
    <w:rsid w:val="00E95850"/>
    <w:rsid w:val="00E971CC"/>
    <w:rsid w:val="00E97F23"/>
    <w:rsid w:val="00EA3BD5"/>
    <w:rsid w:val="00EB0FD5"/>
    <w:rsid w:val="00EB1E17"/>
    <w:rsid w:val="00EB2EA6"/>
    <w:rsid w:val="00EB70D4"/>
    <w:rsid w:val="00EB75D6"/>
    <w:rsid w:val="00EC48D2"/>
    <w:rsid w:val="00EC7CDE"/>
    <w:rsid w:val="00ED3286"/>
    <w:rsid w:val="00EF08FB"/>
    <w:rsid w:val="00EF1036"/>
    <w:rsid w:val="00EF58BB"/>
    <w:rsid w:val="00EF6270"/>
    <w:rsid w:val="00EF7058"/>
    <w:rsid w:val="00EF772C"/>
    <w:rsid w:val="00F011CF"/>
    <w:rsid w:val="00F04257"/>
    <w:rsid w:val="00F05179"/>
    <w:rsid w:val="00F06EE3"/>
    <w:rsid w:val="00F074D3"/>
    <w:rsid w:val="00F131A6"/>
    <w:rsid w:val="00F133BA"/>
    <w:rsid w:val="00F16C67"/>
    <w:rsid w:val="00F17183"/>
    <w:rsid w:val="00F259C9"/>
    <w:rsid w:val="00F276FB"/>
    <w:rsid w:val="00F32CCC"/>
    <w:rsid w:val="00F34C57"/>
    <w:rsid w:val="00F515F9"/>
    <w:rsid w:val="00F52B2F"/>
    <w:rsid w:val="00F53288"/>
    <w:rsid w:val="00F5658C"/>
    <w:rsid w:val="00F6006C"/>
    <w:rsid w:val="00F60A61"/>
    <w:rsid w:val="00F60DBC"/>
    <w:rsid w:val="00F63ECB"/>
    <w:rsid w:val="00F656AC"/>
    <w:rsid w:val="00F66512"/>
    <w:rsid w:val="00F727A7"/>
    <w:rsid w:val="00F7371A"/>
    <w:rsid w:val="00F83748"/>
    <w:rsid w:val="00F83D09"/>
    <w:rsid w:val="00F8458D"/>
    <w:rsid w:val="00F90367"/>
    <w:rsid w:val="00F91462"/>
    <w:rsid w:val="00F94AC5"/>
    <w:rsid w:val="00F97D94"/>
    <w:rsid w:val="00FA255C"/>
    <w:rsid w:val="00FA3F37"/>
    <w:rsid w:val="00FB2F5E"/>
    <w:rsid w:val="00FB3522"/>
    <w:rsid w:val="00FB726E"/>
    <w:rsid w:val="00FC0CFF"/>
    <w:rsid w:val="00FC4935"/>
    <w:rsid w:val="00FC4FA1"/>
    <w:rsid w:val="00FC4FAF"/>
    <w:rsid w:val="00FC5D4C"/>
    <w:rsid w:val="00FC650C"/>
    <w:rsid w:val="00FD03F5"/>
    <w:rsid w:val="00FD0E13"/>
    <w:rsid w:val="00FD1379"/>
    <w:rsid w:val="00FE35C6"/>
    <w:rsid w:val="00FE4651"/>
    <w:rsid w:val="00FF13BD"/>
    <w:rsid w:val="00FF27FE"/>
    <w:rsid w:val="00FF3015"/>
    <w:rsid w:val="00FF3C81"/>
    <w:rsid w:val="00FF47A7"/>
    <w:rsid w:val="00FF4EBF"/>
    <w:rsid w:val="00FF66CE"/>
    <w:rsid w:val="00FF6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CBEF1"/>
  <w15:chartTrackingRefBased/>
  <w15:docId w15:val="{F7DDEAA7-5BB3-4F25-A112-6E8D087F8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1959"/>
  </w:style>
  <w:style w:type="paragraph" w:styleId="Heading3">
    <w:name w:val="heading 3"/>
    <w:basedOn w:val="Normal"/>
    <w:link w:val="Heading3Char"/>
    <w:uiPriority w:val="9"/>
    <w:qFormat/>
    <w:rsid w:val="00181D8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81D8C"/>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181D8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1116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16D5"/>
  </w:style>
  <w:style w:type="paragraph" w:styleId="Footer">
    <w:name w:val="footer"/>
    <w:basedOn w:val="Normal"/>
    <w:link w:val="FooterChar"/>
    <w:uiPriority w:val="99"/>
    <w:unhideWhenUsed/>
    <w:rsid w:val="001116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16D5"/>
  </w:style>
  <w:style w:type="character" w:customStyle="1" w:styleId="math-inline">
    <w:name w:val="math-inline"/>
    <w:basedOn w:val="DefaultParagraphFont"/>
    <w:rsid w:val="005715E6"/>
  </w:style>
  <w:style w:type="character" w:styleId="HTMLCode">
    <w:name w:val="HTML Code"/>
    <w:basedOn w:val="DefaultParagraphFont"/>
    <w:uiPriority w:val="99"/>
    <w:semiHidden/>
    <w:unhideWhenUsed/>
    <w:rsid w:val="00732ADE"/>
    <w:rPr>
      <w:rFonts w:ascii="Courier New" w:eastAsia="Times New Roman" w:hAnsi="Courier New" w:cs="Courier New"/>
      <w:sz w:val="20"/>
      <w:szCs w:val="20"/>
    </w:rPr>
  </w:style>
  <w:style w:type="paragraph" w:styleId="ListParagraph">
    <w:name w:val="List Paragraph"/>
    <w:basedOn w:val="Normal"/>
    <w:uiPriority w:val="34"/>
    <w:qFormat/>
    <w:rsid w:val="007755CA"/>
    <w:pPr>
      <w:ind w:left="720"/>
      <w:contextualSpacing/>
    </w:pPr>
  </w:style>
  <w:style w:type="paragraph" w:styleId="BalloonText">
    <w:name w:val="Balloon Text"/>
    <w:basedOn w:val="Normal"/>
    <w:link w:val="BalloonTextChar"/>
    <w:uiPriority w:val="99"/>
    <w:semiHidden/>
    <w:unhideWhenUsed/>
    <w:rsid w:val="00FF4E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4EBF"/>
    <w:rPr>
      <w:rFonts w:ascii="Segoe UI" w:hAnsi="Segoe UI" w:cs="Segoe UI"/>
      <w:sz w:val="18"/>
      <w:szCs w:val="18"/>
    </w:rPr>
  </w:style>
  <w:style w:type="paragraph" w:styleId="Revision">
    <w:name w:val="Revision"/>
    <w:hidden/>
    <w:uiPriority w:val="99"/>
    <w:semiHidden/>
    <w:rsid w:val="00FF6C71"/>
    <w:pPr>
      <w:spacing w:after="0" w:line="240" w:lineRule="auto"/>
    </w:pPr>
  </w:style>
  <w:style w:type="character" w:styleId="Hyperlink">
    <w:name w:val="Hyperlink"/>
    <w:basedOn w:val="DefaultParagraphFont"/>
    <w:uiPriority w:val="99"/>
    <w:semiHidden/>
    <w:unhideWhenUsed/>
    <w:rsid w:val="0069074F"/>
    <w:rPr>
      <w:color w:val="0000FF"/>
      <w:u w:val="single"/>
    </w:rPr>
  </w:style>
  <w:style w:type="table" w:styleId="TableGrid">
    <w:name w:val="Table Grid"/>
    <w:basedOn w:val="TableNormal"/>
    <w:uiPriority w:val="59"/>
    <w:qFormat/>
    <w:rsid w:val="006C5B27"/>
    <w:pPr>
      <w:spacing w:after="0" w:line="240" w:lineRule="auto"/>
      <w:jc w:val="both"/>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18907">
      <w:bodyDiv w:val="1"/>
      <w:marLeft w:val="0"/>
      <w:marRight w:val="0"/>
      <w:marTop w:val="0"/>
      <w:marBottom w:val="0"/>
      <w:divBdr>
        <w:top w:val="none" w:sz="0" w:space="0" w:color="auto"/>
        <w:left w:val="none" w:sz="0" w:space="0" w:color="auto"/>
        <w:bottom w:val="none" w:sz="0" w:space="0" w:color="auto"/>
        <w:right w:val="none" w:sz="0" w:space="0" w:color="auto"/>
      </w:divBdr>
    </w:div>
    <w:div w:id="130249928">
      <w:bodyDiv w:val="1"/>
      <w:marLeft w:val="0"/>
      <w:marRight w:val="0"/>
      <w:marTop w:val="0"/>
      <w:marBottom w:val="0"/>
      <w:divBdr>
        <w:top w:val="none" w:sz="0" w:space="0" w:color="auto"/>
        <w:left w:val="none" w:sz="0" w:space="0" w:color="auto"/>
        <w:bottom w:val="none" w:sz="0" w:space="0" w:color="auto"/>
        <w:right w:val="none" w:sz="0" w:space="0" w:color="auto"/>
      </w:divBdr>
      <w:divsChild>
        <w:div w:id="1074162425">
          <w:marLeft w:val="0"/>
          <w:marRight w:val="0"/>
          <w:marTop w:val="0"/>
          <w:marBottom w:val="0"/>
          <w:divBdr>
            <w:top w:val="none" w:sz="0" w:space="0" w:color="auto"/>
            <w:left w:val="none" w:sz="0" w:space="0" w:color="auto"/>
            <w:bottom w:val="none" w:sz="0" w:space="0" w:color="auto"/>
            <w:right w:val="none" w:sz="0" w:space="0" w:color="auto"/>
          </w:divBdr>
        </w:div>
      </w:divsChild>
    </w:div>
    <w:div w:id="274487383">
      <w:bodyDiv w:val="1"/>
      <w:marLeft w:val="0"/>
      <w:marRight w:val="0"/>
      <w:marTop w:val="0"/>
      <w:marBottom w:val="0"/>
      <w:divBdr>
        <w:top w:val="none" w:sz="0" w:space="0" w:color="auto"/>
        <w:left w:val="none" w:sz="0" w:space="0" w:color="auto"/>
        <w:bottom w:val="none" w:sz="0" w:space="0" w:color="auto"/>
        <w:right w:val="none" w:sz="0" w:space="0" w:color="auto"/>
      </w:divBdr>
    </w:div>
    <w:div w:id="304970831">
      <w:bodyDiv w:val="1"/>
      <w:marLeft w:val="0"/>
      <w:marRight w:val="0"/>
      <w:marTop w:val="0"/>
      <w:marBottom w:val="0"/>
      <w:divBdr>
        <w:top w:val="none" w:sz="0" w:space="0" w:color="auto"/>
        <w:left w:val="none" w:sz="0" w:space="0" w:color="auto"/>
        <w:bottom w:val="none" w:sz="0" w:space="0" w:color="auto"/>
        <w:right w:val="none" w:sz="0" w:space="0" w:color="auto"/>
      </w:divBdr>
      <w:divsChild>
        <w:div w:id="799227045">
          <w:marLeft w:val="0"/>
          <w:marRight w:val="0"/>
          <w:marTop w:val="0"/>
          <w:marBottom w:val="0"/>
          <w:divBdr>
            <w:top w:val="none" w:sz="0" w:space="0" w:color="auto"/>
            <w:left w:val="none" w:sz="0" w:space="0" w:color="auto"/>
            <w:bottom w:val="none" w:sz="0" w:space="0" w:color="auto"/>
            <w:right w:val="none" w:sz="0" w:space="0" w:color="auto"/>
          </w:divBdr>
        </w:div>
      </w:divsChild>
    </w:div>
    <w:div w:id="537813275">
      <w:bodyDiv w:val="1"/>
      <w:marLeft w:val="0"/>
      <w:marRight w:val="0"/>
      <w:marTop w:val="0"/>
      <w:marBottom w:val="0"/>
      <w:divBdr>
        <w:top w:val="none" w:sz="0" w:space="0" w:color="auto"/>
        <w:left w:val="none" w:sz="0" w:space="0" w:color="auto"/>
        <w:bottom w:val="none" w:sz="0" w:space="0" w:color="auto"/>
        <w:right w:val="none" w:sz="0" w:space="0" w:color="auto"/>
      </w:divBdr>
      <w:divsChild>
        <w:div w:id="29961070">
          <w:marLeft w:val="0"/>
          <w:marRight w:val="0"/>
          <w:marTop w:val="0"/>
          <w:marBottom w:val="0"/>
          <w:divBdr>
            <w:top w:val="none" w:sz="0" w:space="0" w:color="auto"/>
            <w:left w:val="none" w:sz="0" w:space="0" w:color="auto"/>
            <w:bottom w:val="none" w:sz="0" w:space="0" w:color="auto"/>
            <w:right w:val="none" w:sz="0" w:space="0" w:color="auto"/>
          </w:divBdr>
        </w:div>
      </w:divsChild>
    </w:div>
    <w:div w:id="650721711">
      <w:bodyDiv w:val="1"/>
      <w:marLeft w:val="0"/>
      <w:marRight w:val="0"/>
      <w:marTop w:val="0"/>
      <w:marBottom w:val="0"/>
      <w:divBdr>
        <w:top w:val="none" w:sz="0" w:space="0" w:color="auto"/>
        <w:left w:val="none" w:sz="0" w:space="0" w:color="auto"/>
        <w:bottom w:val="none" w:sz="0" w:space="0" w:color="auto"/>
        <w:right w:val="none" w:sz="0" w:space="0" w:color="auto"/>
      </w:divBdr>
      <w:divsChild>
        <w:div w:id="1553929415">
          <w:marLeft w:val="0"/>
          <w:marRight w:val="0"/>
          <w:marTop w:val="0"/>
          <w:marBottom w:val="0"/>
          <w:divBdr>
            <w:top w:val="none" w:sz="0" w:space="0" w:color="auto"/>
            <w:left w:val="none" w:sz="0" w:space="0" w:color="auto"/>
            <w:bottom w:val="none" w:sz="0" w:space="0" w:color="auto"/>
            <w:right w:val="none" w:sz="0" w:space="0" w:color="auto"/>
          </w:divBdr>
        </w:div>
      </w:divsChild>
    </w:div>
    <w:div w:id="653266817">
      <w:bodyDiv w:val="1"/>
      <w:marLeft w:val="0"/>
      <w:marRight w:val="0"/>
      <w:marTop w:val="0"/>
      <w:marBottom w:val="0"/>
      <w:divBdr>
        <w:top w:val="none" w:sz="0" w:space="0" w:color="auto"/>
        <w:left w:val="none" w:sz="0" w:space="0" w:color="auto"/>
        <w:bottom w:val="none" w:sz="0" w:space="0" w:color="auto"/>
        <w:right w:val="none" w:sz="0" w:space="0" w:color="auto"/>
      </w:divBdr>
    </w:div>
    <w:div w:id="719288297">
      <w:bodyDiv w:val="1"/>
      <w:marLeft w:val="0"/>
      <w:marRight w:val="0"/>
      <w:marTop w:val="0"/>
      <w:marBottom w:val="0"/>
      <w:divBdr>
        <w:top w:val="none" w:sz="0" w:space="0" w:color="auto"/>
        <w:left w:val="none" w:sz="0" w:space="0" w:color="auto"/>
        <w:bottom w:val="none" w:sz="0" w:space="0" w:color="auto"/>
        <w:right w:val="none" w:sz="0" w:space="0" w:color="auto"/>
      </w:divBdr>
    </w:div>
    <w:div w:id="756287321">
      <w:bodyDiv w:val="1"/>
      <w:marLeft w:val="0"/>
      <w:marRight w:val="0"/>
      <w:marTop w:val="0"/>
      <w:marBottom w:val="0"/>
      <w:divBdr>
        <w:top w:val="none" w:sz="0" w:space="0" w:color="auto"/>
        <w:left w:val="none" w:sz="0" w:space="0" w:color="auto"/>
        <w:bottom w:val="none" w:sz="0" w:space="0" w:color="auto"/>
        <w:right w:val="none" w:sz="0" w:space="0" w:color="auto"/>
      </w:divBdr>
    </w:div>
    <w:div w:id="829905152">
      <w:bodyDiv w:val="1"/>
      <w:marLeft w:val="0"/>
      <w:marRight w:val="0"/>
      <w:marTop w:val="0"/>
      <w:marBottom w:val="0"/>
      <w:divBdr>
        <w:top w:val="none" w:sz="0" w:space="0" w:color="auto"/>
        <w:left w:val="none" w:sz="0" w:space="0" w:color="auto"/>
        <w:bottom w:val="none" w:sz="0" w:space="0" w:color="auto"/>
        <w:right w:val="none" w:sz="0" w:space="0" w:color="auto"/>
      </w:divBdr>
    </w:div>
    <w:div w:id="899290684">
      <w:bodyDiv w:val="1"/>
      <w:marLeft w:val="0"/>
      <w:marRight w:val="0"/>
      <w:marTop w:val="0"/>
      <w:marBottom w:val="0"/>
      <w:divBdr>
        <w:top w:val="none" w:sz="0" w:space="0" w:color="auto"/>
        <w:left w:val="none" w:sz="0" w:space="0" w:color="auto"/>
        <w:bottom w:val="none" w:sz="0" w:space="0" w:color="auto"/>
        <w:right w:val="none" w:sz="0" w:space="0" w:color="auto"/>
      </w:divBdr>
      <w:divsChild>
        <w:div w:id="1006905862">
          <w:marLeft w:val="0"/>
          <w:marRight w:val="0"/>
          <w:marTop w:val="0"/>
          <w:marBottom w:val="0"/>
          <w:divBdr>
            <w:top w:val="none" w:sz="0" w:space="0" w:color="auto"/>
            <w:left w:val="none" w:sz="0" w:space="0" w:color="auto"/>
            <w:bottom w:val="none" w:sz="0" w:space="0" w:color="auto"/>
            <w:right w:val="none" w:sz="0" w:space="0" w:color="auto"/>
          </w:divBdr>
        </w:div>
      </w:divsChild>
    </w:div>
    <w:div w:id="912157512">
      <w:bodyDiv w:val="1"/>
      <w:marLeft w:val="0"/>
      <w:marRight w:val="0"/>
      <w:marTop w:val="0"/>
      <w:marBottom w:val="0"/>
      <w:divBdr>
        <w:top w:val="none" w:sz="0" w:space="0" w:color="auto"/>
        <w:left w:val="none" w:sz="0" w:space="0" w:color="auto"/>
        <w:bottom w:val="none" w:sz="0" w:space="0" w:color="auto"/>
        <w:right w:val="none" w:sz="0" w:space="0" w:color="auto"/>
      </w:divBdr>
      <w:divsChild>
        <w:div w:id="17899620">
          <w:marLeft w:val="0"/>
          <w:marRight w:val="0"/>
          <w:marTop w:val="0"/>
          <w:marBottom w:val="0"/>
          <w:divBdr>
            <w:top w:val="none" w:sz="0" w:space="0" w:color="auto"/>
            <w:left w:val="none" w:sz="0" w:space="0" w:color="auto"/>
            <w:bottom w:val="none" w:sz="0" w:space="0" w:color="auto"/>
            <w:right w:val="none" w:sz="0" w:space="0" w:color="auto"/>
          </w:divBdr>
        </w:div>
      </w:divsChild>
    </w:div>
    <w:div w:id="983043172">
      <w:bodyDiv w:val="1"/>
      <w:marLeft w:val="0"/>
      <w:marRight w:val="0"/>
      <w:marTop w:val="0"/>
      <w:marBottom w:val="0"/>
      <w:divBdr>
        <w:top w:val="none" w:sz="0" w:space="0" w:color="auto"/>
        <w:left w:val="none" w:sz="0" w:space="0" w:color="auto"/>
        <w:bottom w:val="none" w:sz="0" w:space="0" w:color="auto"/>
        <w:right w:val="none" w:sz="0" w:space="0" w:color="auto"/>
      </w:divBdr>
      <w:divsChild>
        <w:div w:id="1090277186">
          <w:marLeft w:val="0"/>
          <w:marRight w:val="0"/>
          <w:marTop w:val="0"/>
          <w:marBottom w:val="0"/>
          <w:divBdr>
            <w:top w:val="none" w:sz="0" w:space="0" w:color="auto"/>
            <w:left w:val="none" w:sz="0" w:space="0" w:color="auto"/>
            <w:bottom w:val="none" w:sz="0" w:space="0" w:color="auto"/>
            <w:right w:val="none" w:sz="0" w:space="0" w:color="auto"/>
          </w:divBdr>
        </w:div>
      </w:divsChild>
    </w:div>
    <w:div w:id="1056047329">
      <w:bodyDiv w:val="1"/>
      <w:marLeft w:val="0"/>
      <w:marRight w:val="0"/>
      <w:marTop w:val="0"/>
      <w:marBottom w:val="0"/>
      <w:divBdr>
        <w:top w:val="none" w:sz="0" w:space="0" w:color="auto"/>
        <w:left w:val="none" w:sz="0" w:space="0" w:color="auto"/>
        <w:bottom w:val="none" w:sz="0" w:space="0" w:color="auto"/>
        <w:right w:val="none" w:sz="0" w:space="0" w:color="auto"/>
      </w:divBdr>
    </w:div>
    <w:div w:id="1060178817">
      <w:bodyDiv w:val="1"/>
      <w:marLeft w:val="0"/>
      <w:marRight w:val="0"/>
      <w:marTop w:val="0"/>
      <w:marBottom w:val="0"/>
      <w:divBdr>
        <w:top w:val="none" w:sz="0" w:space="0" w:color="auto"/>
        <w:left w:val="none" w:sz="0" w:space="0" w:color="auto"/>
        <w:bottom w:val="none" w:sz="0" w:space="0" w:color="auto"/>
        <w:right w:val="none" w:sz="0" w:space="0" w:color="auto"/>
      </w:divBdr>
    </w:div>
    <w:div w:id="1069576697">
      <w:bodyDiv w:val="1"/>
      <w:marLeft w:val="0"/>
      <w:marRight w:val="0"/>
      <w:marTop w:val="0"/>
      <w:marBottom w:val="0"/>
      <w:divBdr>
        <w:top w:val="none" w:sz="0" w:space="0" w:color="auto"/>
        <w:left w:val="none" w:sz="0" w:space="0" w:color="auto"/>
        <w:bottom w:val="none" w:sz="0" w:space="0" w:color="auto"/>
        <w:right w:val="none" w:sz="0" w:space="0" w:color="auto"/>
      </w:divBdr>
      <w:divsChild>
        <w:div w:id="1699618126">
          <w:marLeft w:val="0"/>
          <w:marRight w:val="0"/>
          <w:marTop w:val="0"/>
          <w:marBottom w:val="0"/>
          <w:divBdr>
            <w:top w:val="none" w:sz="0" w:space="0" w:color="auto"/>
            <w:left w:val="none" w:sz="0" w:space="0" w:color="auto"/>
            <w:bottom w:val="none" w:sz="0" w:space="0" w:color="auto"/>
            <w:right w:val="none" w:sz="0" w:space="0" w:color="auto"/>
          </w:divBdr>
        </w:div>
      </w:divsChild>
    </w:div>
    <w:div w:id="1080180990">
      <w:bodyDiv w:val="1"/>
      <w:marLeft w:val="0"/>
      <w:marRight w:val="0"/>
      <w:marTop w:val="0"/>
      <w:marBottom w:val="0"/>
      <w:divBdr>
        <w:top w:val="none" w:sz="0" w:space="0" w:color="auto"/>
        <w:left w:val="none" w:sz="0" w:space="0" w:color="auto"/>
        <w:bottom w:val="none" w:sz="0" w:space="0" w:color="auto"/>
        <w:right w:val="none" w:sz="0" w:space="0" w:color="auto"/>
      </w:divBdr>
      <w:divsChild>
        <w:div w:id="560559324">
          <w:marLeft w:val="0"/>
          <w:marRight w:val="0"/>
          <w:marTop w:val="0"/>
          <w:marBottom w:val="0"/>
          <w:divBdr>
            <w:top w:val="none" w:sz="0" w:space="0" w:color="auto"/>
            <w:left w:val="none" w:sz="0" w:space="0" w:color="auto"/>
            <w:bottom w:val="none" w:sz="0" w:space="0" w:color="auto"/>
            <w:right w:val="none" w:sz="0" w:space="0" w:color="auto"/>
          </w:divBdr>
        </w:div>
      </w:divsChild>
    </w:div>
    <w:div w:id="1103265147">
      <w:bodyDiv w:val="1"/>
      <w:marLeft w:val="0"/>
      <w:marRight w:val="0"/>
      <w:marTop w:val="0"/>
      <w:marBottom w:val="0"/>
      <w:divBdr>
        <w:top w:val="none" w:sz="0" w:space="0" w:color="auto"/>
        <w:left w:val="none" w:sz="0" w:space="0" w:color="auto"/>
        <w:bottom w:val="none" w:sz="0" w:space="0" w:color="auto"/>
        <w:right w:val="none" w:sz="0" w:space="0" w:color="auto"/>
      </w:divBdr>
    </w:div>
    <w:div w:id="1133984143">
      <w:bodyDiv w:val="1"/>
      <w:marLeft w:val="0"/>
      <w:marRight w:val="0"/>
      <w:marTop w:val="0"/>
      <w:marBottom w:val="0"/>
      <w:divBdr>
        <w:top w:val="none" w:sz="0" w:space="0" w:color="auto"/>
        <w:left w:val="none" w:sz="0" w:space="0" w:color="auto"/>
        <w:bottom w:val="none" w:sz="0" w:space="0" w:color="auto"/>
        <w:right w:val="none" w:sz="0" w:space="0" w:color="auto"/>
      </w:divBdr>
    </w:div>
    <w:div w:id="1140153744">
      <w:bodyDiv w:val="1"/>
      <w:marLeft w:val="0"/>
      <w:marRight w:val="0"/>
      <w:marTop w:val="0"/>
      <w:marBottom w:val="0"/>
      <w:divBdr>
        <w:top w:val="none" w:sz="0" w:space="0" w:color="auto"/>
        <w:left w:val="none" w:sz="0" w:space="0" w:color="auto"/>
        <w:bottom w:val="none" w:sz="0" w:space="0" w:color="auto"/>
        <w:right w:val="none" w:sz="0" w:space="0" w:color="auto"/>
      </w:divBdr>
      <w:divsChild>
        <w:div w:id="1451320669">
          <w:marLeft w:val="0"/>
          <w:marRight w:val="0"/>
          <w:marTop w:val="0"/>
          <w:marBottom w:val="0"/>
          <w:divBdr>
            <w:top w:val="none" w:sz="0" w:space="0" w:color="auto"/>
            <w:left w:val="none" w:sz="0" w:space="0" w:color="auto"/>
            <w:bottom w:val="none" w:sz="0" w:space="0" w:color="auto"/>
            <w:right w:val="none" w:sz="0" w:space="0" w:color="auto"/>
          </w:divBdr>
        </w:div>
      </w:divsChild>
    </w:div>
    <w:div w:id="1409495404">
      <w:bodyDiv w:val="1"/>
      <w:marLeft w:val="0"/>
      <w:marRight w:val="0"/>
      <w:marTop w:val="0"/>
      <w:marBottom w:val="0"/>
      <w:divBdr>
        <w:top w:val="none" w:sz="0" w:space="0" w:color="auto"/>
        <w:left w:val="none" w:sz="0" w:space="0" w:color="auto"/>
        <w:bottom w:val="none" w:sz="0" w:space="0" w:color="auto"/>
        <w:right w:val="none" w:sz="0" w:space="0" w:color="auto"/>
      </w:divBdr>
    </w:div>
    <w:div w:id="1449540821">
      <w:bodyDiv w:val="1"/>
      <w:marLeft w:val="0"/>
      <w:marRight w:val="0"/>
      <w:marTop w:val="0"/>
      <w:marBottom w:val="0"/>
      <w:divBdr>
        <w:top w:val="none" w:sz="0" w:space="0" w:color="auto"/>
        <w:left w:val="none" w:sz="0" w:space="0" w:color="auto"/>
        <w:bottom w:val="none" w:sz="0" w:space="0" w:color="auto"/>
        <w:right w:val="none" w:sz="0" w:space="0" w:color="auto"/>
      </w:divBdr>
      <w:divsChild>
        <w:div w:id="197856966">
          <w:marLeft w:val="0"/>
          <w:marRight w:val="0"/>
          <w:marTop w:val="0"/>
          <w:marBottom w:val="0"/>
          <w:divBdr>
            <w:top w:val="none" w:sz="0" w:space="0" w:color="auto"/>
            <w:left w:val="none" w:sz="0" w:space="0" w:color="auto"/>
            <w:bottom w:val="none" w:sz="0" w:space="0" w:color="auto"/>
            <w:right w:val="none" w:sz="0" w:space="0" w:color="auto"/>
          </w:divBdr>
        </w:div>
      </w:divsChild>
    </w:div>
    <w:div w:id="1459058634">
      <w:bodyDiv w:val="1"/>
      <w:marLeft w:val="0"/>
      <w:marRight w:val="0"/>
      <w:marTop w:val="0"/>
      <w:marBottom w:val="0"/>
      <w:divBdr>
        <w:top w:val="none" w:sz="0" w:space="0" w:color="auto"/>
        <w:left w:val="none" w:sz="0" w:space="0" w:color="auto"/>
        <w:bottom w:val="none" w:sz="0" w:space="0" w:color="auto"/>
        <w:right w:val="none" w:sz="0" w:space="0" w:color="auto"/>
      </w:divBdr>
    </w:div>
    <w:div w:id="1535078354">
      <w:bodyDiv w:val="1"/>
      <w:marLeft w:val="0"/>
      <w:marRight w:val="0"/>
      <w:marTop w:val="0"/>
      <w:marBottom w:val="0"/>
      <w:divBdr>
        <w:top w:val="none" w:sz="0" w:space="0" w:color="auto"/>
        <w:left w:val="none" w:sz="0" w:space="0" w:color="auto"/>
        <w:bottom w:val="none" w:sz="0" w:space="0" w:color="auto"/>
        <w:right w:val="none" w:sz="0" w:space="0" w:color="auto"/>
      </w:divBdr>
      <w:divsChild>
        <w:div w:id="682975027">
          <w:marLeft w:val="0"/>
          <w:marRight w:val="0"/>
          <w:marTop w:val="0"/>
          <w:marBottom w:val="0"/>
          <w:divBdr>
            <w:top w:val="none" w:sz="0" w:space="0" w:color="auto"/>
            <w:left w:val="none" w:sz="0" w:space="0" w:color="auto"/>
            <w:bottom w:val="none" w:sz="0" w:space="0" w:color="auto"/>
            <w:right w:val="none" w:sz="0" w:space="0" w:color="auto"/>
          </w:divBdr>
        </w:div>
      </w:divsChild>
    </w:div>
    <w:div w:id="1550650401">
      <w:bodyDiv w:val="1"/>
      <w:marLeft w:val="0"/>
      <w:marRight w:val="0"/>
      <w:marTop w:val="0"/>
      <w:marBottom w:val="0"/>
      <w:divBdr>
        <w:top w:val="none" w:sz="0" w:space="0" w:color="auto"/>
        <w:left w:val="none" w:sz="0" w:space="0" w:color="auto"/>
        <w:bottom w:val="none" w:sz="0" w:space="0" w:color="auto"/>
        <w:right w:val="none" w:sz="0" w:space="0" w:color="auto"/>
      </w:divBdr>
    </w:div>
    <w:div w:id="1773354010">
      <w:bodyDiv w:val="1"/>
      <w:marLeft w:val="0"/>
      <w:marRight w:val="0"/>
      <w:marTop w:val="0"/>
      <w:marBottom w:val="0"/>
      <w:divBdr>
        <w:top w:val="none" w:sz="0" w:space="0" w:color="auto"/>
        <w:left w:val="none" w:sz="0" w:space="0" w:color="auto"/>
        <w:bottom w:val="none" w:sz="0" w:space="0" w:color="auto"/>
        <w:right w:val="none" w:sz="0" w:space="0" w:color="auto"/>
      </w:divBdr>
    </w:div>
    <w:div w:id="1807239233">
      <w:bodyDiv w:val="1"/>
      <w:marLeft w:val="0"/>
      <w:marRight w:val="0"/>
      <w:marTop w:val="0"/>
      <w:marBottom w:val="0"/>
      <w:divBdr>
        <w:top w:val="none" w:sz="0" w:space="0" w:color="auto"/>
        <w:left w:val="none" w:sz="0" w:space="0" w:color="auto"/>
        <w:bottom w:val="none" w:sz="0" w:space="0" w:color="auto"/>
        <w:right w:val="none" w:sz="0" w:space="0" w:color="auto"/>
      </w:divBdr>
    </w:div>
    <w:div w:id="1950426398">
      <w:bodyDiv w:val="1"/>
      <w:marLeft w:val="0"/>
      <w:marRight w:val="0"/>
      <w:marTop w:val="0"/>
      <w:marBottom w:val="0"/>
      <w:divBdr>
        <w:top w:val="none" w:sz="0" w:space="0" w:color="auto"/>
        <w:left w:val="none" w:sz="0" w:space="0" w:color="auto"/>
        <w:bottom w:val="none" w:sz="0" w:space="0" w:color="auto"/>
        <w:right w:val="none" w:sz="0" w:space="0" w:color="auto"/>
      </w:divBdr>
      <w:divsChild>
        <w:div w:id="2085108106">
          <w:marLeft w:val="0"/>
          <w:marRight w:val="0"/>
          <w:marTop w:val="0"/>
          <w:marBottom w:val="0"/>
          <w:divBdr>
            <w:top w:val="none" w:sz="0" w:space="0" w:color="auto"/>
            <w:left w:val="none" w:sz="0" w:space="0" w:color="auto"/>
            <w:bottom w:val="none" w:sz="0" w:space="0" w:color="auto"/>
            <w:right w:val="none" w:sz="0" w:space="0" w:color="auto"/>
          </w:divBdr>
        </w:div>
      </w:divsChild>
    </w:div>
    <w:div w:id="1961377306">
      <w:bodyDiv w:val="1"/>
      <w:marLeft w:val="0"/>
      <w:marRight w:val="0"/>
      <w:marTop w:val="0"/>
      <w:marBottom w:val="0"/>
      <w:divBdr>
        <w:top w:val="none" w:sz="0" w:space="0" w:color="auto"/>
        <w:left w:val="none" w:sz="0" w:space="0" w:color="auto"/>
        <w:bottom w:val="none" w:sz="0" w:space="0" w:color="auto"/>
        <w:right w:val="none" w:sz="0" w:space="0" w:color="auto"/>
      </w:divBdr>
      <w:divsChild>
        <w:div w:id="907037054">
          <w:marLeft w:val="0"/>
          <w:marRight w:val="0"/>
          <w:marTop w:val="0"/>
          <w:marBottom w:val="0"/>
          <w:divBdr>
            <w:top w:val="none" w:sz="0" w:space="0" w:color="auto"/>
            <w:left w:val="none" w:sz="0" w:space="0" w:color="auto"/>
            <w:bottom w:val="none" w:sz="0" w:space="0" w:color="auto"/>
            <w:right w:val="none" w:sz="0" w:space="0" w:color="auto"/>
          </w:divBdr>
        </w:div>
      </w:divsChild>
    </w:div>
    <w:div w:id="2047753635">
      <w:bodyDiv w:val="1"/>
      <w:marLeft w:val="0"/>
      <w:marRight w:val="0"/>
      <w:marTop w:val="0"/>
      <w:marBottom w:val="0"/>
      <w:divBdr>
        <w:top w:val="none" w:sz="0" w:space="0" w:color="auto"/>
        <w:left w:val="none" w:sz="0" w:space="0" w:color="auto"/>
        <w:bottom w:val="none" w:sz="0" w:space="0" w:color="auto"/>
        <w:right w:val="none" w:sz="0" w:space="0" w:color="auto"/>
      </w:divBdr>
      <w:divsChild>
        <w:div w:id="1868525289">
          <w:marLeft w:val="0"/>
          <w:marRight w:val="0"/>
          <w:marTop w:val="0"/>
          <w:marBottom w:val="0"/>
          <w:divBdr>
            <w:top w:val="none" w:sz="0" w:space="0" w:color="auto"/>
            <w:left w:val="none" w:sz="0" w:space="0" w:color="auto"/>
            <w:bottom w:val="none" w:sz="0" w:space="0" w:color="auto"/>
            <w:right w:val="none" w:sz="0" w:space="0" w:color="auto"/>
          </w:divBdr>
        </w:div>
      </w:divsChild>
    </w:div>
    <w:div w:id="2073044638">
      <w:bodyDiv w:val="1"/>
      <w:marLeft w:val="0"/>
      <w:marRight w:val="0"/>
      <w:marTop w:val="0"/>
      <w:marBottom w:val="0"/>
      <w:divBdr>
        <w:top w:val="none" w:sz="0" w:space="0" w:color="auto"/>
        <w:left w:val="none" w:sz="0" w:space="0" w:color="auto"/>
        <w:bottom w:val="none" w:sz="0" w:space="0" w:color="auto"/>
        <w:right w:val="none" w:sz="0" w:space="0" w:color="auto"/>
      </w:divBdr>
      <w:divsChild>
        <w:div w:id="11267761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dev.mysql.com/doc/" TargetMode="External"/><Relationship Id="rId47" Type="http://schemas.openxmlformats.org/officeDocument/2006/relationships/hyperlink" Target="https://mermaid.live" TargetMode="External"/><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developer.mozilla.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getbootstrap.com" TargetMode="External"/><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fontawesome.com" TargetMode="External"/><Relationship Id="rId20" Type="http://schemas.openxmlformats.org/officeDocument/2006/relationships/image" Target="media/image13.png"/><Relationship Id="rId41" Type="http://schemas.openxmlformats.org/officeDocument/2006/relationships/hyperlink" Target="https://www.php.net/docs.php"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BA0CE-0498-4903-8E80-E35119D8A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109</Pages>
  <Words>16685</Words>
  <Characters>95110</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
    </vt:vector>
  </TitlesOfParts>
  <Company>CHETAN's PC</Company>
  <LinksUpToDate>false</LinksUpToDate>
  <CharactersWithSpaces>111572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SONI</dc:creator>
  <cp:keywords/>
  <dc:description/>
  <cp:lastModifiedBy>CHETAN SONI</cp:lastModifiedBy>
  <cp:revision>727</cp:revision>
  <dcterms:created xsi:type="dcterms:W3CDTF">2026-02-07T02:50:00Z</dcterms:created>
  <dcterms:modified xsi:type="dcterms:W3CDTF">2026-02-24T13:21:00Z</dcterms:modified>
</cp:coreProperties>
</file>